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159338D5" w:rsidR="00CD2F67" w:rsidRPr="006409FA" w:rsidRDefault="00FC506A" w:rsidP="000A48DA">
      <w:r w:rsidRPr="006409FA">
        <w:rPr>
          <w:b/>
          <w:bCs/>
          <w:kern w:val="28"/>
        </w:rPr>
        <w:t>Relative</w:t>
      </w:r>
      <w:r w:rsidR="00582C9D" w:rsidRPr="006409FA">
        <w:rPr>
          <w:b/>
          <w:bCs/>
          <w:kern w:val="28"/>
        </w:rPr>
        <w:t xml:space="preserve"> enrichment of o</w:t>
      </w:r>
      <w:r w:rsidR="00CD2F67" w:rsidRPr="006409FA">
        <w:rPr>
          <w:b/>
          <w:bCs/>
          <w:kern w:val="28"/>
        </w:rPr>
        <w:t xml:space="preserve">ral bacteria in feces </w:t>
      </w:r>
      <w:r w:rsidR="002F1C90" w:rsidRPr="006409FA">
        <w:rPr>
          <w:b/>
          <w:bCs/>
          <w:kern w:val="28"/>
        </w:rPr>
        <w:t xml:space="preserve">denounces </w:t>
      </w:r>
      <w:r w:rsidR="004A7E2E" w:rsidRPr="006409FA">
        <w:rPr>
          <w:b/>
          <w:bCs/>
          <w:kern w:val="28"/>
        </w:rPr>
        <w:t>loss</w:t>
      </w:r>
      <w:r w:rsidR="00CD2F67" w:rsidRPr="006409FA">
        <w:rPr>
          <w:b/>
          <w:bCs/>
          <w:kern w:val="28"/>
        </w:rPr>
        <w:t xml:space="preserve"> of </w:t>
      </w:r>
      <w:r w:rsidR="00C0256F" w:rsidRPr="006409FA">
        <w:rPr>
          <w:b/>
          <w:bCs/>
          <w:kern w:val="28"/>
        </w:rPr>
        <w:t xml:space="preserve">gut </w:t>
      </w:r>
      <w:r w:rsidR="00582C9D" w:rsidRPr="006409FA">
        <w:rPr>
          <w:b/>
          <w:bCs/>
          <w:kern w:val="28"/>
        </w:rPr>
        <w:t>commensals</w:t>
      </w:r>
      <w:r w:rsidR="002F1C90" w:rsidRPr="006409FA">
        <w:rPr>
          <w:b/>
          <w:bCs/>
          <w:kern w:val="28"/>
        </w:rPr>
        <w:t xml:space="preserve"> with implications to host health</w:t>
      </w:r>
    </w:p>
    <w:p w14:paraId="109869DD" w14:textId="77777777" w:rsidR="007B012B" w:rsidRPr="006409FA" w:rsidRDefault="007B012B" w:rsidP="000A48DA"/>
    <w:p w14:paraId="10A292A5" w14:textId="76237724" w:rsidR="00F33DD4" w:rsidRPr="006409FA" w:rsidRDefault="00F33DD4" w:rsidP="000A48DA">
      <w:pPr>
        <w:rPr>
          <w:vertAlign w:val="superscript"/>
        </w:rPr>
      </w:pPr>
      <w:r w:rsidRPr="006409FA">
        <w:t>Chen Liao</w:t>
      </w:r>
      <w:r w:rsidRPr="006409FA">
        <w:rPr>
          <w:vertAlign w:val="superscript"/>
        </w:rPr>
        <w:t>1</w:t>
      </w:r>
      <w:r w:rsidR="006315E2" w:rsidRPr="006409FA">
        <w:rPr>
          <w:vertAlign w:val="superscript"/>
        </w:rPr>
        <w:t>,8</w:t>
      </w:r>
      <w:r w:rsidRPr="006409FA">
        <w:t>, Thierry Rolling</w:t>
      </w:r>
      <w:r w:rsidRPr="006409FA">
        <w:rPr>
          <w:vertAlign w:val="superscript"/>
        </w:rPr>
        <w:t>2,3,4</w:t>
      </w:r>
      <w:r w:rsidR="006315E2" w:rsidRPr="006409FA">
        <w:rPr>
          <w:vertAlign w:val="superscript"/>
        </w:rPr>
        <w:t>,8</w:t>
      </w:r>
      <w:r w:rsidR="007D58D4" w:rsidRPr="006409FA">
        <w:t>, Ana Djukovic</w:t>
      </w:r>
      <w:r w:rsidR="007D58D4" w:rsidRPr="006409FA">
        <w:rPr>
          <w:vertAlign w:val="superscript"/>
        </w:rPr>
        <w:t>1</w:t>
      </w:r>
      <w:r w:rsidR="007D58D4" w:rsidRPr="006409FA">
        <w:t>, Hongbin Liu</w:t>
      </w:r>
      <w:r w:rsidR="00C269CF" w:rsidRPr="006409FA">
        <w:rPr>
          <w:vertAlign w:val="superscript"/>
        </w:rPr>
        <w:t>5</w:t>
      </w:r>
      <w:r w:rsidR="007D58D4" w:rsidRPr="006409FA">
        <w:t>, Lei Dai</w:t>
      </w:r>
      <w:r w:rsidR="00C269CF" w:rsidRPr="006409FA">
        <w:rPr>
          <w:vertAlign w:val="superscript"/>
        </w:rPr>
        <w:t>5</w:t>
      </w:r>
      <w:r w:rsidR="007D58D4" w:rsidRPr="006409FA">
        <w:t xml:space="preserve">, </w:t>
      </w:r>
      <w:r w:rsidRPr="006409FA">
        <w:t>Bing Zhai</w:t>
      </w:r>
      <w:r w:rsidRPr="006409FA">
        <w:rPr>
          <w:vertAlign w:val="superscript"/>
        </w:rPr>
        <w:t>2,3,</w:t>
      </w:r>
      <w:r w:rsidR="00C269CF" w:rsidRPr="006409FA">
        <w:rPr>
          <w:vertAlign w:val="superscript"/>
        </w:rPr>
        <w:t>5</w:t>
      </w:r>
      <w:r w:rsidRPr="006409FA">
        <w:t>, Jonathan U. Peled</w:t>
      </w:r>
      <w:r w:rsidR="00C269CF" w:rsidRPr="006409FA">
        <w:rPr>
          <w:vertAlign w:val="superscript"/>
        </w:rPr>
        <w:t>6</w:t>
      </w:r>
      <w:r w:rsidRPr="006409FA">
        <w:rPr>
          <w:vertAlign w:val="superscript"/>
        </w:rPr>
        <w:t>,7</w:t>
      </w:r>
      <w:r w:rsidRPr="006409FA">
        <w:t>, Marcel R.M. van den Brink</w:t>
      </w:r>
      <w:r w:rsidR="00C269CF" w:rsidRPr="006409FA">
        <w:rPr>
          <w:vertAlign w:val="superscript"/>
        </w:rPr>
        <w:t>6</w:t>
      </w:r>
      <w:r w:rsidRPr="006409FA">
        <w:rPr>
          <w:vertAlign w:val="superscript"/>
        </w:rPr>
        <w:t>,7</w:t>
      </w:r>
      <w:r w:rsidRPr="006409FA">
        <w:t>, Tobias M. Hohl</w:t>
      </w:r>
      <w:r w:rsidRPr="006409FA">
        <w:rPr>
          <w:vertAlign w:val="superscript"/>
        </w:rPr>
        <w:t>2,3,</w:t>
      </w:r>
      <w:proofErr w:type="gramStart"/>
      <w:r w:rsidRPr="006409FA">
        <w:rPr>
          <w:vertAlign w:val="superscript"/>
        </w:rPr>
        <w:t>7</w:t>
      </w:r>
      <w:r w:rsidR="00010D76" w:rsidRPr="006409FA">
        <w:rPr>
          <w:vertAlign w:val="superscript"/>
        </w:rPr>
        <w:t>,</w:t>
      </w:r>
      <w:r w:rsidRPr="006409FA">
        <w:rPr>
          <w:vertAlign w:val="superscript"/>
        </w:rPr>
        <w:t>*</w:t>
      </w:r>
      <w:proofErr w:type="gramEnd"/>
      <w:r w:rsidRPr="006409FA">
        <w:t>, and Joao B. Xavier</w:t>
      </w:r>
      <w:r w:rsidRPr="006409FA">
        <w:rPr>
          <w:vertAlign w:val="superscript"/>
        </w:rPr>
        <w:t>1</w:t>
      </w:r>
      <w:r w:rsidR="005A617D" w:rsidRPr="006409FA">
        <w:rPr>
          <w:vertAlign w:val="superscript"/>
        </w:rPr>
        <w:t>,9,</w:t>
      </w:r>
      <w:r w:rsidRPr="006409FA">
        <w:rPr>
          <w:vertAlign w:val="superscript"/>
        </w:rPr>
        <w:t>*</w:t>
      </w:r>
    </w:p>
    <w:p w14:paraId="4FFAB5B2" w14:textId="0A3E0025" w:rsidR="007B012B" w:rsidRPr="006409FA" w:rsidRDefault="007B012B" w:rsidP="000A48DA"/>
    <w:p w14:paraId="054DB006" w14:textId="20CDDDFF" w:rsidR="007B012B" w:rsidRPr="006409FA" w:rsidRDefault="007B012B" w:rsidP="000A48DA">
      <w:pPr>
        <w:rPr>
          <w:color w:val="000000"/>
        </w:rPr>
      </w:pPr>
      <w:r w:rsidRPr="006409FA">
        <w:rPr>
          <w:color w:val="000000"/>
          <w:vertAlign w:val="superscript"/>
        </w:rPr>
        <w:t>1</w:t>
      </w:r>
      <w:r w:rsidRPr="006409FA">
        <w:rPr>
          <w:color w:val="000000"/>
        </w:rPr>
        <w:t>Program for Computational and Systems Biology, Memorial Sloan-Kettering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10667A13" w14:textId="41350E6B" w:rsidR="007B012B" w:rsidRPr="006409FA" w:rsidRDefault="007B012B" w:rsidP="000A48DA">
      <w:pPr>
        <w:rPr>
          <w:color w:val="000000"/>
        </w:rPr>
      </w:pPr>
      <w:r w:rsidRPr="006409FA">
        <w:rPr>
          <w:color w:val="000000"/>
          <w:vertAlign w:val="superscript"/>
        </w:rPr>
        <w:t>2</w:t>
      </w:r>
      <w:r w:rsidRPr="006409FA">
        <w:rPr>
          <w:color w:val="000000"/>
        </w:rPr>
        <w:t>Infectious Disease Service, Department of Medicine, Memorial Sloan 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4665DE9A" w14:textId="6F6151E6" w:rsidR="007B012B" w:rsidRPr="006409FA" w:rsidRDefault="007B012B" w:rsidP="000A48DA">
      <w:pPr>
        <w:rPr>
          <w:color w:val="000000"/>
        </w:rPr>
      </w:pPr>
      <w:r w:rsidRPr="006409FA">
        <w:rPr>
          <w:color w:val="000000"/>
          <w:vertAlign w:val="superscript"/>
        </w:rPr>
        <w:t>3</w:t>
      </w:r>
      <w:r w:rsidRPr="006409FA">
        <w:rPr>
          <w:color w:val="000000"/>
        </w:rPr>
        <w:t>Immunology Program, Sloan Kettering Institute, Memorial Sloan Kettering Cancer Center</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xml:space="preserve">, USA </w:t>
      </w:r>
    </w:p>
    <w:p w14:paraId="4D19A086" w14:textId="54DAB1F7" w:rsidR="007B012B" w:rsidRPr="006409FA" w:rsidRDefault="007B012B" w:rsidP="000A48DA">
      <w:pPr>
        <w:rPr>
          <w:color w:val="000000"/>
        </w:rPr>
      </w:pPr>
      <w:r w:rsidRPr="006409FA">
        <w:rPr>
          <w:color w:val="000000"/>
          <w:vertAlign w:val="superscript"/>
        </w:rPr>
        <w:t>4</w:t>
      </w:r>
      <w:r w:rsidRPr="006409FA">
        <w:rPr>
          <w:color w:val="000000"/>
        </w:rPr>
        <w:t>Division of Infectious Diseases, First Department of Medicine, University Medical Center</w:t>
      </w:r>
      <w:r w:rsidR="00BD3721" w:rsidRPr="006409FA">
        <w:rPr>
          <w:color w:val="000000"/>
        </w:rPr>
        <w:t xml:space="preserve">, </w:t>
      </w:r>
      <w:r w:rsidRPr="006409FA">
        <w:rPr>
          <w:color w:val="000000"/>
        </w:rPr>
        <w:t>Hamburg-Eppendorf, Hamburg</w:t>
      </w:r>
      <w:r w:rsidR="00AC30B0" w:rsidRPr="006409FA">
        <w:rPr>
          <w:color w:val="000000"/>
        </w:rPr>
        <w:t xml:space="preserve"> 20251</w:t>
      </w:r>
      <w:r w:rsidRPr="006409FA">
        <w:rPr>
          <w:color w:val="000000"/>
        </w:rPr>
        <w:t>, Germany</w:t>
      </w:r>
    </w:p>
    <w:p w14:paraId="2BBE4C1B" w14:textId="5A27DD1D" w:rsidR="007B012B" w:rsidRPr="006409FA" w:rsidRDefault="00BD4171" w:rsidP="000A48DA">
      <w:pPr>
        <w:rPr>
          <w:color w:val="000000"/>
        </w:rPr>
      </w:pPr>
      <w:r w:rsidRPr="006409FA">
        <w:rPr>
          <w:color w:val="000000"/>
          <w:vertAlign w:val="superscript"/>
        </w:rPr>
        <w:t>5</w:t>
      </w:r>
      <w:r w:rsidR="007B012B" w:rsidRPr="006409FA">
        <w:rPr>
          <w:color w:val="000000"/>
        </w:rPr>
        <w:t>CAS Key Laboratory of Quantitative Engineering Biology, Shenzhen Institute of Synthetic Biology, Shenzhen Institute of Advanced Technology, Chinese Academy of Sciences</w:t>
      </w:r>
      <w:r w:rsidR="00BD3721" w:rsidRPr="006409FA">
        <w:rPr>
          <w:color w:val="000000"/>
        </w:rPr>
        <w:t xml:space="preserve">, </w:t>
      </w:r>
      <w:r w:rsidR="007B012B" w:rsidRPr="006409FA">
        <w:rPr>
          <w:color w:val="000000"/>
        </w:rPr>
        <w:t>Shenzhen 518055, China</w:t>
      </w:r>
    </w:p>
    <w:p w14:paraId="2BBE16D3" w14:textId="2FE3E95F" w:rsidR="00C269CF" w:rsidRPr="006409FA" w:rsidRDefault="00BD4171" w:rsidP="000A48DA">
      <w:pPr>
        <w:rPr>
          <w:color w:val="000000"/>
        </w:rPr>
      </w:pPr>
      <w:r w:rsidRPr="006409FA">
        <w:rPr>
          <w:color w:val="000000"/>
          <w:vertAlign w:val="superscript"/>
        </w:rPr>
        <w:t>6</w:t>
      </w:r>
      <w:r w:rsidR="00C269CF" w:rsidRPr="006409FA">
        <w:rPr>
          <w:color w:val="000000"/>
        </w:rPr>
        <w:t>Adult Bone Marrow Transplantation Service, Department of Medicine, Memorial Sloan Kettering Cancer Center, New York, NY 10065, USA</w:t>
      </w:r>
    </w:p>
    <w:p w14:paraId="6A2FEF2E" w14:textId="2C5DA298" w:rsidR="0076489F" w:rsidRPr="006409FA" w:rsidRDefault="007B012B" w:rsidP="000A48DA">
      <w:pPr>
        <w:rPr>
          <w:color w:val="000000"/>
        </w:rPr>
      </w:pPr>
      <w:r w:rsidRPr="006409FA">
        <w:rPr>
          <w:color w:val="000000"/>
          <w:vertAlign w:val="superscript"/>
        </w:rPr>
        <w:t>7</w:t>
      </w:r>
      <w:r w:rsidRPr="006409FA">
        <w:rPr>
          <w:color w:val="000000"/>
        </w:rPr>
        <w:t>Weill Cornell Medical College</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USA</w:t>
      </w:r>
    </w:p>
    <w:p w14:paraId="791DB964" w14:textId="35E69283" w:rsidR="007B012B" w:rsidRPr="006409FA" w:rsidRDefault="006315E2" w:rsidP="000A48DA">
      <w:pPr>
        <w:rPr>
          <w:color w:val="000000"/>
        </w:rPr>
      </w:pPr>
      <w:r w:rsidRPr="006409FA">
        <w:rPr>
          <w:color w:val="000000"/>
          <w:vertAlign w:val="superscript"/>
        </w:rPr>
        <w:t>8</w:t>
      </w:r>
      <w:r w:rsidR="007B012B" w:rsidRPr="006409FA">
        <w:rPr>
          <w:color w:val="000000"/>
        </w:rPr>
        <w:t>These authors contributed equally to this work</w:t>
      </w:r>
    </w:p>
    <w:p w14:paraId="698F6D13" w14:textId="0A583E08" w:rsidR="005A617D" w:rsidRPr="006409FA" w:rsidRDefault="005A617D" w:rsidP="000A48DA">
      <w:pPr>
        <w:rPr>
          <w:color w:val="000000"/>
        </w:rPr>
      </w:pPr>
      <w:r w:rsidRPr="006409FA">
        <w:rPr>
          <w:color w:val="000000"/>
          <w:vertAlign w:val="superscript"/>
        </w:rPr>
        <w:t>9</w:t>
      </w:r>
      <w:r w:rsidRPr="006409FA">
        <w:rPr>
          <w:color w:val="000000"/>
        </w:rPr>
        <w:t>Lead contact</w:t>
      </w:r>
    </w:p>
    <w:p w14:paraId="69139B7B" w14:textId="413A792A" w:rsidR="0026002F" w:rsidRPr="006409FA" w:rsidRDefault="007B012B" w:rsidP="000A48DA">
      <w:pPr>
        <w:rPr>
          <w:color w:val="000000"/>
        </w:rPr>
      </w:pPr>
      <w:r w:rsidRPr="006409FA">
        <w:rPr>
          <w:color w:val="000000"/>
        </w:rPr>
        <w:t>*</w:t>
      </w:r>
      <w:r w:rsidR="0026002F" w:rsidRPr="006409FA">
        <w:rPr>
          <w:color w:val="000000"/>
        </w:rPr>
        <w:t>Correspond</w:t>
      </w:r>
      <w:r w:rsidR="005A617D" w:rsidRPr="006409FA">
        <w:rPr>
          <w:color w:val="000000"/>
        </w:rPr>
        <w:t>ence:</w:t>
      </w:r>
      <w:r w:rsidRPr="006409FA">
        <w:rPr>
          <w:color w:val="000000"/>
        </w:rPr>
        <w:t xml:space="preserve"> </w:t>
      </w:r>
      <w:r w:rsidR="005A617D" w:rsidRPr="006409FA">
        <w:rPr>
          <w:color w:val="000000"/>
        </w:rPr>
        <w:t>xavierj@mskcc.org (J.B.X.), hohlt@mskcc.org (T.M.H.)</w:t>
      </w:r>
    </w:p>
    <w:p w14:paraId="4442BA15" w14:textId="77777777" w:rsidR="00975969" w:rsidRPr="006409FA" w:rsidRDefault="00975969" w:rsidP="000A48DA">
      <w:pPr>
        <w:rPr>
          <w:color w:val="000000"/>
        </w:rPr>
      </w:pPr>
    </w:p>
    <w:p w14:paraId="534D4709" w14:textId="6DF3EBE3" w:rsidR="007363DB" w:rsidRPr="006409FA" w:rsidRDefault="00D928C2" w:rsidP="000A48DA">
      <w:pPr>
        <w:rPr>
          <w:b/>
          <w:bCs/>
        </w:rPr>
      </w:pPr>
      <w:r w:rsidRPr="006409FA">
        <w:rPr>
          <w:b/>
          <w:bCs/>
        </w:rPr>
        <w:t>SUMMARY</w:t>
      </w:r>
    </w:p>
    <w:p w14:paraId="6B43805C" w14:textId="0619659C" w:rsidR="00357455" w:rsidRPr="006409FA" w:rsidRDefault="007A2D66" w:rsidP="000A48DA">
      <w:ins w:id="0" w:author="Liao, Chen/Sloan Kettering Institute" w:date="2022-09-03T21:33:00Z">
        <w:r>
          <w:t>Compositional sequencing data allow</w:t>
        </w:r>
      </w:ins>
      <w:ins w:id="1" w:author="Liao, Chen/Sloan Kettering Institute" w:date="2022-09-03T21:38:00Z">
        <w:r w:rsidR="000D3446">
          <w:t>s</w:t>
        </w:r>
      </w:ins>
      <w:ins w:id="2" w:author="Liao, Chen/Sloan Kettering Institute" w:date="2022-09-03T21:33:00Z">
        <w:r>
          <w:t xml:space="preserve"> detection of microbiome-disease associations.</w:t>
        </w:r>
      </w:ins>
      <w:ins w:id="3" w:author="Liao, Chen/Sloan Kettering Institute" w:date="2022-09-03T22:53:00Z">
        <w:r w:rsidR="0013642B">
          <w:t xml:space="preserve"> As a notable example, h</w:t>
        </w:r>
      </w:ins>
      <w:del w:id="4" w:author="Liao, Chen/Sloan Kettering Institute" w:date="2022-09-03T22:53:00Z">
        <w:r w:rsidR="007A30DF" w:rsidRPr="006409FA" w:rsidDel="0013642B">
          <w:delText>H</w:delText>
        </w:r>
      </w:del>
      <w:r w:rsidR="007A30DF" w:rsidRPr="006409FA">
        <w:t>igh percentages</w:t>
      </w:r>
      <w:r w:rsidR="00861304" w:rsidRPr="006409FA">
        <w:t xml:space="preserve"> of o</w:t>
      </w:r>
      <w:r w:rsidR="00975969" w:rsidRPr="006409FA">
        <w:t xml:space="preserve">ral bacteria in </w:t>
      </w:r>
      <w:r w:rsidR="00861304" w:rsidRPr="006409FA">
        <w:t xml:space="preserve">feces </w:t>
      </w:r>
      <w:r w:rsidR="007A30DF" w:rsidRPr="006409FA">
        <w:t>are</w:t>
      </w:r>
      <w:r w:rsidR="00DA2F0D" w:rsidRPr="006409FA">
        <w:t xml:space="preserve"> typically considered abnormal and </w:t>
      </w:r>
      <w:r w:rsidR="00D97B79" w:rsidRPr="006409FA">
        <w:t>ha</w:t>
      </w:r>
      <w:r w:rsidR="007A30DF" w:rsidRPr="006409FA">
        <w:t>ve</w:t>
      </w:r>
      <w:r w:rsidR="00861304" w:rsidRPr="006409FA">
        <w:t xml:space="preserve"> been </w:t>
      </w:r>
      <w:r w:rsidR="00DA2F0D" w:rsidRPr="006409FA">
        <w:t>linked</w:t>
      </w:r>
      <w:r w:rsidR="00861304" w:rsidRPr="006409FA">
        <w:t xml:space="preserve"> </w:t>
      </w:r>
      <w:r w:rsidR="00DA2F0D" w:rsidRPr="006409FA">
        <w:t>to</w:t>
      </w:r>
      <w:r w:rsidR="00861304" w:rsidRPr="006409FA">
        <w:t xml:space="preserve"> intestinal disorders.</w:t>
      </w:r>
      <w:r w:rsidR="00DA2F0D" w:rsidRPr="006409FA">
        <w:t xml:space="preserve"> </w:t>
      </w:r>
      <w:ins w:id="5" w:author="Liao, Chen/Sloan Kettering Institute" w:date="2022-09-03T21:38:00Z">
        <w:r w:rsidR="003775A3">
          <w:t>However,</w:t>
        </w:r>
      </w:ins>
      <w:del w:id="6" w:author="Liao, Chen/Sloan Kettering Institute" w:date="2022-09-03T21:38:00Z">
        <w:r w:rsidR="00DA2F0D" w:rsidRPr="006409FA" w:rsidDel="003775A3">
          <w:delText>But</w:delText>
        </w:r>
      </w:del>
      <w:r w:rsidR="00DA2F0D" w:rsidRPr="006409FA">
        <w:t xml:space="preserve"> </w:t>
      </w:r>
      <w:r w:rsidR="00715665" w:rsidRPr="006409FA">
        <w:t xml:space="preserve">the </w:t>
      </w:r>
      <w:r w:rsidR="00DA2F0D" w:rsidRPr="006409FA">
        <w:t xml:space="preserve">association based on relative </w:t>
      </w:r>
      <w:del w:id="7" w:author="Liao, Chen/Sloan Kettering Institute" w:date="2022-09-03T21:34:00Z">
        <w:r w:rsidR="00DA2F0D" w:rsidRPr="006409FA" w:rsidDel="007A2D66">
          <w:delText>enrichment</w:delText>
        </w:r>
        <w:r w:rsidR="00D97B79" w:rsidRPr="006409FA" w:rsidDel="007A2D66">
          <w:delText xml:space="preserve"> </w:delText>
        </w:r>
      </w:del>
      <w:ins w:id="8" w:author="Liao, Chen/Sloan Kettering Institute" w:date="2022-09-03T21:34:00Z">
        <w:r>
          <w:t xml:space="preserve">microbiome analysis </w:t>
        </w:r>
      </w:ins>
      <w:r w:rsidR="00715665" w:rsidRPr="006409FA">
        <w:t>has</w:t>
      </w:r>
      <w:r w:rsidR="00DA2F0D" w:rsidRPr="006409FA">
        <w:t xml:space="preserve"> </w:t>
      </w:r>
      <w:r w:rsidR="00D97B79" w:rsidRPr="006409FA">
        <w:t>two alternate explanations</w:t>
      </w:r>
      <w:r w:rsidR="00975969" w:rsidRPr="006409FA">
        <w:t xml:space="preserve">: ectopic oral bacteria </w:t>
      </w:r>
      <w:r w:rsidR="00DA2F0D" w:rsidRPr="006409FA">
        <w:t xml:space="preserve">may increase </w:t>
      </w:r>
      <w:r w:rsidR="00975969" w:rsidRPr="006409FA">
        <w:t xml:space="preserve">in </w:t>
      </w:r>
      <w:r w:rsidR="00DA2F0D" w:rsidRPr="006409FA">
        <w:t xml:space="preserve">absolute numbers in </w:t>
      </w:r>
      <w:r w:rsidR="00975969" w:rsidRPr="006409FA">
        <w:t>the gut</w:t>
      </w:r>
      <w:r w:rsidR="00DA2F0D" w:rsidRPr="006409FA">
        <w:t xml:space="preserve"> and drive disease </w:t>
      </w:r>
      <w:r w:rsidR="00975969" w:rsidRPr="006409FA">
        <w:t xml:space="preserve">(the </w:t>
      </w:r>
      <w:r w:rsidR="00DA2F0D" w:rsidRPr="006409FA">
        <w:rPr>
          <w:i/>
          <w:iCs/>
        </w:rPr>
        <w:t>driver</w:t>
      </w:r>
      <w:r w:rsidR="00DA2F0D" w:rsidRPr="006409FA">
        <w:t xml:space="preserve"> </w:t>
      </w:r>
      <w:r w:rsidR="00975969" w:rsidRPr="006409FA">
        <w:t>hypothesis) or</w:t>
      </w:r>
      <w:r w:rsidR="00715665" w:rsidRPr="006409FA">
        <w:t>, instead,</w:t>
      </w:r>
      <w:r w:rsidR="00975969" w:rsidRPr="006409FA">
        <w:t xml:space="preserve"> </w:t>
      </w:r>
      <w:r w:rsidR="00DA2F0D" w:rsidRPr="006409FA">
        <w:t>gut</w:t>
      </w:r>
      <w:r w:rsidR="007A30DF" w:rsidRPr="006409FA">
        <w:t xml:space="preserve"> commensals</w:t>
      </w:r>
      <w:r w:rsidR="00DA2F0D" w:rsidRPr="006409FA">
        <w:t xml:space="preserve"> may decrease in </w:t>
      </w:r>
      <w:r w:rsidR="007A30DF" w:rsidRPr="006409FA">
        <w:t>absolute numbers</w:t>
      </w:r>
      <w:r w:rsidR="00DA2F0D" w:rsidRPr="006409FA">
        <w:t xml:space="preserve"> and the relative rise in oral bacteria i</w:t>
      </w:r>
      <w:r w:rsidR="00205F11" w:rsidRPr="006409FA">
        <w:t>s</w:t>
      </w:r>
      <w:r w:rsidR="00DA2F0D" w:rsidRPr="006409FA">
        <w:t xml:space="preserve"> simply an indicator</w:t>
      </w:r>
      <w:r w:rsidR="00F03522" w:rsidRPr="006409FA">
        <w:t xml:space="preserve"> </w:t>
      </w:r>
      <w:r w:rsidR="00975969" w:rsidRPr="006409FA">
        <w:t xml:space="preserve">(the </w:t>
      </w:r>
      <w:r w:rsidR="00975969" w:rsidRPr="006409FA">
        <w:rPr>
          <w:i/>
          <w:iCs/>
        </w:rPr>
        <w:t>marker</w:t>
      </w:r>
      <w:r w:rsidR="00975969" w:rsidRPr="006409FA">
        <w:t xml:space="preserve"> hypothesis). </w:t>
      </w:r>
      <w:r w:rsidR="00AE52EE" w:rsidRPr="006409FA">
        <w:t xml:space="preserve">Here we </w:t>
      </w:r>
      <w:r w:rsidR="00205F11" w:rsidRPr="006409FA">
        <w:t xml:space="preserve">use experiments in mice and </w:t>
      </w:r>
      <w:ins w:id="9" w:author="Liao, Chen/Sloan Kettering Institute" w:date="2022-09-03T20:52:00Z">
        <w:r w:rsidR="00DC190D" w:rsidRPr="006409FA">
          <w:t xml:space="preserve">clinical </w:t>
        </w:r>
      </w:ins>
      <w:r w:rsidR="00205F11" w:rsidRPr="006409FA">
        <w:t xml:space="preserve">data from human patients to </w:t>
      </w:r>
      <w:r w:rsidR="00DA2F0D" w:rsidRPr="006409FA">
        <w:t>provide evidence that the</w:t>
      </w:r>
      <w:r w:rsidR="005313D4" w:rsidRPr="006409FA">
        <w:t xml:space="preserve"> </w:t>
      </w:r>
      <w:r w:rsidR="00AE52EE" w:rsidRPr="006409FA">
        <w:rPr>
          <w:i/>
          <w:iCs/>
        </w:rPr>
        <w:t>marker</w:t>
      </w:r>
      <w:r w:rsidR="00AE52EE" w:rsidRPr="006409FA">
        <w:t xml:space="preserve"> hypothesis</w:t>
      </w:r>
      <w:r w:rsidR="005313D4" w:rsidRPr="006409FA">
        <w:t xml:space="preserve"> is true</w:t>
      </w:r>
      <w:r w:rsidR="00AE52EE" w:rsidRPr="006409FA">
        <w:t xml:space="preserve">. We </w:t>
      </w:r>
      <w:r w:rsidR="00DA2F0D" w:rsidRPr="006409FA">
        <w:t>show</w:t>
      </w:r>
      <w:r w:rsidR="007A30DF" w:rsidRPr="006409FA">
        <w:t xml:space="preserve"> that </w:t>
      </w:r>
      <w:r w:rsidR="00DA2F0D" w:rsidRPr="006409FA">
        <w:t xml:space="preserve">the depletion of gut bacteria </w:t>
      </w:r>
      <w:r w:rsidR="007A30DF" w:rsidRPr="006409FA">
        <w:t>by</w:t>
      </w:r>
      <w:r w:rsidR="00AE52EE" w:rsidRPr="006409FA">
        <w:t xml:space="preserve"> </w:t>
      </w:r>
      <w:r w:rsidR="00713E85" w:rsidRPr="006409FA">
        <w:t>antibiotic</w:t>
      </w:r>
      <w:r w:rsidR="007A30DF" w:rsidRPr="006409FA">
        <w:t>s</w:t>
      </w:r>
      <w:r w:rsidR="00713E85" w:rsidRPr="006409FA">
        <w:t xml:space="preserve"> </w:t>
      </w:r>
      <w:r w:rsidR="00AE52EE" w:rsidRPr="006409FA">
        <w:t>increase</w:t>
      </w:r>
      <w:r w:rsidR="00DA2F0D" w:rsidRPr="006409FA">
        <w:t>s</w:t>
      </w:r>
      <w:r w:rsidR="00AE52EE" w:rsidRPr="006409FA">
        <w:t xml:space="preserve"> the relative abundance </w:t>
      </w:r>
      <w:r w:rsidR="00713E85" w:rsidRPr="006409FA">
        <w:t xml:space="preserve">of oral bacteria </w:t>
      </w:r>
      <w:r w:rsidR="00332984" w:rsidRPr="006409FA">
        <w:t>in the</w:t>
      </w:r>
      <w:ins w:id="10" w:author="Liao, Chen/Sloan Kettering Institute" w:date="2022-09-03T20:52:00Z">
        <w:r w:rsidR="00DC190D" w:rsidRPr="006409FA">
          <w:t xml:space="preserve"> host</w:t>
        </w:r>
      </w:ins>
      <w:r w:rsidR="00332984" w:rsidRPr="006409FA">
        <w:t xml:space="preserve"> </w:t>
      </w:r>
      <w:r w:rsidR="00AE52EE" w:rsidRPr="006409FA">
        <w:t xml:space="preserve">feces </w:t>
      </w:r>
      <w:r w:rsidR="00DA2F0D" w:rsidRPr="006409FA">
        <w:t>without increasing their absolute</w:t>
      </w:r>
      <w:r w:rsidR="00320ADD" w:rsidRPr="006409FA">
        <w:t xml:space="preserve"> abundance</w:t>
      </w:r>
      <w:ins w:id="11" w:author="Liao, Chen/Sloan Kettering Institute" w:date="2022-09-03T20:52:00Z">
        <w:r w:rsidR="00CC12CC" w:rsidRPr="006409FA">
          <w:t xml:space="preserve">, and the relative enrichment </w:t>
        </w:r>
      </w:ins>
      <w:ins w:id="12" w:author="Liao, Chen/Sloan Kettering Institute" w:date="2022-09-05T18:11:00Z">
        <w:r w:rsidR="00E453E7">
          <w:t>can indicate</w:t>
        </w:r>
      </w:ins>
      <w:ins w:id="13" w:author="Liao, Chen/Sloan Kettering Institute" w:date="2022-09-03T20:53:00Z">
        <w:r w:rsidR="00CC12CC" w:rsidRPr="006409FA">
          <w:t xml:space="preserve"> host health (e.g., immunity)</w:t>
        </w:r>
      </w:ins>
      <w:r w:rsidR="00DA2F0D" w:rsidRPr="006409FA">
        <w:t xml:space="preserve">. </w:t>
      </w:r>
      <w:ins w:id="14" w:author="Liao, Chen/Sloan Kettering Institute" w:date="2022-09-03T22:54:00Z">
        <w:r w:rsidR="003F4E6A">
          <w:t>Therefore, h</w:t>
        </w:r>
      </w:ins>
      <w:del w:id="15" w:author="Liao, Chen/Sloan Kettering Institute" w:date="2022-09-03T20:24:00Z">
        <w:r w:rsidR="00E8346A" w:rsidRPr="006409FA" w:rsidDel="00267974">
          <w:delText>W</w:delText>
        </w:r>
        <w:r w:rsidR="009914CE" w:rsidRPr="006409FA" w:rsidDel="00267974">
          <w:delText>e propose</w:delText>
        </w:r>
        <w:r w:rsidR="008B60AC" w:rsidRPr="006409FA" w:rsidDel="00267974">
          <w:delText>,</w:delText>
        </w:r>
        <w:r w:rsidR="009914CE" w:rsidRPr="006409FA" w:rsidDel="00267974">
          <w:delText xml:space="preserve"> </w:delText>
        </w:r>
        <w:r w:rsidR="00E8346A" w:rsidRPr="006409FA" w:rsidDel="00267974">
          <w:delText>using mathematical ecology</w:delText>
        </w:r>
        <w:r w:rsidR="008B60AC" w:rsidRPr="006409FA" w:rsidDel="00267974">
          <w:delText>,</w:delText>
        </w:r>
        <w:r w:rsidR="00E8346A" w:rsidRPr="006409FA" w:rsidDel="00267974">
          <w:delText xml:space="preserve"> </w:delText>
        </w:r>
        <w:r w:rsidR="009914CE" w:rsidRPr="006409FA" w:rsidDel="00267974">
          <w:delText>that</w:delText>
        </w:r>
        <w:r w:rsidR="00A869E4" w:rsidRPr="006409FA" w:rsidDel="00267974">
          <w:delText xml:space="preserve"> </w:delText>
        </w:r>
        <w:r w:rsidR="00E60E87" w:rsidRPr="006409FA" w:rsidDel="00267974">
          <w:delText xml:space="preserve">the </w:delText>
        </w:r>
        <w:r w:rsidR="00E60E87" w:rsidRPr="006409FA" w:rsidDel="00267974">
          <w:rPr>
            <w:i/>
            <w:iCs/>
          </w:rPr>
          <w:delText>marker</w:delText>
        </w:r>
        <w:r w:rsidR="00E60E87" w:rsidRPr="006409FA" w:rsidDel="00267974">
          <w:delText xml:space="preserve"> hypothesis</w:delText>
        </w:r>
        <w:r w:rsidR="00A869E4" w:rsidRPr="006409FA" w:rsidDel="00267974">
          <w:delText xml:space="preserve"> is </w:delText>
        </w:r>
        <w:r w:rsidR="00E60E87" w:rsidRPr="006409FA" w:rsidDel="00267974">
          <w:delText xml:space="preserve">achieved </w:delText>
        </w:r>
        <w:r w:rsidR="009E3581" w:rsidRPr="006409FA" w:rsidDel="00267974">
          <w:delText xml:space="preserve">by </w:delText>
        </w:r>
        <w:r w:rsidR="00A869E4" w:rsidRPr="006409FA" w:rsidDel="00267974">
          <w:delText>balance</w:delText>
        </w:r>
        <w:r w:rsidR="00D33E3A" w:rsidRPr="006409FA" w:rsidDel="00267974">
          <w:delText>d effects</w:delText>
        </w:r>
        <w:r w:rsidR="00A869E4" w:rsidRPr="006409FA" w:rsidDel="00267974">
          <w:delText xml:space="preserve"> </w:delText>
        </w:r>
        <w:r w:rsidR="009E3581" w:rsidRPr="006409FA" w:rsidDel="00267974">
          <w:delText>of</w:delText>
        </w:r>
        <w:r w:rsidR="00543DD3" w:rsidRPr="006409FA" w:rsidDel="00267974">
          <w:delText xml:space="preserve"> </w:delText>
        </w:r>
        <w:r w:rsidR="00C47BAB" w:rsidRPr="006409FA" w:rsidDel="00267974">
          <w:delText xml:space="preserve">direct </w:delText>
        </w:r>
        <w:r w:rsidR="006C40E9" w:rsidRPr="006409FA" w:rsidDel="00267974">
          <w:delText xml:space="preserve">antibiotic </w:delText>
        </w:r>
        <w:r w:rsidR="00543DD3" w:rsidRPr="006409FA" w:rsidDel="00267974">
          <w:delText>inhibition and</w:delText>
        </w:r>
        <w:r w:rsidR="00C47BAB" w:rsidRPr="006409FA" w:rsidDel="00267974">
          <w:delText xml:space="preserve"> indirect </w:delText>
        </w:r>
        <w:r w:rsidR="00543DD3" w:rsidRPr="006409FA" w:rsidDel="00267974">
          <w:delText>ecological</w:delText>
        </w:r>
        <w:r w:rsidR="0094632B" w:rsidRPr="006409FA" w:rsidDel="00267974">
          <w:delText xml:space="preserve"> </w:delText>
        </w:r>
        <w:r w:rsidR="00543DD3" w:rsidRPr="006409FA" w:rsidDel="00267974">
          <w:delText>release</w:delText>
        </w:r>
        <w:r w:rsidR="00D33E3A" w:rsidRPr="006409FA" w:rsidDel="00267974">
          <w:delText xml:space="preserve"> on the oral populations</w:delText>
        </w:r>
        <w:r w:rsidR="0014324A" w:rsidRPr="006409FA" w:rsidDel="00267974">
          <w:delText>.</w:delText>
        </w:r>
        <w:r w:rsidR="00543DD3" w:rsidRPr="006409FA" w:rsidDel="00267974">
          <w:delText xml:space="preserve"> </w:delText>
        </w:r>
      </w:del>
      <w:del w:id="16" w:author="Liao, Chen/Sloan Kettering Institute" w:date="2022-09-03T21:17:00Z">
        <w:r w:rsidR="00662EB3" w:rsidRPr="006409FA" w:rsidDel="006409FA">
          <w:delText>Th</w:delText>
        </w:r>
        <w:r w:rsidR="00205F11" w:rsidRPr="006409FA" w:rsidDel="006409FA">
          <w:delText>is means that</w:delText>
        </w:r>
        <w:r w:rsidR="00662EB3" w:rsidRPr="006409FA" w:rsidDel="006409FA">
          <w:delText xml:space="preserve"> </w:delText>
        </w:r>
        <w:r w:rsidR="00320ADD" w:rsidRPr="006409FA" w:rsidDel="006409FA">
          <w:delText>enrichment</w:delText>
        </w:r>
        <w:r w:rsidR="00662EB3" w:rsidRPr="006409FA" w:rsidDel="006409FA">
          <w:delText>s</w:delText>
        </w:r>
        <w:r w:rsidR="00320ADD" w:rsidRPr="006409FA" w:rsidDel="006409FA">
          <w:delText xml:space="preserve"> detected from compositional sequencing data </w:delText>
        </w:r>
        <w:r w:rsidR="00662EB3" w:rsidRPr="006409FA" w:rsidDel="006409FA">
          <w:delText xml:space="preserve">of fecal samples </w:delText>
        </w:r>
        <w:r w:rsidR="00320ADD" w:rsidRPr="006409FA" w:rsidDel="006409FA">
          <w:delText>quantif</w:delText>
        </w:r>
        <w:r w:rsidR="00662EB3" w:rsidRPr="006409FA" w:rsidDel="006409FA">
          <w:delText>y</w:delText>
        </w:r>
        <w:r w:rsidR="00320ADD" w:rsidRPr="006409FA" w:rsidDel="006409FA">
          <w:delText xml:space="preserve"> collateral damage to the gut commensal population</w:delText>
        </w:r>
        <w:r w:rsidR="00205F11" w:rsidRPr="006409FA" w:rsidDel="006409FA">
          <w:delText>, not the overgrowth of ectopic oral bacteria</w:delText>
        </w:r>
        <w:r w:rsidR="00105C5D" w:rsidRPr="006409FA" w:rsidDel="006409FA">
          <w:delText xml:space="preserve">. </w:delText>
        </w:r>
      </w:del>
      <w:del w:id="17" w:author="Liao, Chen/Sloan Kettering Institute" w:date="2022-09-03T22:54:00Z">
        <w:r w:rsidR="00105C5D" w:rsidRPr="006409FA" w:rsidDel="003F4E6A">
          <w:delText>H</w:delText>
        </w:r>
      </w:del>
      <w:r w:rsidR="00320ADD" w:rsidRPr="006409FA">
        <w:t xml:space="preserve">ost disorders </w:t>
      </w:r>
      <w:r w:rsidR="00662EB3" w:rsidRPr="006409FA">
        <w:t xml:space="preserve">linked to </w:t>
      </w:r>
      <w:ins w:id="18" w:author="Liao, Chen/Sloan Kettering Institute" w:date="2022-09-03T21:17:00Z">
        <w:r w:rsidR="003C0696">
          <w:t xml:space="preserve">the </w:t>
        </w:r>
      </w:ins>
      <w:ins w:id="19" w:author="Liao, Chen/Sloan Kettering Institute" w:date="2022-09-03T21:32:00Z">
        <w:r>
          <w:t>relative</w:t>
        </w:r>
      </w:ins>
      <w:ins w:id="20" w:author="Liao, Chen/Sloan Kettering Institute" w:date="2022-09-03T21:19:00Z">
        <w:r w:rsidR="00B56476">
          <w:t xml:space="preserve"> </w:t>
        </w:r>
      </w:ins>
      <w:del w:id="21" w:author="Liao, Chen/Sloan Kettering Institute" w:date="2022-09-03T21:16:00Z">
        <w:r w:rsidR="00662EB3" w:rsidRPr="006409FA" w:rsidDel="006409FA">
          <w:delText>high relative abundances</w:delText>
        </w:r>
      </w:del>
      <w:ins w:id="22" w:author="Liao, Chen/Sloan Kettering Institute" w:date="2022-09-03T21:16:00Z">
        <w:r w:rsidR="006409FA">
          <w:t>enrichment</w:t>
        </w:r>
      </w:ins>
      <w:ins w:id="23" w:author="Liao, Chen/Sloan Kettering Institute" w:date="2022-09-03T21:14:00Z">
        <w:r w:rsidR="006409FA" w:rsidRPr="006409FA">
          <w:rPr>
            <w:rFonts w:eastAsia="SimSun"/>
          </w:rPr>
          <w:t xml:space="preserve"> </w:t>
        </w:r>
        <w:r w:rsidR="006409FA">
          <w:rPr>
            <w:rFonts w:eastAsia="SimSun"/>
          </w:rPr>
          <w:t xml:space="preserve">of </w:t>
        </w:r>
      </w:ins>
      <w:del w:id="24" w:author="Liao, Chen/Sloan Kettering Institute" w:date="2022-09-03T21:14:00Z">
        <w:r w:rsidR="00662EB3" w:rsidRPr="006409FA" w:rsidDel="006409FA">
          <w:delText xml:space="preserve"> </w:delText>
        </w:r>
      </w:del>
      <w:r w:rsidR="00662EB3" w:rsidRPr="006409FA">
        <w:t xml:space="preserve">oral bacteria </w:t>
      </w:r>
      <w:ins w:id="25" w:author="Liao, Chen/Sloan Kettering Institute" w:date="2022-09-03T21:36:00Z">
        <w:r w:rsidR="00434D06">
          <w:t>in the gut</w:t>
        </w:r>
      </w:ins>
      <w:ins w:id="26" w:author="Liao, Chen/Sloan Kettering Institute" w:date="2022-09-03T21:35:00Z">
        <w:r>
          <w:t xml:space="preserve"> </w:t>
        </w:r>
      </w:ins>
      <w:del w:id="27" w:author="Liao, Chen/Sloan Kettering Institute" w:date="2022-09-03T21:19:00Z">
        <w:r w:rsidR="00662EB3" w:rsidRPr="006409FA" w:rsidDel="00B56476">
          <w:delText xml:space="preserve">in feces </w:delText>
        </w:r>
      </w:del>
      <w:r w:rsidR="00662EB3" w:rsidRPr="006409FA">
        <w:t xml:space="preserve">may </w:t>
      </w:r>
      <w:ins w:id="28" w:author="Liao, Chen/Sloan Kettering Institute" w:date="2022-09-03T21:14:00Z">
        <w:r w:rsidR="006409FA">
          <w:t xml:space="preserve">not </w:t>
        </w:r>
      </w:ins>
      <w:r w:rsidR="00320ADD" w:rsidRPr="006409FA">
        <w:t>result</w:t>
      </w:r>
      <w:ins w:id="29" w:author="Liao, Chen/Sloan Kettering Institute" w:date="2022-09-03T21:14:00Z">
        <w:r w:rsidR="006409FA">
          <w:t xml:space="preserve"> </w:t>
        </w:r>
      </w:ins>
      <w:del w:id="30" w:author="Liao, Chen/Sloan Kettering Institute" w:date="2022-09-03T21:14:00Z">
        <w:r w:rsidR="00320ADD" w:rsidRPr="006409FA" w:rsidDel="006409FA">
          <w:delText xml:space="preserve"> </w:delText>
        </w:r>
        <w:r w:rsidR="00105C5D" w:rsidRPr="006409FA" w:rsidDel="006409FA">
          <w:delText xml:space="preserve">not </w:delText>
        </w:r>
      </w:del>
      <w:r w:rsidR="00662EB3" w:rsidRPr="006409FA">
        <w:t xml:space="preserve">from the expansion of ectopic bacteria but instead </w:t>
      </w:r>
      <w:r w:rsidR="00320ADD" w:rsidRPr="006409FA">
        <w:t>from the loss of commensals.</w:t>
      </w:r>
      <w:r w:rsidR="00662EB3" w:rsidRPr="006409FA">
        <w:t xml:space="preserve"> </w:t>
      </w:r>
      <w:r w:rsidR="00105C5D" w:rsidRPr="006409FA">
        <w:t>Our results</w:t>
      </w:r>
      <w:r w:rsidR="00662EB3" w:rsidRPr="006409FA">
        <w:t xml:space="preserve"> shift the paradigm of interpreting microbiome sequencing data with implications for intestinal disorders and </w:t>
      </w:r>
      <w:r w:rsidR="00C0256F" w:rsidRPr="006409FA">
        <w:t>microbiome therapies.</w:t>
      </w:r>
    </w:p>
    <w:p w14:paraId="70DE9D6A" w14:textId="77777777" w:rsidR="0092604A" w:rsidRPr="006409FA" w:rsidRDefault="0092604A" w:rsidP="000A48DA">
      <w:pPr>
        <w:rPr>
          <w:b/>
          <w:bCs/>
        </w:rPr>
      </w:pPr>
    </w:p>
    <w:p w14:paraId="5CD1CBDB" w14:textId="1042E1D7" w:rsidR="00CA4C0E" w:rsidRPr="006409FA" w:rsidRDefault="00C75BC4" w:rsidP="000A48DA">
      <w:pPr>
        <w:rPr>
          <w:b/>
          <w:bCs/>
        </w:rPr>
      </w:pPr>
      <w:r w:rsidRPr="006409FA">
        <w:rPr>
          <w:b/>
          <w:bCs/>
        </w:rPr>
        <w:t>INTRODUCTION</w:t>
      </w:r>
    </w:p>
    <w:p w14:paraId="5894B750" w14:textId="10C21D8E" w:rsidR="00993C1F" w:rsidRPr="006409FA" w:rsidRDefault="00CD3D4F" w:rsidP="000A48DA">
      <w:del w:id="31" w:author="Liao, Chen/Sloan Kettering Institute" w:date="2022-09-03T20:27:00Z">
        <w:r w:rsidRPr="006409FA" w:rsidDel="00267974">
          <w:delText>For microbes, t</w:delText>
        </w:r>
      </w:del>
      <w:ins w:id="32" w:author="Liao, Chen/Sloan Kettering Institute" w:date="2022-09-03T20:27:00Z">
        <w:r w:rsidR="00267974" w:rsidRPr="006409FA">
          <w:t>T</w:t>
        </w:r>
      </w:ins>
      <w:r w:rsidR="006501ED" w:rsidRPr="006409FA">
        <w:t xml:space="preserve">he distinct </w:t>
      </w:r>
      <w:r w:rsidR="00FF4A8A" w:rsidRPr="006409FA">
        <w:t>body sites of h</w:t>
      </w:r>
      <w:r w:rsidR="005045A9" w:rsidRPr="006409FA">
        <w:t>ealthy people</w:t>
      </w:r>
      <w:r w:rsidR="00B2334F" w:rsidRPr="006409FA">
        <w:t xml:space="preserve"> </w:t>
      </w:r>
      <w:r w:rsidRPr="006409FA">
        <w:t>represent</w:t>
      </w:r>
      <w:r w:rsidR="00C16A41" w:rsidRPr="006409FA">
        <w:t xml:space="preserve"> </w:t>
      </w:r>
      <w:r w:rsidRPr="006409FA">
        <w:t xml:space="preserve">very </w:t>
      </w:r>
      <w:r w:rsidR="00C16A41" w:rsidRPr="006409FA">
        <w:t>different habitats</w:t>
      </w:r>
      <w:r w:rsidRPr="006409FA">
        <w:t xml:space="preserve"> </w:t>
      </w:r>
      <w:ins w:id="33" w:author="Liao, Chen/Sloan Kettering Institute" w:date="2022-09-03T20:28:00Z">
        <w:r w:rsidR="00267974" w:rsidRPr="006409FA">
          <w:t xml:space="preserve">for microbes </w:t>
        </w:r>
      </w:ins>
      <w:r w:rsidRPr="006409FA">
        <w:t>and</w:t>
      </w:r>
      <w:r w:rsidR="00C16A41" w:rsidRPr="006409FA">
        <w:t xml:space="preserve"> </w:t>
      </w:r>
      <w:r w:rsidRPr="006409FA">
        <w:t>t</w:t>
      </w:r>
      <w:r w:rsidR="00C16A41" w:rsidRPr="006409FA">
        <w:t>he</w:t>
      </w:r>
      <w:r w:rsidR="00B2334F" w:rsidRPr="006409FA">
        <w:t xml:space="preserve"> </w:t>
      </w:r>
      <w:r w:rsidR="00C16A41" w:rsidRPr="006409FA">
        <w:t xml:space="preserve">compositions of </w:t>
      </w:r>
      <w:del w:id="34" w:author="Liao, Chen/Sloan Kettering Institute" w:date="2022-09-03T21:40:00Z">
        <w:r w:rsidR="00C16A41" w:rsidRPr="006409FA" w:rsidDel="00D71E9D">
          <w:delText xml:space="preserve">the </w:delText>
        </w:r>
      </w:del>
      <w:r w:rsidR="00D5631C" w:rsidRPr="006409FA">
        <w:t>microbial</w:t>
      </w:r>
      <w:r w:rsidR="00B2334F" w:rsidRPr="006409FA">
        <w:t xml:space="preserve"> communities</w:t>
      </w:r>
      <w:ins w:id="35" w:author="Liao, Chen/Sloan Kettering Institute" w:date="2022-09-03T21:40:00Z">
        <w:r w:rsidR="00D71E9D">
          <w:t xml:space="preserve"> </w:t>
        </w:r>
      </w:ins>
      <w:del w:id="36" w:author="Liao, Chen/Sloan Kettering Institute" w:date="2022-09-03T21:40:00Z">
        <w:r w:rsidR="00C16A41" w:rsidRPr="006409FA" w:rsidDel="00D71E9D">
          <w:delText xml:space="preserve"> that </w:delText>
        </w:r>
      </w:del>
      <w:r w:rsidRPr="006409FA">
        <w:t>liv</w:t>
      </w:r>
      <w:ins w:id="37" w:author="Liao, Chen/Sloan Kettering Institute" w:date="2022-09-03T21:40:00Z">
        <w:r w:rsidR="00D71E9D">
          <w:t>ing</w:t>
        </w:r>
      </w:ins>
      <w:del w:id="38" w:author="Liao, Chen/Sloan Kettering Institute" w:date="2022-09-03T21:40:00Z">
        <w:r w:rsidRPr="006409FA" w:rsidDel="00D71E9D">
          <w:delText>e</w:delText>
        </w:r>
      </w:del>
      <w:r w:rsidRPr="006409FA">
        <w:t xml:space="preserve"> in them </w:t>
      </w:r>
      <w:del w:id="39" w:author="Liao, Chen/Sloan Kettering Institute" w:date="2022-09-03T21:43:00Z">
        <w:r w:rsidRPr="006409FA" w:rsidDel="009136D9">
          <w:delText>are</w:delText>
        </w:r>
        <w:r w:rsidR="00C16A41" w:rsidRPr="006409FA" w:rsidDel="009136D9">
          <w:delText xml:space="preserve"> specific</w:delText>
        </w:r>
      </w:del>
      <w:ins w:id="40" w:author="Liao, Chen/Sloan Kettering Institute" w:date="2022-09-03T21:43:00Z">
        <w:r w:rsidR="009136D9">
          <w:t>differ greatly</w:t>
        </w:r>
      </w:ins>
      <w:r w:rsidR="00B2334F" w:rsidRPr="006409FA">
        <w:t xml:space="preserve"> </w:t>
      </w:r>
      <w:r w:rsidR="007B124D" w:rsidRPr="006409FA">
        <w:fldChar w:fldCharType="begin"/>
      </w:r>
      <w:r w:rsidR="002D75C3" w:rsidRPr="006409FA">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6409FA">
        <w:fldChar w:fldCharType="separate"/>
      </w:r>
      <w:r w:rsidR="002D75C3" w:rsidRPr="006409FA">
        <w:rPr>
          <w:noProof/>
        </w:rPr>
        <w:t>(Costello et al., 2009; The Human Microbiome Project Consortium, 2012)</w:t>
      </w:r>
      <w:r w:rsidR="007B124D" w:rsidRPr="006409FA">
        <w:fldChar w:fldCharType="end"/>
      </w:r>
      <w:r w:rsidR="00C16A41" w:rsidRPr="006409FA">
        <w:t>.</w:t>
      </w:r>
      <w:r w:rsidR="005B2301" w:rsidRPr="006409FA">
        <w:t xml:space="preserve"> </w:t>
      </w:r>
      <w:r w:rsidR="004C7F2F" w:rsidRPr="006409FA">
        <w:t>Some health</w:t>
      </w:r>
      <w:r w:rsidR="004C2716" w:rsidRPr="006409FA">
        <w:t xml:space="preserve"> disorders</w:t>
      </w:r>
      <w:r w:rsidR="00C16A41" w:rsidRPr="006409FA">
        <w:t xml:space="preserve"> </w:t>
      </w:r>
      <w:ins w:id="41" w:author="Liao, Chen/Sloan Kettering Institute" w:date="2022-09-03T21:41:00Z">
        <w:r w:rsidR="009136D9">
          <w:t xml:space="preserve">and associated treatments </w:t>
        </w:r>
      </w:ins>
      <w:r w:rsidR="00904BA0" w:rsidRPr="006409FA">
        <w:t xml:space="preserve">cause the translocation of bacteria between body sites </w:t>
      </w:r>
      <w:r w:rsidR="004C7F2F" w:rsidRPr="006409FA">
        <w:t>and</w:t>
      </w:r>
      <w:r w:rsidR="00C16A41" w:rsidRPr="006409FA">
        <w:t xml:space="preserve"> </w:t>
      </w:r>
      <w:r w:rsidR="004C7F2F" w:rsidRPr="006409FA">
        <w:t>mix</w:t>
      </w:r>
      <w:del w:id="42" w:author="Liao, Chen/Sloan Kettering Institute" w:date="2022-09-05T18:12:00Z">
        <w:r w:rsidR="004C7F2F" w:rsidRPr="006409FA" w:rsidDel="00D52A00">
          <w:delText>es</w:delText>
        </w:r>
      </w:del>
      <w:r w:rsidR="004C7F2F" w:rsidRPr="006409FA">
        <w:t xml:space="preserve"> the microbiome compositions </w:t>
      </w:r>
      <w:r w:rsidR="00D5631C" w:rsidRPr="006409FA">
        <w:fldChar w:fldCharType="begin"/>
      </w:r>
      <w:r w:rsidR="00D5631C" w:rsidRPr="006409FA">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6409FA">
        <w:fldChar w:fldCharType="separate"/>
      </w:r>
      <w:r w:rsidR="00D5631C" w:rsidRPr="006409FA">
        <w:rPr>
          <w:noProof/>
        </w:rPr>
        <w:t>(Imai et al., 2021)</w:t>
      </w:r>
      <w:r w:rsidR="00D5631C" w:rsidRPr="006409FA">
        <w:fldChar w:fldCharType="end"/>
      </w:r>
      <w:r w:rsidR="00B2334F" w:rsidRPr="006409FA">
        <w:t xml:space="preserve">. </w:t>
      </w:r>
      <w:ins w:id="43" w:author="Liao, Chen/Sloan Kettering Institute" w:date="2022-09-03T21:45:00Z">
        <w:r w:rsidR="000272FC">
          <w:t>It is well established that b</w:t>
        </w:r>
      </w:ins>
      <w:del w:id="44" w:author="Liao, Chen/Sloan Kettering Institute" w:date="2022-09-03T21:45:00Z">
        <w:r w:rsidR="004C7F2F" w:rsidRPr="006409FA" w:rsidDel="000272FC">
          <w:delText>B</w:delText>
        </w:r>
      </w:del>
      <w:r w:rsidR="004C7F2F" w:rsidRPr="006409FA">
        <w:t>acteria</w:t>
      </w:r>
      <w:r w:rsidR="0015189C" w:rsidRPr="006409FA">
        <w:t xml:space="preserve"> </w:t>
      </w:r>
      <w:del w:id="45" w:author="Liao, Chen/Sloan Kettering Institute" w:date="2022-09-03T20:29:00Z">
        <w:r w:rsidR="0015189C" w:rsidRPr="006409FA" w:rsidDel="00267974">
          <w:delText xml:space="preserve">bacteria </w:delText>
        </w:r>
      </w:del>
      <w:del w:id="46" w:author="Liao, Chen/Sloan Kettering Institute" w:date="2022-09-03T21:46:00Z">
        <w:r w:rsidR="00904BA0" w:rsidRPr="006409FA" w:rsidDel="00F822BA">
          <w:delText>typical of</w:delText>
        </w:r>
      </w:del>
      <w:ins w:id="47" w:author="Liao, Chen/Sloan Kettering Institute" w:date="2022-09-03T21:46:00Z">
        <w:r w:rsidR="00F822BA">
          <w:t>inhabiting</w:t>
        </w:r>
      </w:ins>
      <w:r w:rsidR="00904BA0" w:rsidRPr="006409FA">
        <w:t xml:space="preserve"> the oral </w:t>
      </w:r>
      <w:del w:id="48" w:author="Liao, Chen/Sloan Kettering Institute" w:date="2022-09-03T21:46:00Z">
        <w:r w:rsidR="00904BA0" w:rsidRPr="006409FA" w:rsidDel="00F822BA">
          <w:delText xml:space="preserve">microbiome </w:delText>
        </w:r>
      </w:del>
      <w:ins w:id="49" w:author="Liao, Chen/Sloan Kettering Institute" w:date="2022-09-03T21:46:00Z">
        <w:r w:rsidR="00F822BA">
          <w:t>cavity</w:t>
        </w:r>
        <w:r w:rsidR="00F822BA" w:rsidRPr="006409FA">
          <w:t xml:space="preserve"> </w:t>
        </w:r>
      </w:ins>
      <w:r w:rsidR="004C7F2F" w:rsidRPr="006409FA">
        <w:t xml:space="preserve">can translocate </w:t>
      </w:r>
      <w:r w:rsidR="00842001" w:rsidRPr="006409FA">
        <w:t>to th</w:t>
      </w:r>
      <w:r w:rsidR="0015189C" w:rsidRPr="006409FA">
        <w:t xml:space="preserve">e </w:t>
      </w:r>
      <w:r w:rsidR="0098723F" w:rsidRPr="006409FA">
        <w:t>lower gastrointestinal tract</w:t>
      </w:r>
      <w:ins w:id="50" w:author="Liao, Chen/Sloan Kettering Institute" w:date="2022-09-05T21:09:00Z">
        <w:r w:rsidR="004511BB">
          <w:t xml:space="preserve"> </w:t>
        </w:r>
      </w:ins>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 </w:instrTex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EN.CITE.DATA </w:instrText>
      </w:r>
      <w:r w:rsidR="004511BB">
        <w:fldChar w:fldCharType="end"/>
      </w:r>
      <w:r w:rsidR="004511BB">
        <w:fldChar w:fldCharType="separate"/>
      </w:r>
      <w:r w:rsidR="004511BB">
        <w:rPr>
          <w:noProof/>
        </w:rPr>
        <w:t>(Atarashi et al., 2017; Kitamoto et al., 2020b; Li et al., 2019)</w:t>
      </w:r>
      <w:r w:rsidR="004511BB">
        <w:fldChar w:fldCharType="end"/>
      </w:r>
      <w:r w:rsidR="004C7F2F" w:rsidRPr="006409FA">
        <w:t>, and the finding of oral bacteria in feces</w:t>
      </w:r>
      <w:r w:rsidR="00842001" w:rsidRPr="006409FA">
        <w:t xml:space="preserve"> </w:t>
      </w:r>
      <w:r w:rsidR="00904BA0" w:rsidRPr="006409FA">
        <w:t>has</w:t>
      </w:r>
      <w:r w:rsidR="0015189C" w:rsidRPr="006409FA">
        <w:t xml:space="preserve"> been linked to </w:t>
      </w:r>
      <w:r w:rsidR="00904BA0" w:rsidRPr="006409FA">
        <w:t>intestinal</w:t>
      </w:r>
      <w:r w:rsidR="0015189C" w:rsidRPr="006409FA">
        <w:t xml:space="preserve"> </w:t>
      </w:r>
      <w:r w:rsidR="00D81770" w:rsidRPr="006409FA">
        <w:t>disorders</w:t>
      </w:r>
      <w:r w:rsidR="005A20F5" w:rsidRPr="006409FA">
        <w:t xml:space="preserve"> such as </w:t>
      </w:r>
      <w:r w:rsidR="0015189C" w:rsidRPr="006409FA">
        <w:t xml:space="preserve">inflammatory </w:t>
      </w:r>
      <w:r w:rsidR="0015189C" w:rsidRPr="006409FA">
        <w:lastRenderedPageBreak/>
        <w:t>bowel disease (IBD)</w:t>
      </w:r>
      <w:r w:rsidR="002D6FCE" w:rsidRPr="006409FA">
        <w:t xml:space="preserve"> </w:t>
      </w:r>
      <w:r w:rsidR="00AE0E0B" w:rsidRPr="006409FA">
        <w:fldChar w:fldCharType="begin"/>
      </w:r>
      <w:r w:rsidR="002D75C3" w:rsidRPr="006409FA">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6409FA">
        <w:fldChar w:fldCharType="separate"/>
      </w:r>
      <w:r w:rsidR="002D75C3" w:rsidRPr="006409FA">
        <w:rPr>
          <w:noProof/>
        </w:rPr>
        <w:t>(Read et al., 2021)</w:t>
      </w:r>
      <w:r w:rsidR="00AE0E0B" w:rsidRPr="006409FA">
        <w:fldChar w:fldCharType="end"/>
      </w:r>
      <w:r w:rsidR="00AE0E0B" w:rsidRPr="006409FA">
        <w:t xml:space="preserve"> </w:t>
      </w:r>
      <w:r w:rsidR="00016C9A" w:rsidRPr="006409FA">
        <w:t xml:space="preserve">and colorectal cancer </w:t>
      </w:r>
      <w:r w:rsidR="00727887" w:rsidRPr="006409FA">
        <w:t xml:space="preserve">(CRC) </w:t>
      </w:r>
      <w:r w:rsidR="00AE0E0B" w:rsidRPr="006409FA">
        <w:fldChar w:fldCharType="begin"/>
      </w:r>
      <w:r w:rsidR="002D75C3" w:rsidRPr="006409FA">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6409FA">
        <w:fldChar w:fldCharType="separate"/>
      </w:r>
      <w:r w:rsidR="002D75C3" w:rsidRPr="006409FA">
        <w:rPr>
          <w:noProof/>
        </w:rPr>
        <w:t>(Komiya et al., 2019)</w:t>
      </w:r>
      <w:r w:rsidR="00AE0E0B" w:rsidRPr="006409FA">
        <w:fldChar w:fldCharType="end"/>
      </w:r>
      <w:r w:rsidR="0015189C" w:rsidRPr="006409FA">
        <w:t xml:space="preserve">. </w:t>
      </w:r>
      <w:r w:rsidR="006A606D" w:rsidRPr="006409FA">
        <w:t xml:space="preserve">Compared to </w:t>
      </w:r>
      <w:r w:rsidR="002B094A" w:rsidRPr="006409FA">
        <w:t xml:space="preserve">the </w:t>
      </w:r>
      <w:r w:rsidR="006A606D" w:rsidRPr="006409FA">
        <w:t>hematogenous route (oral-blood axis)</w:t>
      </w:r>
      <w:r w:rsidR="00D234E8" w:rsidRPr="006409FA">
        <w:t xml:space="preserve"> </w:t>
      </w:r>
      <w:r w:rsidR="00D234E8" w:rsidRPr="006409FA">
        <w:fldChar w:fldCharType="begin"/>
      </w:r>
      <w:r w:rsidR="002D75C3" w:rsidRPr="006409FA">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6409FA">
        <w:fldChar w:fldCharType="separate"/>
      </w:r>
      <w:r w:rsidR="002D75C3" w:rsidRPr="006409FA">
        <w:rPr>
          <w:noProof/>
        </w:rPr>
        <w:t>(Abed et al., 2020)</w:t>
      </w:r>
      <w:r w:rsidR="00D234E8" w:rsidRPr="006409FA">
        <w:fldChar w:fldCharType="end"/>
      </w:r>
      <w:r w:rsidR="006A606D" w:rsidRPr="006409FA">
        <w:t xml:space="preserve">, </w:t>
      </w:r>
      <w:r w:rsidR="002B094A" w:rsidRPr="006409FA">
        <w:t>th</w:t>
      </w:r>
      <w:r w:rsidR="004C7F2F" w:rsidRPr="006409FA">
        <w:t>is</w:t>
      </w:r>
      <w:r w:rsidR="002B094A" w:rsidRPr="006409FA">
        <w:t xml:space="preserve"> </w:t>
      </w:r>
      <w:r w:rsidR="006A606D" w:rsidRPr="006409FA">
        <w:t xml:space="preserve">enteral </w:t>
      </w:r>
      <w:r w:rsidR="002B094A" w:rsidRPr="006409FA">
        <w:t xml:space="preserve">route </w:t>
      </w:r>
      <w:r w:rsidR="006A606D" w:rsidRPr="006409FA">
        <w:t xml:space="preserve">(oral-gut axis) </w:t>
      </w:r>
      <w:r w:rsidR="002B094A" w:rsidRPr="006409FA">
        <w:t xml:space="preserve">is a natural </w:t>
      </w:r>
      <w:r w:rsidR="00FD0D43" w:rsidRPr="006409FA">
        <w:t xml:space="preserve">path </w:t>
      </w:r>
      <w:r w:rsidR="006A606D" w:rsidRPr="006409FA">
        <w:fldChar w:fldCharType="begin"/>
      </w:r>
      <w:r w:rsidR="004511BB">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6409FA">
        <w:fldChar w:fldCharType="separate"/>
      </w:r>
      <w:r w:rsidR="004511BB">
        <w:rPr>
          <w:noProof/>
        </w:rPr>
        <w:t>(Jin et al., 2022; Kitamoto et al., 2020a)</w:t>
      </w:r>
      <w:r w:rsidR="006A606D" w:rsidRPr="006409FA">
        <w:fldChar w:fldCharType="end"/>
      </w:r>
      <w:r w:rsidR="002B094A" w:rsidRPr="006409FA">
        <w:t>.</w:t>
      </w:r>
      <w:r w:rsidR="000F2055" w:rsidRPr="006409FA">
        <w:t xml:space="preserve"> </w:t>
      </w:r>
      <w:r w:rsidR="00FD0D43" w:rsidRPr="006409FA">
        <w:t>A</w:t>
      </w:r>
      <w:r w:rsidR="009E124B" w:rsidRPr="006409FA">
        <w:t>n average person</w:t>
      </w:r>
      <w:r w:rsidR="00FD0D43" w:rsidRPr="006409FA">
        <w:t xml:space="preserve"> swallows</w:t>
      </w:r>
      <w:r w:rsidR="009E124B" w:rsidRPr="006409FA">
        <w:t xml:space="preserve"> ~10</w:t>
      </w:r>
      <w:r w:rsidR="009E124B" w:rsidRPr="006409FA">
        <w:rPr>
          <w:vertAlign w:val="superscript"/>
        </w:rPr>
        <w:t>11</w:t>
      </w:r>
      <w:r w:rsidR="009E124B" w:rsidRPr="006409FA">
        <w:t xml:space="preserve"> </w:t>
      </w:r>
      <w:r w:rsidR="00FD0D43" w:rsidRPr="006409FA">
        <w:t xml:space="preserve">of </w:t>
      </w:r>
      <w:r w:rsidR="0015189C" w:rsidRPr="006409FA">
        <w:t>oral</w:t>
      </w:r>
      <w:r w:rsidR="00A93732" w:rsidRPr="006409FA">
        <w:t xml:space="preserve"> </w:t>
      </w:r>
      <w:r w:rsidR="0015189C" w:rsidRPr="006409FA">
        <w:t>bacteria</w:t>
      </w:r>
      <w:r w:rsidR="009E124B" w:rsidRPr="006409FA">
        <w:t xml:space="preserve"> cells </w:t>
      </w:r>
      <w:r w:rsidR="00FD0D43" w:rsidRPr="006409FA">
        <w:t>per day</w:t>
      </w:r>
      <w:r w:rsidR="00657FEB" w:rsidRPr="006409FA">
        <w:t xml:space="preserve"> </w:t>
      </w:r>
      <w:r w:rsidR="009E124B" w:rsidRPr="006409FA">
        <w:fldChar w:fldCharType="begin"/>
      </w:r>
      <w:r w:rsidR="002D75C3" w:rsidRPr="006409FA">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6409FA">
        <w:fldChar w:fldCharType="separate"/>
      </w:r>
      <w:r w:rsidR="002D75C3" w:rsidRPr="006409FA">
        <w:rPr>
          <w:noProof/>
        </w:rPr>
        <w:t>(Segata et al., 2012)</w:t>
      </w:r>
      <w:r w:rsidR="009E124B" w:rsidRPr="006409FA">
        <w:fldChar w:fldCharType="end"/>
      </w:r>
      <w:r w:rsidR="009E124B" w:rsidRPr="006409FA">
        <w:t xml:space="preserve"> but </w:t>
      </w:r>
      <w:r w:rsidR="00E41804" w:rsidRPr="006409FA">
        <w:t>oral</w:t>
      </w:r>
      <w:r w:rsidR="00FD0D43" w:rsidRPr="006409FA">
        <w:t xml:space="preserve"> bacteria</w:t>
      </w:r>
      <w:r w:rsidR="00E41804" w:rsidRPr="006409FA">
        <w:t xml:space="preserve"> remain rare in</w:t>
      </w:r>
      <w:r w:rsidR="000F7259" w:rsidRPr="006409FA">
        <w:t xml:space="preserve"> the healthy gut. G</w:t>
      </w:r>
      <w:r w:rsidR="0015189C" w:rsidRPr="006409FA">
        <w:t>astric acids</w:t>
      </w:r>
      <w:r w:rsidR="007F2FA1" w:rsidRPr="006409FA">
        <w:t xml:space="preserve">, </w:t>
      </w:r>
      <w:r w:rsidR="0015189C" w:rsidRPr="006409FA">
        <w:t xml:space="preserve">alkaline </w:t>
      </w:r>
      <w:proofErr w:type="spellStart"/>
      <w:r w:rsidR="0015189C" w:rsidRPr="006409FA">
        <w:t>biles</w:t>
      </w:r>
      <w:proofErr w:type="spellEnd"/>
      <w:r w:rsidR="0015189C" w:rsidRPr="006409FA">
        <w:t xml:space="preserve"> </w:t>
      </w:r>
      <w:r w:rsidR="007F2FA1" w:rsidRPr="006409FA">
        <w:t xml:space="preserve">and antimicrobial peptides </w:t>
      </w:r>
      <w:r w:rsidR="0015189C" w:rsidRPr="006409FA">
        <w:t>kill many of th</w:t>
      </w:r>
      <w:r w:rsidR="007F2FA1" w:rsidRPr="006409FA">
        <w:t>o</w:t>
      </w:r>
      <w:r w:rsidR="0015189C" w:rsidRPr="006409FA">
        <w:t xml:space="preserve">se, and </w:t>
      </w:r>
      <w:r w:rsidR="003727ED" w:rsidRPr="006409FA">
        <w:t xml:space="preserve">the few </w:t>
      </w:r>
      <w:r w:rsidR="0015189C" w:rsidRPr="006409FA">
        <w:t xml:space="preserve">survivors </w:t>
      </w:r>
      <w:r w:rsidR="00325431" w:rsidRPr="006409FA">
        <w:t>must overcome</w:t>
      </w:r>
      <w:r w:rsidR="003727ED" w:rsidRPr="006409FA">
        <w:t xml:space="preserve"> the commensal microbiome’s ability to resist</w:t>
      </w:r>
      <w:r w:rsidR="0015189C" w:rsidRPr="006409FA">
        <w:t xml:space="preserve"> colonization </w:t>
      </w:r>
      <w:r w:rsidR="002E5A72" w:rsidRPr="006409FA">
        <w:fldChar w:fldCharType="begin"/>
      </w:r>
      <w:r w:rsidR="002D75C3" w:rsidRPr="006409FA">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6409FA">
        <w:fldChar w:fldCharType="separate"/>
      </w:r>
      <w:r w:rsidR="002D75C3" w:rsidRPr="006409FA">
        <w:rPr>
          <w:noProof/>
        </w:rPr>
        <w:t>(Jin</w:t>
      </w:r>
      <w:r w:rsidR="002D75C3" w:rsidRPr="006409FA">
        <w:rPr>
          <w:i/>
          <w:noProof/>
        </w:rPr>
        <w:t xml:space="preserve"> et al.</w:t>
      </w:r>
      <w:r w:rsidR="002D75C3" w:rsidRPr="006409FA">
        <w:rPr>
          <w:noProof/>
        </w:rPr>
        <w:t>, 2022)</w:t>
      </w:r>
      <w:r w:rsidR="002E5A72" w:rsidRPr="006409FA">
        <w:fldChar w:fldCharType="end"/>
      </w:r>
      <w:r w:rsidR="0015189C" w:rsidRPr="006409FA">
        <w:t xml:space="preserve">. </w:t>
      </w:r>
      <w:r w:rsidR="003727ED" w:rsidRPr="006409FA">
        <w:t>As a result</w:t>
      </w:r>
      <w:r w:rsidR="00E41804" w:rsidRPr="006409FA">
        <w:t>,</w:t>
      </w:r>
      <w:r w:rsidR="003727ED" w:rsidRPr="006409FA">
        <w:t xml:space="preserve"> </w:t>
      </w:r>
      <w:r w:rsidR="00E41804" w:rsidRPr="006409FA">
        <w:t xml:space="preserve">compositional sequencing data shows </w:t>
      </w:r>
      <w:r w:rsidR="00322193" w:rsidRPr="006409FA">
        <w:t>typically &lt;2%</w:t>
      </w:r>
      <w:r w:rsidR="00E538E9" w:rsidRPr="006409FA">
        <w:t xml:space="preserve"> of </w:t>
      </w:r>
      <w:r w:rsidR="00D433C5" w:rsidRPr="006409FA">
        <w:t xml:space="preserve">DNA from </w:t>
      </w:r>
      <w:r w:rsidR="0015189C" w:rsidRPr="006409FA">
        <w:t>oral bacteria</w:t>
      </w:r>
      <w:del w:id="51" w:author="Liao, Chen/Sloan Kettering Institute" w:date="2022-09-03T20:29:00Z">
        <w:r w:rsidR="007D4E4F" w:rsidRPr="006409FA" w:rsidDel="00267974">
          <w:delText>l</w:delText>
        </w:r>
      </w:del>
      <w:r w:rsidR="00E41804" w:rsidRPr="006409FA">
        <w:t xml:space="preserve"> in the feces of healthy people</w:t>
      </w:r>
      <w:r w:rsidR="0015189C" w:rsidRPr="006409FA">
        <w:t xml:space="preserve"> </w:t>
      </w:r>
      <w:r w:rsidR="00A3726E" w:rsidRPr="006409FA">
        <w:fldChar w:fldCharType="begin"/>
      </w:r>
      <w:r w:rsidR="002D75C3" w:rsidRPr="006409FA">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6409FA">
        <w:fldChar w:fldCharType="separate"/>
      </w:r>
      <w:r w:rsidR="002D75C3" w:rsidRPr="006409FA">
        <w:rPr>
          <w:noProof/>
        </w:rPr>
        <w:t>(Rashidi et al., 2021; Schmidt et al., 2019)</w:t>
      </w:r>
      <w:r w:rsidR="00A3726E" w:rsidRPr="006409FA">
        <w:fldChar w:fldCharType="end"/>
      </w:r>
      <w:r w:rsidR="00A3726E" w:rsidRPr="006409FA">
        <w:t>.</w:t>
      </w:r>
    </w:p>
    <w:p w14:paraId="3ED75CC3" w14:textId="457AA8B9" w:rsidR="00B438B9" w:rsidRPr="006409FA" w:rsidRDefault="00CF1B05" w:rsidP="0065781F">
      <w:pPr>
        <w:ind w:firstLine="720"/>
      </w:pPr>
      <w:r w:rsidRPr="006409FA">
        <w:t>A</w:t>
      </w:r>
      <w:r w:rsidR="00050EAF" w:rsidRPr="006409FA">
        <w:t>ntibiotics</w:t>
      </w:r>
      <w:r w:rsidR="0057344D" w:rsidRPr="006409FA">
        <w:t xml:space="preserve">, diet, aging, and gut inflammation </w:t>
      </w:r>
      <w:r w:rsidR="007C404E" w:rsidRPr="006409FA">
        <w:t>can</w:t>
      </w:r>
      <w:r w:rsidR="00C31562" w:rsidRPr="006409FA">
        <w:t xml:space="preserve"> </w:t>
      </w:r>
      <w:r w:rsidR="0057344D" w:rsidRPr="006409FA">
        <w:t xml:space="preserve">disrupt </w:t>
      </w:r>
      <w:r w:rsidRPr="006409FA">
        <w:t xml:space="preserve">the </w:t>
      </w:r>
      <w:r w:rsidR="00576378" w:rsidRPr="006409FA">
        <w:t>oral-gut barrier</w:t>
      </w:r>
      <w:r w:rsidR="0057344D" w:rsidRPr="006409FA">
        <w:t xml:space="preserve"> </w:t>
      </w:r>
      <w:r w:rsidR="00C31562" w:rsidRPr="006409FA">
        <w:t>and cause a</w:t>
      </w:r>
      <w:r w:rsidR="007C404E" w:rsidRPr="006409FA">
        <w:t xml:space="preserve"> relative enrichment</w:t>
      </w:r>
      <w:ins w:id="52" w:author="Liao, Chen/Sloan Kettering Institute" w:date="2022-09-03T20:33:00Z">
        <w:r w:rsidR="0047217F" w:rsidRPr="006409FA">
          <w:rPr>
            <w:rFonts w:eastAsia="SimSun"/>
          </w:rPr>
          <w:t xml:space="preserve"> of </w:t>
        </w:r>
      </w:ins>
      <w:del w:id="53" w:author="Liao, Chen/Sloan Kettering Institute" w:date="2022-09-03T20:33:00Z">
        <w:r w:rsidR="007C404E" w:rsidRPr="006409FA" w:rsidDel="0047217F">
          <w:delText xml:space="preserve"> </w:delText>
        </w:r>
      </w:del>
      <w:r w:rsidR="00C31562" w:rsidRPr="006409FA">
        <w:t xml:space="preserve">oral bacteria in the </w:t>
      </w:r>
      <w:r w:rsidR="007C404E" w:rsidRPr="006409FA">
        <w:t>feces</w:t>
      </w:r>
      <w:r w:rsidR="00C31562" w:rsidRPr="006409FA">
        <w:t xml:space="preserve"> </w:t>
      </w:r>
      <w:r w:rsidR="0057344D" w:rsidRPr="006409FA">
        <w:fldChar w:fldCharType="begin"/>
      </w:r>
      <w:r w:rsidR="004511BB">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6409FA">
        <w:fldChar w:fldCharType="separate"/>
      </w:r>
      <w:r w:rsidR="004511BB">
        <w:rPr>
          <w:noProof/>
        </w:rPr>
        <w:t>(Kitamoto</w:t>
      </w:r>
      <w:r w:rsidR="004511BB" w:rsidRPr="004511BB">
        <w:rPr>
          <w:i/>
          <w:noProof/>
        </w:rPr>
        <w:t xml:space="preserve"> et al.</w:t>
      </w:r>
      <w:r w:rsidR="004511BB">
        <w:rPr>
          <w:noProof/>
        </w:rPr>
        <w:t>, 2020a)</w:t>
      </w:r>
      <w:r w:rsidR="0057344D" w:rsidRPr="006409FA">
        <w:fldChar w:fldCharType="end"/>
      </w:r>
      <w:r w:rsidRPr="006409FA">
        <w:t xml:space="preserve">. </w:t>
      </w:r>
      <w:r w:rsidR="007C404E" w:rsidRPr="006409FA">
        <w:t>That enrichment</w:t>
      </w:r>
      <w:r w:rsidR="00C31562" w:rsidRPr="006409FA">
        <w:t xml:space="preserve"> has been</w:t>
      </w:r>
      <w:r w:rsidRPr="006409FA">
        <w:t xml:space="preserve"> </w:t>
      </w:r>
      <w:del w:id="54" w:author="Liao, Chen/Sloan Kettering Institute" w:date="2022-09-03T22:48:00Z">
        <w:r w:rsidR="007C404E" w:rsidRPr="006409FA" w:rsidDel="00F22C1F">
          <w:rPr>
            <w:rFonts w:hint="eastAsia"/>
          </w:rPr>
          <w:delText>linked to</w:delText>
        </w:r>
      </w:del>
      <w:ins w:id="55" w:author="Liao, Chen/Sloan Kettering Institute" w:date="2022-09-03T22:48:00Z">
        <w:r w:rsidR="00F22C1F">
          <w:rPr>
            <w:rFonts w:hint="eastAsia"/>
          </w:rPr>
          <w:t>observed</w:t>
        </w:r>
        <w:r w:rsidR="00F22C1F">
          <w:t xml:space="preserve"> in</w:t>
        </w:r>
      </w:ins>
      <w:ins w:id="56" w:author="Liao, Chen/Sloan Kettering Institute" w:date="2022-09-03T22:50:00Z">
        <w:r w:rsidR="00F22C1F">
          <w:t xml:space="preserve"> patients with</w:t>
        </w:r>
      </w:ins>
      <w:r w:rsidR="007C404E" w:rsidRPr="006409FA">
        <w:t xml:space="preserve"> </w:t>
      </w:r>
      <w:r w:rsidR="00734349" w:rsidRPr="006409FA">
        <w:t xml:space="preserve">a variety of </w:t>
      </w:r>
      <w:ins w:id="57" w:author="Liao, Chen/Sloan Kettering Institute" w:date="2022-09-03T22:50:00Z">
        <w:r w:rsidR="00F22C1F">
          <w:t>diseases, including</w:t>
        </w:r>
      </w:ins>
      <w:del w:id="58" w:author="Liao, Chen/Sloan Kettering Institute" w:date="2022-09-03T22:50:00Z">
        <w:r w:rsidR="00C973E3" w:rsidRPr="006409FA" w:rsidDel="00F22C1F">
          <w:rPr>
            <w:rFonts w:hint="eastAsia"/>
          </w:rPr>
          <w:delText xml:space="preserve">digestive </w:delText>
        </w:r>
      </w:del>
      <w:del w:id="59" w:author="Liao, Chen/Sloan Kettering Institute" w:date="2022-09-03T22:01:00Z">
        <w:r w:rsidR="00C973E3" w:rsidRPr="006409FA" w:rsidDel="00D26A90">
          <w:rPr>
            <w:rFonts w:hint="eastAsia"/>
          </w:rPr>
          <w:delText>diseases</w:delText>
        </w:r>
      </w:del>
      <w:del w:id="60" w:author="Liao, Chen/Sloan Kettering Institute" w:date="2022-09-03T22:50:00Z">
        <w:r w:rsidR="00C973E3" w:rsidRPr="006409FA" w:rsidDel="00F22C1F">
          <w:rPr>
            <w:rFonts w:hint="eastAsia"/>
          </w:rPr>
          <w:delText xml:space="preserve"> (</w:delText>
        </w:r>
        <w:r w:rsidR="00C973E3" w:rsidRPr="006409FA" w:rsidDel="00F22C1F">
          <w:delText>e.g.,</w:delText>
        </w:r>
      </w:del>
      <w:r w:rsidR="00C973E3" w:rsidRPr="006409FA">
        <w:t xml:space="preserve"> </w:t>
      </w:r>
      <w:r w:rsidR="00ED36B0" w:rsidRPr="006409FA">
        <w:t xml:space="preserve">Crohn’s disease </w:t>
      </w:r>
      <w:r w:rsidR="0084026C" w:rsidRPr="006409FA">
        <w:t xml:space="preserve">(CD) </w:t>
      </w:r>
      <w:r w:rsidR="00ED36B0" w:rsidRPr="006409FA">
        <w:fldChar w:fldCharType="begin"/>
      </w:r>
      <w:r w:rsidR="002D75C3" w:rsidRPr="006409FA">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6409FA">
        <w:fldChar w:fldCharType="separate"/>
      </w:r>
      <w:r w:rsidR="002D75C3" w:rsidRPr="006409FA">
        <w:rPr>
          <w:noProof/>
        </w:rPr>
        <w:t>(Gevers et al., 2014)</w:t>
      </w:r>
      <w:r w:rsidR="00ED36B0" w:rsidRPr="006409FA">
        <w:fldChar w:fldCharType="end"/>
      </w:r>
      <w:r w:rsidR="00ED36B0" w:rsidRPr="006409FA">
        <w:t>, ulcerative colitis</w:t>
      </w:r>
      <w:r w:rsidR="0084026C" w:rsidRPr="006409FA">
        <w:t xml:space="preserve"> (UC)</w:t>
      </w:r>
      <w:r w:rsidR="00ED36B0" w:rsidRPr="006409FA">
        <w:t xml:space="preserve"> </w:t>
      </w:r>
      <w:r w:rsidR="00A65073" w:rsidRPr="006409FA">
        <w:fldChar w:fldCharType="begin"/>
      </w:r>
      <w:r w:rsidR="002D75C3" w:rsidRPr="006409FA">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6409FA">
        <w:fldChar w:fldCharType="separate"/>
      </w:r>
      <w:r w:rsidR="002D75C3" w:rsidRPr="006409FA">
        <w:rPr>
          <w:noProof/>
        </w:rPr>
        <w:t>(Schirmer et al., 2018)</w:t>
      </w:r>
      <w:r w:rsidR="00A65073" w:rsidRPr="006409FA">
        <w:fldChar w:fldCharType="end"/>
      </w:r>
      <w:r w:rsidR="00727887" w:rsidRPr="006409FA">
        <w:t xml:space="preserve">, </w:t>
      </w:r>
      <w:r w:rsidR="00C973E3" w:rsidRPr="006409FA">
        <w:t>CRC</w:t>
      </w:r>
      <w:r w:rsidR="00ED36B0" w:rsidRPr="006409FA">
        <w:t xml:space="preserve"> </w:t>
      </w:r>
      <w:r w:rsidR="00ED36B0" w:rsidRPr="006409FA">
        <w:fldChar w:fldCharType="begin"/>
      </w:r>
      <w:r w:rsidR="00A55064" w:rsidRPr="006409FA">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6409FA">
        <w:fldChar w:fldCharType="separate"/>
      </w:r>
      <w:r w:rsidR="002D75C3" w:rsidRPr="006409FA">
        <w:rPr>
          <w:noProof/>
        </w:rPr>
        <w:t>(Kostic et al., 2013)</w:t>
      </w:r>
      <w:r w:rsidR="00ED36B0" w:rsidRPr="006409FA">
        <w:fldChar w:fldCharType="end"/>
      </w:r>
      <w:ins w:id="61" w:author="Liao, Chen/Sloan Kettering Institute" w:date="2022-09-03T22:50:00Z">
        <w:r w:rsidR="00F22C1F">
          <w:t xml:space="preserve"> and</w:t>
        </w:r>
      </w:ins>
      <w:del w:id="62" w:author="Liao, Chen/Sloan Kettering Institute" w:date="2022-09-03T22:50:00Z">
        <w:r w:rsidR="00C973E3" w:rsidRPr="006409FA" w:rsidDel="00F22C1F">
          <w:delText>,</w:delText>
        </w:r>
      </w:del>
      <w:r w:rsidR="00C973E3" w:rsidRPr="006409FA">
        <w:t xml:space="preserve"> </w:t>
      </w:r>
      <w:r w:rsidR="00727887" w:rsidRPr="006409FA">
        <w:t>liver cirrhosis</w:t>
      </w:r>
      <w:r w:rsidR="00ED36B0" w:rsidRPr="006409FA">
        <w:t xml:space="preserve"> </w:t>
      </w:r>
      <w:r w:rsidR="00ED36B0" w:rsidRPr="006409FA">
        <w:fldChar w:fldCharType="begin"/>
      </w:r>
      <w:r w:rsidR="002D75C3" w:rsidRPr="006409FA">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6409FA">
        <w:fldChar w:fldCharType="separate"/>
      </w:r>
      <w:r w:rsidR="002D75C3" w:rsidRPr="006409FA">
        <w:rPr>
          <w:noProof/>
        </w:rPr>
        <w:t>(Qin et al., 2014)</w:t>
      </w:r>
      <w:r w:rsidR="00ED36B0" w:rsidRPr="006409FA">
        <w:fldChar w:fldCharType="end"/>
      </w:r>
      <w:del w:id="63" w:author="Liao, Chen/Sloan Kettering Institute" w:date="2022-09-03T22:50:00Z">
        <w:r w:rsidR="00ED36B0" w:rsidRPr="006409FA" w:rsidDel="00F22C1F">
          <w:delText>)</w:delText>
        </w:r>
      </w:del>
      <w:r w:rsidR="00AC0A9D" w:rsidRPr="006409FA">
        <w:t>.</w:t>
      </w:r>
      <w:r w:rsidR="00761147" w:rsidRPr="006409FA">
        <w:t xml:space="preserve"> </w:t>
      </w:r>
      <w:r w:rsidR="00800282" w:rsidRPr="006409FA">
        <w:t xml:space="preserve">However, </w:t>
      </w:r>
      <w:r w:rsidR="00F9549E" w:rsidRPr="006409FA">
        <w:t>nearly all</w:t>
      </w:r>
      <w:r w:rsidR="00917C88" w:rsidRPr="006409FA">
        <w:t xml:space="preserve"> th</w:t>
      </w:r>
      <w:r w:rsidR="00C42FFA" w:rsidRPr="006409FA">
        <w:t>o</w:t>
      </w:r>
      <w:r w:rsidR="00917C88" w:rsidRPr="006409FA">
        <w:t>se association</w:t>
      </w:r>
      <w:ins w:id="64" w:author="Liao, Chen/Sloan Kettering Institute" w:date="2022-09-03T20:33:00Z">
        <w:r w:rsidR="0047217F" w:rsidRPr="006409FA">
          <w:t>s</w:t>
        </w:r>
      </w:ins>
      <w:r w:rsidR="00F9549E" w:rsidRPr="006409FA">
        <w:t xml:space="preserve"> </w:t>
      </w:r>
      <w:del w:id="65" w:author="Liao, Chen/Sloan Kettering Institute" w:date="2022-09-03T21:54:00Z">
        <w:r w:rsidR="00C31562" w:rsidRPr="006409FA" w:rsidDel="00D148D9">
          <w:rPr>
            <w:rFonts w:hint="eastAsia"/>
          </w:rPr>
          <w:delText>come from</w:delText>
        </w:r>
        <w:r w:rsidR="00735998" w:rsidRPr="006409FA" w:rsidDel="00D148D9">
          <w:rPr>
            <w:rFonts w:hint="eastAsia"/>
          </w:rPr>
          <w:delText xml:space="preserve"> </w:delText>
        </w:r>
      </w:del>
      <w:ins w:id="66" w:author="Liao, Chen/Sloan Kettering Institute" w:date="2022-09-03T21:54:00Z">
        <w:r w:rsidR="00D148D9">
          <w:rPr>
            <w:rFonts w:hint="eastAsia"/>
          </w:rPr>
          <w:t>w</w:t>
        </w:r>
        <w:r w:rsidR="00D148D9">
          <w:t xml:space="preserve">ere obtained from </w:t>
        </w:r>
      </w:ins>
      <w:r w:rsidR="00735998" w:rsidRPr="006409FA">
        <w:t xml:space="preserve">compositional sequencing data, which gives </w:t>
      </w:r>
      <w:r w:rsidR="00050EAF" w:rsidRPr="006409FA">
        <w:t>relative abundance</w:t>
      </w:r>
      <w:del w:id="67" w:author="Liao, Chen/Sloan Kettering Institute" w:date="2022-09-03T21:48:00Z">
        <w:r w:rsidR="00050EAF" w:rsidRPr="006409FA" w:rsidDel="000B0208">
          <w:delText>s</w:delText>
        </w:r>
      </w:del>
      <w:r w:rsidR="00735998" w:rsidRPr="006409FA">
        <w:t xml:space="preserve"> that—by itself—can</w:t>
      </w:r>
      <w:ins w:id="68" w:author="Liao, Chen/Sloan Kettering Institute" w:date="2022-09-03T21:51:00Z">
        <w:r w:rsidR="00F6069A">
          <w:t xml:space="preserve"> </w:t>
        </w:r>
        <w:r w:rsidR="00F6069A">
          <w:rPr>
            <w:rFonts w:hint="eastAsia"/>
          </w:rPr>
          <w:t>neither</w:t>
        </w:r>
      </w:ins>
      <w:del w:id="69" w:author="Liao, Chen/Sloan Kettering Institute" w:date="2022-09-03T21:51:00Z">
        <w:r w:rsidR="00735998" w:rsidRPr="006409FA" w:rsidDel="00F6069A">
          <w:delText>not</w:delText>
        </w:r>
      </w:del>
      <w:r w:rsidR="00735998" w:rsidRPr="006409FA">
        <w:t xml:space="preserve"> determine if</w:t>
      </w:r>
      <w:r w:rsidR="00C31562" w:rsidRPr="006409FA">
        <w:t xml:space="preserve"> </w:t>
      </w:r>
      <w:r w:rsidR="002A3A0D" w:rsidRPr="006409FA">
        <w:t xml:space="preserve">there was an </w:t>
      </w:r>
      <w:del w:id="70" w:author="Liao, Chen/Sloan Kettering Institute" w:date="2022-09-03T21:49:00Z">
        <w:r w:rsidR="002A3A0D" w:rsidRPr="006409FA" w:rsidDel="003224C6">
          <w:delText>expansion of</w:delText>
        </w:r>
        <w:r w:rsidR="00735998" w:rsidRPr="006409FA" w:rsidDel="003224C6">
          <w:delText xml:space="preserve"> </w:delText>
        </w:r>
        <w:r w:rsidR="00C31562" w:rsidRPr="006409FA" w:rsidDel="003224C6">
          <w:delText>oral bacteria</w:delText>
        </w:r>
      </w:del>
      <w:ins w:id="71" w:author="Liao, Chen/Sloan Kettering Institute" w:date="2022-09-03T21:49:00Z">
        <w:r w:rsidR="003224C6" w:rsidRPr="006409FA">
          <w:t>expansion of oral bacteria</w:t>
        </w:r>
      </w:ins>
      <w:r w:rsidR="00C31562" w:rsidRPr="006409FA">
        <w:t xml:space="preserve"> in </w:t>
      </w:r>
      <w:r w:rsidR="00735998" w:rsidRPr="006409FA">
        <w:t xml:space="preserve">absolute </w:t>
      </w:r>
      <w:del w:id="72" w:author="Liao, Chen/Sloan Kettering Institute" w:date="2022-09-03T20:34:00Z">
        <w:r w:rsidR="00735998" w:rsidRPr="006409FA" w:rsidDel="002074C0">
          <w:delText>numbers</w:delText>
        </w:r>
        <w:r w:rsidR="00312E9E" w:rsidRPr="006409FA" w:rsidDel="002074C0">
          <w:delText>, and</w:delText>
        </w:r>
      </w:del>
      <w:ins w:id="73" w:author="Liao, Chen/Sloan Kettering Institute" w:date="2022-09-03T20:34:00Z">
        <w:r w:rsidR="002074C0" w:rsidRPr="006409FA">
          <w:t xml:space="preserve">numbers </w:t>
        </w:r>
      </w:ins>
      <w:ins w:id="74" w:author="Liao, Chen/Sloan Kettering Institute" w:date="2022-09-03T21:52:00Z">
        <w:r w:rsidR="00F6069A">
          <w:t>nor</w:t>
        </w:r>
      </w:ins>
      <w:del w:id="75" w:author="Liao, Chen/Sloan Kettering Institute" w:date="2022-09-03T21:52:00Z">
        <w:r w:rsidR="00312E9E" w:rsidRPr="006409FA" w:rsidDel="00F6069A">
          <w:delText xml:space="preserve"> cannot</w:delText>
        </w:r>
      </w:del>
      <w:r w:rsidR="00312E9E" w:rsidRPr="006409FA">
        <w:t xml:space="preserve"> </w:t>
      </w:r>
      <w:del w:id="76" w:author="Liao, Chen/Sloan Kettering Institute" w:date="2022-09-03T20:34:00Z">
        <w:r w:rsidR="00312E9E" w:rsidRPr="006409FA" w:rsidDel="002074C0">
          <w:delText>revela</w:delText>
        </w:r>
      </w:del>
      <w:ins w:id="77" w:author="Liao, Chen/Sloan Kettering Institute" w:date="2022-09-03T20:34:00Z">
        <w:r w:rsidR="002074C0" w:rsidRPr="006409FA">
          <w:t>reveal</w:t>
        </w:r>
      </w:ins>
      <w:r w:rsidR="00312E9E" w:rsidRPr="006409FA">
        <w:t xml:space="preserve"> the true cause</w:t>
      </w:r>
      <w:ins w:id="78" w:author="Liao, Chen/Sloan Kettering Institute" w:date="2022-09-03T20:34:00Z">
        <w:r w:rsidR="002074C0" w:rsidRPr="006409FA">
          <w:t>s</w:t>
        </w:r>
      </w:ins>
      <w:r w:rsidR="00312E9E" w:rsidRPr="006409FA">
        <w:t xml:space="preserve"> of </w:t>
      </w:r>
      <w:ins w:id="79" w:author="Liao, Chen/Sloan Kettering Institute" w:date="2022-09-03T20:34:00Z">
        <w:r w:rsidR="00C968E3" w:rsidRPr="006409FA">
          <w:t>human</w:t>
        </w:r>
      </w:ins>
      <w:del w:id="80" w:author="Liao, Chen/Sloan Kettering Institute" w:date="2022-09-03T20:34:00Z">
        <w:r w:rsidR="00312E9E" w:rsidRPr="006409FA" w:rsidDel="00C968E3">
          <w:delText>the</w:delText>
        </w:r>
      </w:del>
      <w:r w:rsidR="00312E9E" w:rsidRPr="006409FA">
        <w:t xml:space="preserve"> disorder</w:t>
      </w:r>
      <w:ins w:id="81" w:author="Liao, Chen/Sloan Kettering Institute" w:date="2022-09-03T20:34:00Z">
        <w:r w:rsidR="00C968E3" w:rsidRPr="006409FA">
          <w:t>s</w:t>
        </w:r>
      </w:ins>
      <w:r w:rsidR="005E1470" w:rsidRPr="006409FA">
        <w:t xml:space="preserve">. </w:t>
      </w:r>
      <w:r w:rsidR="008D5609" w:rsidRPr="006409FA">
        <w:t xml:space="preserve">Simple mathematics </w:t>
      </w:r>
      <w:r w:rsidR="00312E9E" w:rsidRPr="006409FA">
        <w:t>leads to</w:t>
      </w:r>
      <w:r w:rsidR="00EB2F43" w:rsidRPr="006409FA">
        <w:t xml:space="preserve"> two</w:t>
      </w:r>
      <w:r w:rsidR="00F839BD" w:rsidRPr="006409FA">
        <w:t xml:space="preserve"> alternat</w:t>
      </w:r>
      <w:r w:rsidR="00873B0F" w:rsidRPr="006409FA">
        <w:t>e</w:t>
      </w:r>
      <w:r w:rsidR="00F839BD" w:rsidRPr="006409FA">
        <w:t xml:space="preserve"> </w:t>
      </w:r>
      <w:r w:rsidR="00EB2F43" w:rsidRPr="006409FA">
        <w:t xml:space="preserve">explanations </w:t>
      </w:r>
      <w:r w:rsidR="00F839BD" w:rsidRPr="006409FA">
        <w:t>(</w:t>
      </w:r>
      <w:r w:rsidR="00F839BD" w:rsidRPr="006409FA">
        <w:rPr>
          <w:highlight w:val="yellow"/>
        </w:rPr>
        <w:t>Fig. 1</w:t>
      </w:r>
      <w:r w:rsidR="00F839BD" w:rsidRPr="006409FA">
        <w:t>)</w:t>
      </w:r>
      <w:r w:rsidR="00A100E7" w:rsidRPr="006409FA">
        <w:t>:</w:t>
      </w:r>
      <w:r w:rsidR="00681FC6" w:rsidRPr="006409FA">
        <w:t xml:space="preserve"> </w:t>
      </w:r>
      <w:r w:rsidR="004B6435" w:rsidRPr="006409FA">
        <w:t>In t</w:t>
      </w:r>
      <w:r w:rsidR="005F26A7" w:rsidRPr="006409FA">
        <w:t xml:space="preserve">he </w:t>
      </w:r>
      <w:r w:rsidR="00312E9E" w:rsidRPr="006409FA">
        <w:rPr>
          <w:i/>
          <w:iCs/>
        </w:rPr>
        <w:t>driver</w:t>
      </w:r>
      <w:r w:rsidR="00312E9E" w:rsidRPr="006409FA">
        <w:t xml:space="preserve"> </w:t>
      </w:r>
      <w:r w:rsidR="004B6435" w:rsidRPr="006409FA">
        <w:t xml:space="preserve">hypothesis, the relative abundance </w:t>
      </w:r>
      <w:r w:rsidR="00377AD5" w:rsidRPr="006409FA">
        <w:t>informs</w:t>
      </w:r>
      <w:r w:rsidR="004B6435" w:rsidRPr="006409FA">
        <w:t xml:space="preserve"> absolute </w:t>
      </w:r>
      <w:r w:rsidR="00377AD5" w:rsidRPr="006409FA">
        <w:t>abundance,</w:t>
      </w:r>
      <w:r w:rsidR="004B6435" w:rsidRPr="006409FA">
        <w:t xml:space="preserve"> and the relative enrichment reflects </w:t>
      </w:r>
      <w:r w:rsidR="007C4EEC" w:rsidRPr="006409FA">
        <w:t>active expansion</w:t>
      </w:r>
      <w:r w:rsidR="00925E6D" w:rsidRPr="006409FA">
        <w:t xml:space="preserve"> </w:t>
      </w:r>
      <w:r w:rsidR="004B6435" w:rsidRPr="006409FA">
        <w:t xml:space="preserve">of oral bacterial population </w:t>
      </w:r>
      <w:r w:rsidR="00925E6D" w:rsidRPr="006409FA">
        <w:t>in the gut</w:t>
      </w:r>
      <w:ins w:id="82" w:author="Liao, Chen/Sloan Kettering Institute" w:date="2022-09-05T18:15:00Z">
        <w:r w:rsidR="0036336E">
          <w:t>. When the oral population reaches</w:t>
        </w:r>
      </w:ins>
      <w:r w:rsidR="00312E9E" w:rsidRPr="006409FA">
        <w:t xml:space="preserve"> </w:t>
      </w:r>
      <w:del w:id="83" w:author="Liao, Chen/Sloan Kettering Institute" w:date="2022-09-05T18:15:00Z">
        <w:r w:rsidR="00312E9E" w:rsidRPr="006409FA" w:rsidDel="0036336E">
          <w:delText>t</w:delText>
        </w:r>
      </w:del>
      <w:ins w:id="84" w:author="Liao, Chen/Sloan Kettering Institute" w:date="2022-09-03T22:04:00Z">
        <w:r w:rsidR="001A0FF3">
          <w:t>sufficient</w:t>
        </w:r>
      </w:ins>
      <w:ins w:id="85" w:author="Liao, Chen/Sloan Kettering Institute" w:date="2022-09-05T18:16:00Z">
        <w:r w:rsidR="0036336E">
          <w:t>ly</w:t>
        </w:r>
      </w:ins>
      <w:ins w:id="86" w:author="Liao, Chen/Sloan Kettering Institute" w:date="2022-09-03T22:05:00Z">
        <w:r w:rsidR="001A0FF3">
          <w:t xml:space="preserve"> high density</w:t>
        </w:r>
      </w:ins>
      <w:ins w:id="87" w:author="Liao, Chen/Sloan Kettering Institute" w:date="2022-09-05T18:16:00Z">
        <w:r w:rsidR="0036336E">
          <w:t>, they may</w:t>
        </w:r>
      </w:ins>
      <w:ins w:id="88" w:author="Liao, Chen/Sloan Kettering Institute" w:date="2022-09-03T22:05:00Z">
        <w:r w:rsidR="001A0FF3">
          <w:t xml:space="preserve"> </w:t>
        </w:r>
      </w:ins>
      <w:del w:id="89" w:author="Liao, Chen/Sloan Kettering Institute" w:date="2022-09-03T22:04:00Z">
        <w:r w:rsidR="00312E9E" w:rsidRPr="006409FA" w:rsidDel="001A0FF3">
          <w:delText xml:space="preserve">hat </w:delText>
        </w:r>
      </w:del>
      <w:del w:id="90" w:author="Liao, Chen/Sloan Kettering Institute" w:date="2022-09-03T22:05:00Z">
        <w:r w:rsidR="00312E9E" w:rsidRPr="006409FA" w:rsidDel="001A0FF3">
          <w:delText xml:space="preserve">then </w:delText>
        </w:r>
      </w:del>
      <w:r w:rsidR="00312E9E" w:rsidRPr="006409FA">
        <w:t>cause the disorder</w:t>
      </w:r>
      <w:ins w:id="91" w:author="Liao, Chen/Sloan Kettering Institute" w:date="2022-09-03T22:02:00Z">
        <w:r w:rsidR="00DD0E83">
          <w:t>s</w:t>
        </w:r>
      </w:ins>
      <w:r w:rsidR="00550D33" w:rsidRPr="006409FA">
        <w:t xml:space="preserve">. </w:t>
      </w:r>
      <w:r w:rsidR="00377AD5" w:rsidRPr="006409FA">
        <w:t>By contrast</w:t>
      </w:r>
      <w:del w:id="92" w:author="Liao, Chen/Sloan Kettering Institute" w:date="2022-09-03T21:59:00Z">
        <w:r w:rsidR="00377AD5" w:rsidRPr="006409FA" w:rsidDel="004158F8">
          <w:delText xml:space="preserve"> </w:delText>
        </w:r>
        <w:r w:rsidR="00E63EB2" w:rsidRPr="006409FA" w:rsidDel="004158F8">
          <w:delText xml:space="preserve">in </w:delText>
        </w:r>
        <w:r w:rsidR="005F26A7" w:rsidRPr="006409FA" w:rsidDel="004158F8">
          <w:delText xml:space="preserve">the </w:delText>
        </w:r>
        <w:r w:rsidR="005F26A7" w:rsidRPr="006409FA" w:rsidDel="004158F8">
          <w:rPr>
            <w:i/>
            <w:iCs/>
          </w:rPr>
          <w:delText>marker</w:delText>
        </w:r>
        <w:r w:rsidR="005F26A7" w:rsidRPr="006409FA" w:rsidDel="004158F8">
          <w:delText xml:space="preserve"> hypothesis</w:delText>
        </w:r>
      </w:del>
      <w:r w:rsidR="00E63EB2" w:rsidRPr="006409FA">
        <w:t>,</w:t>
      </w:r>
      <w:r w:rsidR="005F26A7" w:rsidRPr="006409FA">
        <w:t xml:space="preserve"> </w:t>
      </w:r>
      <w:r w:rsidR="00377AD5" w:rsidRPr="006409FA">
        <w:t xml:space="preserve">the relative enrichment is driven by </w:t>
      </w:r>
      <w:r w:rsidR="00390FCB" w:rsidRPr="006409FA">
        <w:t>loss</w:t>
      </w:r>
      <w:r w:rsidR="005F26A7" w:rsidRPr="006409FA">
        <w:t xml:space="preserve"> of gut commensal</w:t>
      </w:r>
      <w:r w:rsidR="000D6BDC" w:rsidRPr="006409FA">
        <w:t>s</w:t>
      </w:r>
      <w:ins w:id="93" w:author="Liao, Chen/Sloan Kettering Institute" w:date="2022-09-03T21:59:00Z">
        <w:r w:rsidR="004158F8">
          <w:t xml:space="preserve"> </w:t>
        </w:r>
        <w:r w:rsidR="004158F8" w:rsidRPr="006409FA">
          <w:t xml:space="preserve">in the </w:t>
        </w:r>
        <w:r w:rsidR="004158F8" w:rsidRPr="006409FA">
          <w:rPr>
            <w:i/>
            <w:iCs/>
          </w:rPr>
          <w:t>marker</w:t>
        </w:r>
        <w:r w:rsidR="004158F8" w:rsidRPr="006409FA">
          <w:t xml:space="preserve"> hypothesis</w:t>
        </w:r>
      </w:ins>
      <w:r w:rsidR="00312E9E" w:rsidRPr="006409FA">
        <w:t xml:space="preserve">, and it is this </w:t>
      </w:r>
      <w:ins w:id="94" w:author="Liao, Chen/Sloan Kettering Institute" w:date="2022-09-03T20:35:00Z">
        <w:r w:rsidR="00C968E3" w:rsidRPr="006409FA">
          <w:t xml:space="preserve">bacterial </w:t>
        </w:r>
      </w:ins>
      <w:r w:rsidR="00312E9E" w:rsidRPr="006409FA">
        <w:t>loss that causes the disorder</w:t>
      </w:r>
      <w:ins w:id="95" w:author="Liao, Chen/Sloan Kettering Institute" w:date="2022-09-03T22:06:00Z">
        <w:r w:rsidR="00BF317E">
          <w:t>s</w:t>
        </w:r>
      </w:ins>
      <w:r w:rsidR="005F26A7" w:rsidRPr="006409FA">
        <w:t xml:space="preserve">. </w:t>
      </w:r>
      <w:r w:rsidR="00322A32" w:rsidRPr="006409FA">
        <w:t>Determining which hypothesis is true has implications</w:t>
      </w:r>
      <w:r w:rsidR="0015189C" w:rsidRPr="006409FA">
        <w:t xml:space="preserve"> for </w:t>
      </w:r>
      <w:r w:rsidR="00322A32" w:rsidRPr="006409FA">
        <w:t xml:space="preserve">our understanding of </w:t>
      </w:r>
      <w:r w:rsidR="0015189C" w:rsidRPr="006409FA">
        <w:t>human health and pathologies</w:t>
      </w:r>
      <w:r w:rsidR="00F507F3" w:rsidRPr="006409FA">
        <w:t>.</w:t>
      </w:r>
      <w:r w:rsidR="00D57210" w:rsidRPr="006409FA">
        <w:t xml:space="preserve"> </w:t>
      </w:r>
    </w:p>
    <w:p w14:paraId="1D545D0F" w14:textId="36352DC0" w:rsidR="0015189C" w:rsidDel="00011CE1" w:rsidRDefault="00B438B9" w:rsidP="00D9364F">
      <w:pPr>
        <w:ind w:firstLine="720"/>
        <w:rPr>
          <w:del w:id="96" w:author="Liao, Chen/Sloan Kettering Institute" w:date="2022-09-03T22:18:00Z"/>
        </w:rPr>
      </w:pPr>
      <w:r w:rsidRPr="006409FA">
        <w:t>Here</w:t>
      </w:r>
      <w:r w:rsidR="00EF2E85" w:rsidRPr="006409FA">
        <w:t xml:space="preserve">, we </w:t>
      </w:r>
      <w:r w:rsidR="00322A32" w:rsidRPr="006409FA">
        <w:t>compare</w:t>
      </w:r>
      <w:r w:rsidRPr="006409FA">
        <w:t xml:space="preserve"> </w:t>
      </w:r>
      <w:r w:rsidR="0074521E" w:rsidRPr="006409FA">
        <w:t xml:space="preserve">the </w:t>
      </w:r>
      <w:r w:rsidR="00322A32" w:rsidRPr="006409FA">
        <w:rPr>
          <w:i/>
          <w:iCs/>
        </w:rPr>
        <w:t xml:space="preserve">driver </w:t>
      </w:r>
      <w:r w:rsidR="00322A32" w:rsidRPr="006409FA">
        <w:t>and</w:t>
      </w:r>
      <w:r w:rsidR="00322A32" w:rsidRPr="006409FA">
        <w:rPr>
          <w:i/>
          <w:iCs/>
        </w:rPr>
        <w:t xml:space="preserve"> marker</w:t>
      </w:r>
      <w:r w:rsidR="002922BC" w:rsidRPr="006409FA">
        <w:t xml:space="preserve"> </w:t>
      </w:r>
      <w:r w:rsidR="0074521E" w:rsidRPr="006409FA">
        <w:t>hypotheses</w:t>
      </w:r>
      <w:r w:rsidR="002922BC" w:rsidRPr="006409FA">
        <w:t xml:space="preserve"> by analyzing the dynamics of oral bacteria in feces </w:t>
      </w:r>
      <w:ins w:id="97" w:author="Liao, Chen/Sloan Kettering Institute" w:date="2022-09-03T20:35:00Z">
        <w:r w:rsidR="00C968E3" w:rsidRPr="006409FA">
          <w:t>of</w:t>
        </w:r>
      </w:ins>
      <w:del w:id="98" w:author="Liao, Chen/Sloan Kettering Institute" w:date="2022-09-03T20:35:00Z">
        <w:r w:rsidR="002922BC" w:rsidRPr="006409FA" w:rsidDel="00C968E3">
          <w:delText>in</w:delText>
        </w:r>
      </w:del>
      <w:r w:rsidR="002922BC" w:rsidRPr="006409FA">
        <w:t xml:space="preserve"> </w:t>
      </w:r>
      <w:r w:rsidR="00E916D7" w:rsidRPr="006409FA">
        <w:t xml:space="preserve">both </w:t>
      </w:r>
      <w:r w:rsidR="002922BC" w:rsidRPr="006409FA">
        <w:t>m</w:t>
      </w:r>
      <w:r w:rsidR="00E916D7" w:rsidRPr="006409FA">
        <w:t>ice</w:t>
      </w:r>
      <w:r w:rsidR="002922BC" w:rsidRPr="006409FA">
        <w:t xml:space="preserve"> and human</w:t>
      </w:r>
      <w:r w:rsidR="00E916D7" w:rsidRPr="006409FA">
        <w:t>s</w:t>
      </w:r>
      <w:r w:rsidR="002922BC" w:rsidRPr="006409FA">
        <w:t xml:space="preserve">. </w:t>
      </w:r>
      <w:del w:id="99" w:author="Liao, Chen/Sloan Kettering Institute" w:date="2022-09-03T22:09:00Z">
        <w:r w:rsidR="002922BC" w:rsidRPr="006409FA" w:rsidDel="00115C06">
          <w:delText>We</w:delText>
        </w:r>
        <w:r w:rsidR="00C138EF" w:rsidRPr="006409FA" w:rsidDel="00115C06">
          <w:delText xml:space="preserve"> </w:delText>
        </w:r>
      </w:del>
      <w:ins w:id="100" w:author="Liao, Chen/Sloan Kettering Institute" w:date="2022-09-03T22:09:00Z">
        <w:r w:rsidR="00115C06">
          <w:t xml:space="preserve">By </w:t>
        </w:r>
      </w:ins>
      <w:r w:rsidR="00C138EF" w:rsidRPr="006409FA">
        <w:t>quantify</w:t>
      </w:r>
      <w:ins w:id="101" w:author="Liao, Chen/Sloan Kettering Institute" w:date="2022-09-03T22:09:00Z">
        <w:r w:rsidR="00115C06">
          <w:t>ing</w:t>
        </w:r>
      </w:ins>
      <w:r w:rsidR="00C138EF" w:rsidRPr="006409FA">
        <w:t xml:space="preserve"> the</w:t>
      </w:r>
      <w:r w:rsidR="00B67423" w:rsidRPr="006409FA">
        <w:t xml:space="preserve"> absolute </w:t>
      </w:r>
      <w:r w:rsidR="00C138EF" w:rsidRPr="006409FA">
        <w:t>abundance</w:t>
      </w:r>
      <w:del w:id="102" w:author="Liao, Chen/Sloan Kettering Institute" w:date="2022-09-03T22:07:00Z">
        <w:r w:rsidR="00B30042" w:rsidRPr="006409FA" w:rsidDel="00115C06">
          <w:delText>s</w:delText>
        </w:r>
      </w:del>
      <w:r w:rsidR="002922BC" w:rsidRPr="006409FA">
        <w:t xml:space="preserve"> of oral bacteria</w:t>
      </w:r>
      <w:r w:rsidR="00C138EF" w:rsidRPr="006409FA">
        <w:t xml:space="preserve"> </w:t>
      </w:r>
      <w:r w:rsidR="00E916D7" w:rsidRPr="006409FA">
        <w:t>in feces after antibiotic treatment</w:t>
      </w:r>
      <w:ins w:id="103" w:author="Liao, Chen/Sloan Kettering Institute" w:date="2022-09-03T22:09:00Z">
        <w:r w:rsidR="00115C06">
          <w:t xml:space="preserve">, we </w:t>
        </w:r>
      </w:ins>
      <w:del w:id="104" w:author="Liao, Chen/Sloan Kettering Institute" w:date="2022-09-03T22:09:00Z">
        <w:r w:rsidR="00E916D7" w:rsidRPr="006409FA" w:rsidDel="00115C06">
          <w:delText xml:space="preserve"> </w:delText>
        </w:r>
        <w:r w:rsidR="002922BC" w:rsidRPr="006409FA" w:rsidDel="00115C06">
          <w:delText xml:space="preserve">to </w:delText>
        </w:r>
      </w:del>
      <w:r w:rsidR="002922BC" w:rsidRPr="006409FA">
        <w:t>show</w:t>
      </w:r>
      <w:ins w:id="105" w:author="Liao, Chen/Sloan Kettering Institute" w:date="2022-09-03T22:09:00Z">
        <w:r w:rsidR="00115C06">
          <w:t xml:space="preserve"> </w:t>
        </w:r>
      </w:ins>
      <w:del w:id="106" w:author="Liao, Chen/Sloan Kettering Institute" w:date="2022-09-03T22:09:00Z">
        <w:r w:rsidR="002922BC" w:rsidRPr="006409FA" w:rsidDel="00115C06">
          <w:delText xml:space="preserve">, unequivocally, </w:delText>
        </w:r>
      </w:del>
      <w:r w:rsidR="002922BC" w:rsidRPr="006409FA">
        <w:t xml:space="preserve">that their </w:t>
      </w:r>
      <w:r w:rsidR="00E916D7" w:rsidRPr="006409FA">
        <w:t xml:space="preserve">absolute </w:t>
      </w:r>
      <w:r w:rsidR="002922BC" w:rsidRPr="006409FA">
        <w:t xml:space="preserve">numbers do not </w:t>
      </w:r>
      <w:r w:rsidR="00E916D7" w:rsidRPr="006409FA">
        <w:t>increase when their relative numbers do</w:t>
      </w:r>
      <w:ins w:id="107" w:author="Liao, Chen/Sloan Kettering Institute" w:date="2022-09-03T22:09:00Z">
        <w:r w:rsidR="00115C06">
          <w:t xml:space="preserve">, </w:t>
        </w:r>
      </w:ins>
      <w:del w:id="108" w:author="Liao, Chen/Sloan Kettering Institute" w:date="2022-09-03T22:09:00Z">
        <w:r w:rsidR="00E916D7" w:rsidRPr="006409FA" w:rsidDel="00115C06">
          <w:delText xml:space="preserve">. Instead, </w:delText>
        </w:r>
        <w:r w:rsidR="002922BC" w:rsidRPr="006409FA" w:rsidDel="00115C06">
          <w:delText xml:space="preserve">the relative enrichment </w:delText>
        </w:r>
        <w:r w:rsidR="00E916D7" w:rsidRPr="006409FA" w:rsidDel="00115C06">
          <w:delText xml:space="preserve">of oral bacteria in feces </w:delText>
        </w:r>
        <w:r w:rsidR="002922BC" w:rsidRPr="006409FA" w:rsidDel="00115C06">
          <w:delText xml:space="preserve">is </w:delText>
        </w:r>
      </w:del>
      <w:r w:rsidR="002922BC" w:rsidRPr="006409FA">
        <w:t>due to</w:t>
      </w:r>
      <w:ins w:id="109" w:author="Liao, Chen/Sloan Kettering Institute" w:date="2022-09-03T22:10:00Z">
        <w:r w:rsidR="00115C06">
          <w:t xml:space="preserve"> </w:t>
        </w:r>
      </w:ins>
      <w:del w:id="110" w:author="Liao, Chen/Sloan Kettering Institute" w:date="2022-09-03T22:10:00Z">
        <w:r w:rsidR="002922BC" w:rsidRPr="006409FA" w:rsidDel="00115C06">
          <w:delText xml:space="preserve"> a </w:delText>
        </w:r>
      </w:del>
      <w:r w:rsidR="002922BC" w:rsidRPr="006409FA">
        <w:t>depleted gut bacterial population</w:t>
      </w:r>
      <w:ins w:id="111" w:author="Liao, Chen/Sloan Kettering Institute" w:date="2022-09-03T22:10:00Z">
        <w:r w:rsidR="00115C06">
          <w:t xml:space="preserve">s. Our findings </w:t>
        </w:r>
        <w:r w:rsidR="00115C06" w:rsidRPr="006409FA">
          <w:t>unequivocally</w:t>
        </w:r>
      </w:ins>
      <w:del w:id="112" w:author="Liao, Chen/Sloan Kettering Institute" w:date="2022-09-03T22:10:00Z">
        <w:r w:rsidR="00E916D7" w:rsidRPr="006409FA" w:rsidDel="00115C06">
          <w:delText>, which</w:delText>
        </w:r>
      </w:del>
      <w:r w:rsidR="00E916D7" w:rsidRPr="006409FA">
        <w:t xml:space="preserve"> proves</w:t>
      </w:r>
      <w:r w:rsidR="002922BC" w:rsidRPr="006409FA">
        <w:t xml:space="preserve"> that the </w:t>
      </w:r>
      <w:r w:rsidR="002922BC" w:rsidRPr="006409FA">
        <w:rPr>
          <w:i/>
          <w:iCs/>
        </w:rPr>
        <w:t>ma</w:t>
      </w:r>
      <w:ins w:id="113" w:author="Liao, Chen/Sloan Kettering Institute" w:date="2022-09-03T22:21:00Z">
        <w:r w:rsidR="00F81A3F">
          <w:rPr>
            <w:rFonts w:hint="eastAsia"/>
            <w:i/>
            <w:iCs/>
          </w:rPr>
          <w:t>r</w:t>
        </w:r>
      </w:ins>
      <w:r w:rsidR="002922BC" w:rsidRPr="006409FA">
        <w:rPr>
          <w:i/>
          <w:iCs/>
        </w:rPr>
        <w:t>ker</w:t>
      </w:r>
      <w:r w:rsidR="002922BC" w:rsidRPr="006409FA">
        <w:t xml:space="preserve">, not the </w:t>
      </w:r>
      <w:del w:id="114" w:author="Liao, Chen/Sloan Kettering Institute" w:date="2022-09-03T20:36:00Z">
        <w:r w:rsidR="002922BC" w:rsidRPr="006409FA" w:rsidDel="00C968E3">
          <w:rPr>
            <w:i/>
            <w:iCs/>
          </w:rPr>
          <w:delText>expansion</w:delText>
        </w:r>
      </w:del>
      <w:ins w:id="115" w:author="Liao, Chen/Sloan Kettering Institute" w:date="2022-09-03T20:36:00Z">
        <w:r w:rsidR="00C968E3" w:rsidRPr="006409FA">
          <w:rPr>
            <w:i/>
            <w:iCs/>
          </w:rPr>
          <w:t>driver</w:t>
        </w:r>
      </w:ins>
      <w:r w:rsidR="002922BC" w:rsidRPr="006409FA">
        <w:t xml:space="preserve">, hypothesis is </w:t>
      </w:r>
      <w:r w:rsidR="00E916D7" w:rsidRPr="006409FA">
        <w:t>true</w:t>
      </w:r>
      <w:r w:rsidR="00684BA2" w:rsidRPr="006409FA">
        <w:t>.</w:t>
      </w:r>
      <w:r w:rsidR="002922BC" w:rsidRPr="006409FA">
        <w:t xml:space="preserve"> </w:t>
      </w:r>
      <w:r w:rsidR="00E916D7" w:rsidRPr="006409FA">
        <w:t>Th</w:t>
      </w:r>
      <w:ins w:id="116" w:author="Liao, Chen/Sloan Kettering Institute" w:date="2022-09-03T22:10:00Z">
        <w:r w:rsidR="00D9364F">
          <w:t xml:space="preserve">e validated </w:t>
        </w:r>
        <w:r w:rsidR="00D9364F" w:rsidRPr="00D9364F">
          <w:rPr>
            <w:i/>
            <w:iCs/>
          </w:rPr>
          <w:t xml:space="preserve">marker </w:t>
        </w:r>
        <w:r w:rsidR="00D9364F">
          <w:t xml:space="preserve">hypothesis </w:t>
        </w:r>
      </w:ins>
      <w:del w:id="117" w:author="Liao, Chen/Sloan Kettering Institute" w:date="2022-09-03T22:10:00Z">
        <w:r w:rsidR="00E916D7" w:rsidRPr="006409FA" w:rsidDel="00D9364F">
          <w:delText>i</w:delText>
        </w:r>
      </w:del>
      <w:ins w:id="118" w:author="Liao, Chen/Sloan Kettering Institute" w:date="2022-09-03T22:11:00Z">
        <w:r w:rsidR="00D9364F">
          <w:t>further</w:t>
        </w:r>
      </w:ins>
      <w:del w:id="119" w:author="Liao, Chen/Sloan Kettering Institute" w:date="2022-09-03T22:11:00Z">
        <w:r w:rsidR="00E916D7" w:rsidRPr="006409FA" w:rsidDel="00D9364F">
          <w:delText>s</w:delText>
        </w:r>
      </w:del>
      <w:r w:rsidR="00E916D7" w:rsidRPr="006409FA">
        <w:t xml:space="preserve"> indicates that</w:t>
      </w:r>
      <w:r w:rsidR="00684BA2" w:rsidRPr="006409FA">
        <w:t xml:space="preserve"> </w:t>
      </w:r>
      <w:ins w:id="120" w:author="Liao, Chen/Sloan Kettering Institute" w:date="2022-09-03T22:11:00Z">
        <w:r w:rsidR="00D9364F">
          <w:t xml:space="preserve">the </w:t>
        </w:r>
      </w:ins>
      <w:r w:rsidR="00E916D7" w:rsidRPr="006409FA">
        <w:t>link</w:t>
      </w:r>
      <w:r w:rsidR="00684BA2" w:rsidRPr="006409FA">
        <w:t xml:space="preserve"> between the relative </w:t>
      </w:r>
      <w:r w:rsidR="00E916D7" w:rsidRPr="006409FA">
        <w:t>enrichment</w:t>
      </w:r>
      <w:r w:rsidR="00684BA2" w:rsidRPr="006409FA">
        <w:t xml:space="preserve"> of oral bacteria in feces and intestinal disorders</w:t>
      </w:r>
      <w:r w:rsidR="00E916D7" w:rsidRPr="006409FA">
        <w:t xml:space="preserve"> is </w:t>
      </w:r>
      <w:del w:id="121" w:author="Liao, Chen/Sloan Kettering Institute" w:date="2022-09-03T22:23:00Z">
        <w:r w:rsidR="00E916D7" w:rsidRPr="006409FA" w:rsidDel="00825F2C">
          <w:delText xml:space="preserve">driven </w:delText>
        </w:r>
      </w:del>
      <w:ins w:id="122" w:author="Liao, Chen/Sloan Kettering Institute" w:date="2022-09-03T22:23:00Z">
        <w:r w:rsidR="00825F2C">
          <w:t>mediated</w:t>
        </w:r>
        <w:r w:rsidR="00825F2C" w:rsidRPr="006409FA">
          <w:t xml:space="preserve"> </w:t>
        </w:r>
      </w:ins>
      <w:r w:rsidR="00E916D7" w:rsidRPr="006409FA">
        <w:t>by the loss of gut commensals and their associated functions</w:t>
      </w:r>
      <w:ins w:id="123" w:author="Liao, Chen/Sloan Kettering Institute" w:date="2022-09-03T22:15:00Z">
        <w:r w:rsidR="00D9364F">
          <w:t xml:space="preserve">. </w:t>
        </w:r>
      </w:ins>
      <w:ins w:id="124" w:author="Liao, Chen/Sloan Kettering Institute" w:date="2022-09-03T22:18:00Z">
        <w:r w:rsidR="00D9364F">
          <w:t xml:space="preserve"> </w:t>
        </w:r>
      </w:ins>
      <w:ins w:id="125" w:author="Liao, Chen/Sloan Kettering Institute" w:date="2022-09-03T22:16:00Z">
        <w:r w:rsidR="00D9364F" w:rsidRPr="00AC26F8">
          <w:t xml:space="preserve">Recognizing that the </w:t>
        </w:r>
      </w:ins>
      <w:ins w:id="126" w:author="Liao, Chen/Sloan Kettering Institute" w:date="2022-09-03T22:23:00Z">
        <w:r w:rsidR="00825F2C">
          <w:t>increased relative</w:t>
        </w:r>
      </w:ins>
      <w:ins w:id="127" w:author="Liao, Chen/Sloan Kettering Institute" w:date="2022-09-03T22:24:00Z">
        <w:r w:rsidR="00825F2C">
          <w:t xml:space="preserve"> abundance </w:t>
        </w:r>
      </w:ins>
      <w:ins w:id="128" w:author="Liao, Chen/Sloan Kettering Institute" w:date="2022-09-03T22:16:00Z">
        <w:r w:rsidR="00D9364F" w:rsidRPr="00AC26F8">
          <w:t xml:space="preserve">of oral bacteria </w:t>
        </w:r>
      </w:ins>
      <w:ins w:id="129" w:author="Liao, Chen/Sloan Kettering Institute" w:date="2022-09-03T22:24:00Z">
        <w:r w:rsidR="00825F2C">
          <w:t xml:space="preserve">in the gut </w:t>
        </w:r>
      </w:ins>
      <w:ins w:id="130" w:author="Liao, Chen/Sloan Kettering Institute" w:date="2022-09-03T22:16:00Z">
        <w:r w:rsidR="00D9364F" w:rsidRPr="00AC26F8">
          <w:t>does not reflect an ectopic bloom</w:t>
        </w:r>
      </w:ins>
      <w:ins w:id="131" w:author="Liao, Chen/Sloan Kettering Institute" w:date="2022-09-03T22:17:00Z">
        <w:r w:rsidR="00D9364F">
          <w:t xml:space="preserve"> </w:t>
        </w:r>
      </w:ins>
      <w:ins w:id="132" w:author="Liao, Chen/Sloan Kettering Institute" w:date="2022-09-03T22:18:00Z">
        <w:r w:rsidR="00D9364F">
          <w:t xml:space="preserve">will </w:t>
        </w:r>
      </w:ins>
      <w:ins w:id="133" w:author="Liao, Chen/Sloan Kettering Institute" w:date="2022-09-03T22:16:00Z">
        <w:r w:rsidR="00D9364F" w:rsidRPr="00AC26F8">
          <w:t>critically inform the interpretation of microbiome compositional data and</w:t>
        </w:r>
      </w:ins>
      <w:ins w:id="134" w:author="Liao, Chen/Sloan Kettering Institute" w:date="2022-09-03T22:18:00Z">
        <w:r w:rsidR="00D9364F">
          <w:t xml:space="preserve"> future microbiome-based</w:t>
        </w:r>
      </w:ins>
      <w:ins w:id="135" w:author="Liao, Chen/Sloan Kettering Institute" w:date="2022-09-03T22:16:00Z">
        <w:r w:rsidR="00D9364F" w:rsidRPr="00AC26F8">
          <w:t xml:space="preserve"> interventions to </w:t>
        </w:r>
      </w:ins>
      <w:ins w:id="136" w:author="Liao, Chen/Sloan Kettering Institute" w:date="2022-09-03T22:24:00Z">
        <w:r w:rsidR="00825F2C">
          <w:t>treat</w:t>
        </w:r>
      </w:ins>
      <w:ins w:id="137" w:author="Liao, Chen/Sloan Kettering Institute" w:date="2022-09-03T22:25:00Z">
        <w:r w:rsidR="00825F2C">
          <w:t xml:space="preserve"> int</w:t>
        </w:r>
      </w:ins>
      <w:ins w:id="138" w:author="Liao, Chen/Sloan Kettering Institute" w:date="2022-09-04T11:55:00Z">
        <w:r w:rsidR="001478F3">
          <w:rPr>
            <w:rFonts w:hint="eastAsia"/>
          </w:rPr>
          <w:t>est</w:t>
        </w:r>
      </w:ins>
      <w:ins w:id="139" w:author="Liao, Chen/Sloan Kettering Institute" w:date="2022-09-03T22:25:00Z">
        <w:r w:rsidR="00825F2C">
          <w:t>inal di</w:t>
        </w:r>
      </w:ins>
      <w:ins w:id="140" w:author="Liao, Chen/Sloan Kettering Institute" w:date="2022-09-03T22:37:00Z">
        <w:r w:rsidR="00825F2C">
          <w:rPr>
            <w:rFonts w:hint="eastAsia"/>
          </w:rPr>
          <w:t>sorders</w:t>
        </w:r>
      </w:ins>
      <w:ins w:id="141" w:author="Liao, Chen/Sloan Kettering Institute" w:date="2022-09-03T22:16:00Z">
        <w:r w:rsidR="00D9364F" w:rsidRPr="00AC26F8">
          <w:t>.</w:t>
        </w:r>
      </w:ins>
      <w:del w:id="142" w:author="Liao, Chen/Sloan Kettering Institute" w:date="2022-09-03T22:18:00Z">
        <w:r w:rsidR="00E916D7" w:rsidRPr="006409FA" w:rsidDel="00D9364F">
          <w:delText>, a finding with implications for future microbiome</w:delText>
        </w:r>
        <w:r w:rsidR="00F606F6" w:rsidRPr="006409FA" w:rsidDel="00D9364F">
          <w:delText>-based</w:delText>
        </w:r>
        <w:r w:rsidR="00E916D7" w:rsidRPr="006409FA" w:rsidDel="00D9364F">
          <w:delText xml:space="preserve"> treatments.</w:delText>
        </w:r>
      </w:del>
    </w:p>
    <w:p w14:paraId="5F11C47C" w14:textId="77777777" w:rsidR="00011CE1" w:rsidRPr="006409FA" w:rsidRDefault="00011CE1" w:rsidP="00D9364F">
      <w:pPr>
        <w:ind w:firstLine="720"/>
        <w:rPr>
          <w:ins w:id="143" w:author="Liao, Chen/Sloan Kettering Institute" w:date="2022-09-03T22:18:00Z"/>
        </w:rPr>
      </w:pPr>
    </w:p>
    <w:p w14:paraId="59EDCAB7" w14:textId="0336461F" w:rsidR="00E51A56" w:rsidRPr="006409FA" w:rsidRDefault="00E51A56" w:rsidP="00D9364F">
      <w:pPr>
        <w:ind w:firstLine="720"/>
      </w:pPr>
    </w:p>
    <w:p w14:paraId="542CBFD8" w14:textId="3481D25E" w:rsidR="00E51A56" w:rsidRPr="006409FA" w:rsidRDefault="00F76C4A" w:rsidP="000A48DA">
      <w:pPr>
        <w:jc w:val="center"/>
      </w:pPr>
      <w:ins w:id="144" w:author="Liao, Chen/Sloan Kettering Institute" w:date="2022-09-04T09:48:00Z">
        <w:r>
          <w:rPr>
            <w:noProof/>
          </w:rPr>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075538" cy="2627453"/>
                      </a:xfrm>
                      <a:prstGeom prst="rect">
                        <a:avLst/>
                      </a:prstGeom>
                    </pic:spPr>
                  </pic:pic>
                </a:graphicData>
              </a:graphic>
            </wp:inline>
          </w:drawing>
        </w:r>
      </w:ins>
    </w:p>
    <w:p w14:paraId="44A42125" w14:textId="1B2B0434" w:rsidR="005706CF" w:rsidRPr="006409FA" w:rsidRDefault="005706CF" w:rsidP="000A48DA">
      <w:r w:rsidRPr="006409FA">
        <w:rPr>
          <w:b/>
          <w:bCs/>
        </w:rPr>
        <w:lastRenderedPageBreak/>
        <w:t>Fig. 1|</w:t>
      </w:r>
      <w:r w:rsidR="00684BA2" w:rsidRPr="006409FA">
        <w:rPr>
          <w:b/>
          <w:bCs/>
        </w:rPr>
        <w:t xml:space="preserve"> Th</w:t>
      </w:r>
      <w:r w:rsidR="00E25F13" w:rsidRPr="006409FA">
        <w:rPr>
          <w:b/>
          <w:bCs/>
        </w:rPr>
        <w:t>e</w:t>
      </w:r>
      <w:r w:rsidRPr="006409FA">
        <w:rPr>
          <w:b/>
          <w:bCs/>
        </w:rPr>
        <w:t xml:space="preserve"> </w:t>
      </w:r>
      <w:del w:id="145" w:author="Liao, Chen/Sloan Kettering Institute" w:date="2022-09-03T20:40:00Z">
        <w:r w:rsidRPr="006409FA" w:rsidDel="00C968E3">
          <w:rPr>
            <w:b/>
            <w:bCs/>
            <w:i/>
            <w:iCs/>
          </w:rPr>
          <w:delText>Expansion</w:delText>
        </w:r>
        <w:r w:rsidRPr="006409FA" w:rsidDel="00C968E3">
          <w:rPr>
            <w:b/>
            <w:bCs/>
          </w:rPr>
          <w:delText xml:space="preserve"> </w:delText>
        </w:r>
      </w:del>
      <w:ins w:id="146" w:author="Liao, Chen/Sloan Kettering Institute" w:date="2022-09-03T20:40:00Z">
        <w:r w:rsidR="00B9449E" w:rsidRPr="006409FA">
          <w:rPr>
            <w:b/>
            <w:bCs/>
            <w:i/>
            <w:iCs/>
          </w:rPr>
          <w:t>d</w:t>
        </w:r>
        <w:r w:rsidR="00C968E3" w:rsidRPr="006409FA">
          <w:rPr>
            <w:b/>
            <w:bCs/>
            <w:i/>
            <w:iCs/>
          </w:rPr>
          <w:t>river</w:t>
        </w:r>
        <w:r w:rsidR="00C968E3" w:rsidRPr="006409FA">
          <w:rPr>
            <w:b/>
            <w:bCs/>
          </w:rPr>
          <w:t xml:space="preserve"> </w:t>
        </w:r>
      </w:ins>
      <w:r w:rsidR="00684BA2" w:rsidRPr="006409FA">
        <w:rPr>
          <w:b/>
          <w:bCs/>
        </w:rPr>
        <w:t xml:space="preserve">and </w:t>
      </w:r>
      <w:r w:rsidRPr="006409FA">
        <w:rPr>
          <w:b/>
          <w:bCs/>
          <w:i/>
          <w:iCs/>
        </w:rPr>
        <w:t>marker</w:t>
      </w:r>
      <w:r w:rsidRPr="006409FA">
        <w:rPr>
          <w:b/>
          <w:bCs/>
        </w:rPr>
        <w:t xml:space="preserve"> hypotheses </w:t>
      </w:r>
      <w:r w:rsidR="00684BA2" w:rsidRPr="006409FA">
        <w:rPr>
          <w:b/>
          <w:bCs/>
        </w:rPr>
        <w:t xml:space="preserve">provide alternative </w:t>
      </w:r>
      <w:del w:id="147" w:author="Liao, Chen/Sloan Kettering Institute" w:date="2022-09-05T18:18:00Z">
        <w:r w:rsidR="00684BA2" w:rsidRPr="006409FA" w:rsidDel="0065309A">
          <w:rPr>
            <w:b/>
            <w:bCs/>
          </w:rPr>
          <w:delText xml:space="preserve">mechanisms to </w:delText>
        </w:r>
      </w:del>
      <w:del w:id="148" w:author="Liao, Chen/Sloan Kettering Institute" w:date="2022-09-05T18:19:00Z">
        <w:r w:rsidR="00684BA2" w:rsidRPr="006409FA" w:rsidDel="001755C0">
          <w:rPr>
            <w:b/>
            <w:bCs/>
          </w:rPr>
          <w:delText>explain</w:delText>
        </w:r>
      </w:del>
      <w:ins w:id="149" w:author="Liao, Chen/Sloan Kettering Institute" w:date="2022-09-05T18:19:00Z">
        <w:r w:rsidR="001755C0" w:rsidRPr="006409FA">
          <w:rPr>
            <w:b/>
            <w:bCs/>
          </w:rPr>
          <w:t>explana</w:t>
        </w:r>
        <w:r w:rsidR="001755C0">
          <w:rPr>
            <w:b/>
            <w:bCs/>
          </w:rPr>
          <w:t>tions</w:t>
        </w:r>
      </w:ins>
      <w:ins w:id="150" w:author="Liao, Chen/Sloan Kettering Institute" w:date="2022-09-05T18:18:00Z">
        <w:r w:rsidR="0065309A">
          <w:rPr>
            <w:b/>
            <w:bCs/>
          </w:rPr>
          <w:t xml:space="preserve"> to</w:t>
        </w:r>
      </w:ins>
      <w:r w:rsidR="0064264E" w:rsidRPr="006409FA">
        <w:rPr>
          <w:b/>
          <w:bCs/>
        </w:rPr>
        <w:t xml:space="preserve"> the</w:t>
      </w:r>
      <w:r w:rsidRPr="006409FA">
        <w:rPr>
          <w:b/>
          <w:bCs/>
        </w:rPr>
        <w:t xml:space="preserve"> </w:t>
      </w:r>
      <w:r w:rsidR="00684BA2" w:rsidRPr="006409FA">
        <w:rPr>
          <w:b/>
          <w:bCs/>
        </w:rPr>
        <w:t>association between</w:t>
      </w:r>
      <w:r w:rsidR="0064264E" w:rsidRPr="006409FA">
        <w:rPr>
          <w:b/>
          <w:bCs/>
        </w:rPr>
        <w:t xml:space="preserve"> </w:t>
      </w:r>
      <w:del w:id="151" w:author="Liao, Chen/Sloan Kettering Institute" w:date="2022-09-05T18:18:00Z">
        <w:r w:rsidR="0064264E" w:rsidRPr="006409FA" w:rsidDel="0065309A">
          <w:rPr>
            <w:b/>
            <w:bCs/>
          </w:rPr>
          <w:delText xml:space="preserve">the </w:delText>
        </w:r>
      </w:del>
      <w:del w:id="152" w:author="Liao, Chen/Sloan Kettering Institute" w:date="2022-09-05T18:19:00Z">
        <w:r w:rsidR="0064264E" w:rsidRPr="006409FA" w:rsidDel="0065309A">
          <w:rPr>
            <w:b/>
            <w:bCs/>
          </w:rPr>
          <w:delText xml:space="preserve">enrichment of </w:delText>
        </w:r>
      </w:del>
      <w:r w:rsidRPr="006409FA">
        <w:rPr>
          <w:b/>
          <w:bCs/>
        </w:rPr>
        <w:t>oral bacteria</w:t>
      </w:r>
      <w:ins w:id="153" w:author="Liao, Chen/Sloan Kettering Institute" w:date="2022-09-05T18:19:00Z">
        <w:r w:rsidR="0065309A">
          <w:rPr>
            <w:b/>
            <w:bCs/>
          </w:rPr>
          <w:t>l enrichment</w:t>
        </w:r>
      </w:ins>
      <w:r w:rsidRPr="006409FA">
        <w:rPr>
          <w:b/>
          <w:bCs/>
        </w:rPr>
        <w:t xml:space="preserve"> in </w:t>
      </w:r>
      <w:r w:rsidR="00684BA2" w:rsidRPr="006409FA">
        <w:rPr>
          <w:b/>
          <w:bCs/>
        </w:rPr>
        <w:t>feces and intestinal disorders</w:t>
      </w:r>
      <w:r w:rsidRPr="006409FA">
        <w:rPr>
          <w:b/>
          <w:bCs/>
        </w:rPr>
        <w:t>.</w:t>
      </w:r>
      <w:r w:rsidRPr="006409FA">
        <w:t xml:space="preserve"> </w:t>
      </w:r>
      <w:r w:rsidR="00365EE5" w:rsidRPr="006409FA">
        <w:t>O</w:t>
      </w:r>
      <w:r w:rsidRPr="006409FA">
        <w:t xml:space="preserve">ral bacteria </w:t>
      </w:r>
      <w:r w:rsidR="00365EE5" w:rsidRPr="006409FA">
        <w:t>flow</w:t>
      </w:r>
      <w:r w:rsidRPr="006409FA">
        <w:t xml:space="preserve"> from the oral cavity</w:t>
      </w:r>
      <w:r w:rsidR="00365EE5" w:rsidRPr="006409FA">
        <w:t xml:space="preserve"> to the gut where they encounter resistance to colonization by the </w:t>
      </w:r>
      <w:r w:rsidRPr="006409FA">
        <w:t xml:space="preserve">gut </w:t>
      </w:r>
      <w:r w:rsidR="00365EE5" w:rsidRPr="006409FA">
        <w:t>commensals</w:t>
      </w:r>
      <w:r w:rsidRPr="006409FA">
        <w:t xml:space="preserve">. </w:t>
      </w:r>
      <w:r w:rsidR="00365EE5" w:rsidRPr="006409FA">
        <w:t>The relative abundance</w:t>
      </w:r>
      <w:del w:id="154" w:author="Liao, Chen/Sloan Kettering Institute" w:date="2022-09-03T22:58:00Z">
        <w:r w:rsidR="00365EE5" w:rsidRPr="006409FA" w:rsidDel="00F6779E">
          <w:delText>s</w:delText>
        </w:r>
      </w:del>
      <w:r w:rsidR="00365EE5" w:rsidRPr="006409FA">
        <w:t xml:space="preserve"> of oral bacteria in feces can increase </w:t>
      </w:r>
      <w:ins w:id="155" w:author="Liao, Chen/Sloan Kettering Institute" w:date="2022-09-03T22:56:00Z">
        <w:r w:rsidR="00F6779E">
          <w:rPr>
            <w:rFonts w:hint="eastAsia"/>
          </w:rPr>
          <w:t>in</w:t>
        </w:r>
        <w:r w:rsidR="00F6779E">
          <w:t xml:space="preserve"> </w:t>
        </w:r>
      </w:ins>
      <w:ins w:id="156" w:author="Liao, Chen/Sloan Kettering Institute" w:date="2022-09-03T22:58:00Z">
        <w:r w:rsidR="00F6779E">
          <w:t>patients</w:t>
        </w:r>
      </w:ins>
      <w:ins w:id="157" w:author="Liao, Chen/Sloan Kettering Institute" w:date="2022-09-03T22:56:00Z">
        <w:r w:rsidR="00F6779E">
          <w:t xml:space="preserve"> with i</w:t>
        </w:r>
      </w:ins>
      <w:ins w:id="158" w:author="Liao, Chen/Sloan Kettering Institute" w:date="2022-09-03T22:57:00Z">
        <w:r w:rsidR="00F6779E">
          <w:t xml:space="preserve">ntestinal disorders or </w:t>
        </w:r>
      </w:ins>
      <w:r w:rsidR="00365EE5" w:rsidRPr="006409FA">
        <w:rPr>
          <w:rFonts w:hint="eastAsia"/>
        </w:rPr>
        <w:t>a</w:t>
      </w:r>
      <w:r w:rsidR="00365EE5" w:rsidRPr="006409FA">
        <w:t>fter treatment with certain a</w:t>
      </w:r>
      <w:r w:rsidRPr="006409FA">
        <w:t>ntibiotics</w:t>
      </w:r>
      <w:del w:id="159" w:author="Liao, Chen/Sloan Kettering Institute" w:date="2022-09-03T22:58:00Z">
        <w:r w:rsidR="00365EE5" w:rsidRPr="006409FA" w:rsidDel="00F6779E">
          <w:delText xml:space="preserve"> or with intestinal disorders</w:delText>
        </w:r>
      </w:del>
      <w:r w:rsidR="00365EE5" w:rsidRPr="006409FA">
        <w:t>. Simple mathematics shows that this enrichment has</w:t>
      </w:r>
      <w:r w:rsidRPr="006409FA">
        <w:t xml:space="preserve"> two </w:t>
      </w:r>
      <w:r w:rsidR="00365EE5" w:rsidRPr="006409FA">
        <w:t xml:space="preserve">possible </w:t>
      </w:r>
      <w:r w:rsidRPr="006409FA">
        <w:t>mechanisms</w:t>
      </w:r>
      <w:r w:rsidR="00365EE5" w:rsidRPr="006409FA">
        <w:t>:</w:t>
      </w:r>
      <w:r w:rsidRPr="006409FA">
        <w:t xml:space="preserve"> </w:t>
      </w:r>
      <w:r w:rsidR="00BF71F9" w:rsidRPr="006409FA">
        <w:t xml:space="preserve">The relative enrichment </w:t>
      </w:r>
      <w:r w:rsidR="00365EE5" w:rsidRPr="006409FA">
        <w:t xml:space="preserve">may be due to </w:t>
      </w:r>
      <w:del w:id="160" w:author="Liao, Chen/Sloan Kettering Institute" w:date="2022-09-05T18:21:00Z">
        <w:r w:rsidR="00365EE5" w:rsidRPr="006409FA" w:rsidDel="008C0D1F">
          <w:delText xml:space="preserve">the </w:delText>
        </w:r>
      </w:del>
      <w:proofErr w:type="spellStart"/>
      <w:r w:rsidR="00CB7376" w:rsidRPr="006409FA">
        <w:t>increase</w:t>
      </w:r>
      <w:ins w:id="161" w:author="Liao, Chen/Sloan Kettering Institute" w:date="2022-09-05T18:21:00Z">
        <w:r w:rsidR="008C0D1F">
          <w:rPr>
            <w:rFonts w:hint="eastAsia"/>
          </w:rPr>
          <w:t>d</w:t>
        </w:r>
      </w:ins>
      <w:proofErr w:type="spellEnd"/>
      <w:r w:rsidR="00365EE5" w:rsidRPr="006409FA">
        <w:t xml:space="preserve"> </w:t>
      </w:r>
      <w:del w:id="162" w:author="Liao, Chen/Sloan Kettering Institute" w:date="2022-09-05T18:21:00Z">
        <w:r w:rsidR="00365EE5" w:rsidRPr="006409FA" w:rsidDel="008C0D1F">
          <w:delText>in the</w:delText>
        </w:r>
        <w:r w:rsidR="00CB7376" w:rsidRPr="006409FA" w:rsidDel="008C0D1F">
          <w:delText xml:space="preserve"> </w:delText>
        </w:r>
      </w:del>
      <w:r w:rsidR="00CB7376" w:rsidRPr="006409FA">
        <w:t xml:space="preserve">absolute abundance </w:t>
      </w:r>
      <w:r w:rsidR="00365EE5" w:rsidRPr="006409FA">
        <w:t xml:space="preserve">of </w:t>
      </w:r>
      <w:del w:id="163" w:author="Liao, Chen/Sloan Kettering Institute" w:date="2022-09-03T22:57:00Z">
        <w:r w:rsidR="00946957" w:rsidRPr="006409FA" w:rsidDel="00F6779E">
          <w:delText xml:space="preserve"> </w:delText>
        </w:r>
      </w:del>
      <w:r w:rsidR="00946957" w:rsidRPr="006409FA">
        <w:t xml:space="preserve">oral </w:t>
      </w:r>
      <w:r w:rsidR="009D4E6F" w:rsidRPr="006409FA">
        <w:t>bacteria</w:t>
      </w:r>
      <w:r w:rsidR="00365EE5" w:rsidRPr="006409FA">
        <w:t xml:space="preserve"> in the gut microbiome</w:t>
      </w:r>
      <w:del w:id="164" w:author="Liao, Chen/Sloan Kettering Institute" w:date="2022-09-03T22:59:00Z">
        <w:r w:rsidR="00365EE5" w:rsidRPr="006409FA" w:rsidDel="002E5B07">
          <w:delText xml:space="preserve">, which then </w:delText>
        </w:r>
      </w:del>
      <w:ins w:id="165" w:author="Liao, Chen/Sloan Kettering Institute" w:date="2022-09-03T22:59:00Z">
        <w:r w:rsidR="002E5B07">
          <w:t xml:space="preserve"> and the increased population density </w:t>
        </w:r>
      </w:ins>
      <w:r w:rsidR="00365EE5" w:rsidRPr="006409FA">
        <w:t>drive</w:t>
      </w:r>
      <w:ins w:id="166" w:author="Liao, Chen/Sloan Kettering Institute" w:date="2022-09-03T22:59:00Z">
        <w:r w:rsidR="002E5B07">
          <w:t>s</w:t>
        </w:r>
      </w:ins>
      <w:r w:rsidR="00365EE5" w:rsidRPr="006409FA">
        <w:t xml:space="preserve"> the disorders</w:t>
      </w:r>
      <w:r w:rsidR="00BF71F9" w:rsidRPr="006409FA">
        <w:t xml:space="preserve"> </w:t>
      </w:r>
      <w:r w:rsidR="00365EE5" w:rsidRPr="006409FA">
        <w:t xml:space="preserve">(the </w:t>
      </w:r>
      <w:r w:rsidR="00365EE5" w:rsidRPr="006409FA">
        <w:rPr>
          <w:i/>
          <w:iCs/>
        </w:rPr>
        <w:t>driver</w:t>
      </w:r>
      <w:r w:rsidR="00365EE5" w:rsidRPr="006409FA">
        <w:t xml:space="preserve"> hypothesis, in </w:t>
      </w:r>
      <w:r w:rsidR="00BF71F9" w:rsidRPr="006409FA">
        <w:t>red)</w:t>
      </w:r>
      <w:r w:rsidR="00365EE5" w:rsidRPr="006409FA">
        <w:t xml:space="preserve">. </w:t>
      </w:r>
      <w:r w:rsidR="00D03507" w:rsidRPr="006409FA">
        <w:t>Alternatively,</w:t>
      </w:r>
      <w:r w:rsidR="00BF71F9" w:rsidRPr="006409FA">
        <w:t xml:space="preserve"> </w:t>
      </w:r>
      <w:del w:id="167" w:author="Liao, Chen/Sloan Kettering Institute" w:date="2022-09-03T22:59:00Z">
        <w:r w:rsidR="00365EE5" w:rsidRPr="006409FA" w:rsidDel="002E5B07">
          <w:delText>the relative enrichment may be due to</w:delText>
        </w:r>
      </w:del>
      <w:ins w:id="168" w:author="Liao, Chen/Sloan Kettering Institute" w:date="2022-09-03T22:59:00Z">
        <w:r w:rsidR="002E5B07">
          <w:t>it may be caused by</w:t>
        </w:r>
      </w:ins>
      <w:r w:rsidR="00365EE5" w:rsidRPr="006409FA">
        <w:t xml:space="preserve"> </w:t>
      </w:r>
      <w:del w:id="169" w:author="Liao, Chen/Sloan Kettering Institute" w:date="2022-09-05T18:22:00Z">
        <w:r w:rsidR="00365EE5" w:rsidRPr="006409FA" w:rsidDel="006D6E80">
          <w:delText xml:space="preserve">the </w:delText>
        </w:r>
      </w:del>
      <w:r w:rsidR="00365EE5" w:rsidRPr="006409FA">
        <w:t>decrease</w:t>
      </w:r>
      <w:ins w:id="170" w:author="Liao, Chen/Sloan Kettering Institute" w:date="2022-09-05T18:22:00Z">
        <w:r w:rsidR="006D6E80">
          <w:t>d</w:t>
        </w:r>
      </w:ins>
      <w:r w:rsidR="00365EE5" w:rsidRPr="006409FA">
        <w:t xml:space="preserve"> </w:t>
      </w:r>
      <w:del w:id="171" w:author="Liao, Chen/Sloan Kettering Institute" w:date="2022-09-05T18:22:00Z">
        <w:r w:rsidR="00365EE5" w:rsidRPr="006409FA" w:rsidDel="006D6E80">
          <w:delText xml:space="preserve">in the </w:delText>
        </w:r>
      </w:del>
      <w:r w:rsidR="00365EE5" w:rsidRPr="006409FA">
        <w:t>absolute numbers of gut commensals</w:t>
      </w:r>
      <w:ins w:id="172" w:author="Liao, Chen/Sloan Kettering Institute" w:date="2022-09-03T23:00:00Z">
        <w:r w:rsidR="002E5B07">
          <w:t xml:space="preserve"> and the gut bacterial depletion </w:t>
        </w:r>
      </w:ins>
      <w:del w:id="173" w:author="Liao, Chen/Sloan Kettering Institute" w:date="2022-09-03T23:00:00Z">
        <w:r w:rsidR="00365EE5" w:rsidRPr="006409FA" w:rsidDel="002E5B07">
          <w:delText xml:space="preserve">, and it is this loss that </w:delText>
        </w:r>
      </w:del>
      <w:r w:rsidR="00365EE5" w:rsidRPr="006409FA">
        <w:t>drives the disorders (</w:t>
      </w:r>
      <w:r w:rsidR="0045757C" w:rsidRPr="006409FA">
        <w:t xml:space="preserve">the </w:t>
      </w:r>
      <w:r w:rsidR="0045757C" w:rsidRPr="006409FA">
        <w:rPr>
          <w:i/>
          <w:iCs/>
        </w:rPr>
        <w:t>marker</w:t>
      </w:r>
      <w:r w:rsidR="0045757C" w:rsidRPr="006409FA">
        <w:t xml:space="preserve"> hypothesis</w:t>
      </w:r>
      <w:r w:rsidR="00365EE5" w:rsidRPr="006409FA">
        <w:t>,</w:t>
      </w:r>
      <w:r w:rsidR="00BF71F9" w:rsidRPr="006409FA">
        <w:t xml:space="preserve"> </w:t>
      </w:r>
      <w:r w:rsidR="00365EE5" w:rsidRPr="006409FA">
        <w:t xml:space="preserve">in </w:t>
      </w:r>
      <w:r w:rsidR="00BF71F9" w:rsidRPr="006409FA">
        <w:t>blue)</w:t>
      </w:r>
      <w:r w:rsidR="0045757C" w:rsidRPr="006409FA">
        <w:t>.</w:t>
      </w:r>
    </w:p>
    <w:p w14:paraId="1EEA027B" w14:textId="265682BC" w:rsidR="008E0419" w:rsidRPr="006409FA" w:rsidRDefault="008E0419" w:rsidP="000A48DA">
      <w:pPr>
        <w:rPr>
          <w:b/>
        </w:rPr>
      </w:pPr>
    </w:p>
    <w:p w14:paraId="5FE23040" w14:textId="174CD3D6" w:rsidR="00D93833" w:rsidRPr="006409FA" w:rsidRDefault="00D93833" w:rsidP="000A48DA">
      <w:pPr>
        <w:rPr>
          <w:b/>
        </w:rPr>
      </w:pPr>
      <w:r w:rsidRPr="006409FA">
        <w:rPr>
          <w:b/>
        </w:rPr>
        <w:t>RESULTS</w:t>
      </w:r>
    </w:p>
    <w:p w14:paraId="79677847" w14:textId="7DB2DBC6" w:rsidR="00106BBF" w:rsidRPr="006409FA" w:rsidRDefault="00106BBF" w:rsidP="000A48DA">
      <w:pPr>
        <w:rPr>
          <w:b/>
        </w:rPr>
      </w:pPr>
    </w:p>
    <w:p w14:paraId="059EE72E" w14:textId="23E70D34" w:rsidR="00397EB4" w:rsidRPr="006409FA" w:rsidRDefault="00D03507" w:rsidP="000A48DA">
      <w:pPr>
        <w:rPr>
          <w:b/>
        </w:rPr>
      </w:pPr>
      <w:r w:rsidRPr="006409FA">
        <w:rPr>
          <w:b/>
        </w:rPr>
        <w:t>A</w:t>
      </w:r>
      <w:r w:rsidR="00397EB4" w:rsidRPr="006409FA">
        <w:rPr>
          <w:b/>
        </w:rPr>
        <w:t>ntibiotic</w:t>
      </w:r>
      <w:ins w:id="174" w:author="Liao, Chen/Sloan Kettering Institute" w:date="2022-09-05T18:35:00Z">
        <w:r w:rsidR="00B15FE6">
          <w:rPr>
            <w:b/>
          </w:rPr>
          <w:t>s</w:t>
        </w:r>
      </w:ins>
      <w:r w:rsidRPr="006409FA">
        <w:rPr>
          <w:b/>
        </w:rPr>
        <w:t xml:space="preserve"> </w:t>
      </w:r>
      <w:del w:id="175" w:author="Liao, Chen/Sloan Kettering Institute" w:date="2022-09-05T18:36:00Z">
        <w:r w:rsidRPr="006409FA" w:rsidDel="00B15FE6">
          <w:rPr>
            <w:b/>
          </w:rPr>
          <w:delText xml:space="preserve">treatment </w:delText>
        </w:r>
        <w:r w:rsidR="00474487" w:rsidRPr="006409FA" w:rsidDel="00B15FE6">
          <w:rPr>
            <w:b/>
          </w:rPr>
          <w:delText xml:space="preserve">of mice </w:delText>
        </w:r>
      </w:del>
      <w:r w:rsidRPr="006409FA">
        <w:rPr>
          <w:b/>
        </w:rPr>
        <w:t>deplete</w:t>
      </w:r>
      <w:del w:id="176" w:author="Liao, Chen/Sloan Kettering Institute" w:date="2022-09-05T18:36:00Z">
        <w:r w:rsidRPr="006409FA" w:rsidDel="00B15FE6">
          <w:rPr>
            <w:b/>
          </w:rPr>
          <w:delText>s</w:delText>
        </w:r>
      </w:del>
      <w:r w:rsidRPr="006409FA">
        <w:rPr>
          <w:b/>
        </w:rPr>
        <w:t xml:space="preserve"> </w:t>
      </w:r>
      <w:del w:id="177" w:author="Liao, Chen/Sloan Kettering Institute" w:date="2022-09-05T18:36:00Z">
        <w:r w:rsidR="00474487" w:rsidRPr="006409FA" w:rsidDel="00B15FE6">
          <w:rPr>
            <w:b/>
          </w:rPr>
          <w:delText xml:space="preserve">their </w:delText>
        </w:r>
      </w:del>
      <w:r w:rsidRPr="006409FA">
        <w:rPr>
          <w:b/>
        </w:rPr>
        <w:t>gut commensals</w:t>
      </w:r>
      <w:r w:rsidR="008705D9" w:rsidRPr="006409FA">
        <w:rPr>
          <w:b/>
        </w:rPr>
        <w:t xml:space="preserve"> </w:t>
      </w:r>
      <w:ins w:id="178" w:author="Liao, Chen/Sloan Kettering Institute" w:date="2022-09-05T18:36:00Z">
        <w:r w:rsidR="00B15FE6">
          <w:rPr>
            <w:b/>
          </w:rPr>
          <w:t xml:space="preserve">in mice </w:t>
        </w:r>
      </w:ins>
      <w:r w:rsidR="008705D9" w:rsidRPr="006409FA">
        <w:rPr>
          <w:b/>
        </w:rPr>
        <w:t>and</w:t>
      </w:r>
      <w:r w:rsidR="00474487" w:rsidRPr="006409FA">
        <w:rPr>
          <w:b/>
        </w:rPr>
        <w:t xml:space="preserve"> raises </w:t>
      </w:r>
      <w:del w:id="179" w:author="Liao, Chen/Sloan Kettering Institute" w:date="2022-09-05T18:36:00Z">
        <w:r w:rsidR="00474487" w:rsidRPr="006409FA" w:rsidDel="00B15FE6">
          <w:rPr>
            <w:b/>
          </w:rPr>
          <w:delText xml:space="preserve">percentage </w:delText>
        </w:r>
      </w:del>
      <w:ins w:id="180" w:author="Liao, Chen/Sloan Kettering Institute" w:date="2022-09-05T18:36:00Z">
        <w:r w:rsidR="00B15FE6">
          <w:rPr>
            <w:b/>
          </w:rPr>
          <w:t>relative abundance</w:t>
        </w:r>
        <w:r w:rsidR="00B15FE6" w:rsidRPr="006409FA">
          <w:rPr>
            <w:b/>
          </w:rPr>
          <w:t xml:space="preserve"> </w:t>
        </w:r>
      </w:ins>
      <w:r w:rsidR="00474487" w:rsidRPr="006409FA">
        <w:rPr>
          <w:b/>
        </w:rPr>
        <w:t>of</w:t>
      </w:r>
      <w:r w:rsidR="008705D9" w:rsidRPr="006409FA">
        <w:rPr>
          <w:b/>
        </w:rPr>
        <w:t xml:space="preserve"> oral bacteria in feces</w:t>
      </w:r>
      <w:r w:rsidR="00474487" w:rsidRPr="006409FA">
        <w:rPr>
          <w:b/>
        </w:rPr>
        <w:t xml:space="preserve"> without raising </w:t>
      </w:r>
      <w:r w:rsidR="008705D9" w:rsidRPr="006409FA">
        <w:rPr>
          <w:b/>
        </w:rPr>
        <w:t xml:space="preserve">absolute </w:t>
      </w:r>
      <w:r w:rsidR="00474487" w:rsidRPr="006409FA">
        <w:rPr>
          <w:b/>
        </w:rPr>
        <w:t>abundances</w:t>
      </w:r>
    </w:p>
    <w:p w14:paraId="0AE21F42" w14:textId="0F5D1DF5" w:rsidR="006D09FF" w:rsidRPr="006409FA" w:rsidRDefault="00016FF8" w:rsidP="000A48DA">
      <w:ins w:id="181" w:author="Liao, Chen/Sloan Kettering Institute" w:date="2022-09-03T23:02:00Z">
        <w:r>
          <w:t xml:space="preserve">The two hypotheses in </w:t>
        </w:r>
        <w:r w:rsidRPr="00683D28">
          <w:rPr>
            <w:highlight w:val="yellow"/>
          </w:rPr>
          <w:t>Fig. 1</w:t>
        </w:r>
        <w:r>
          <w:t xml:space="preserve"> differ by whether </w:t>
        </w:r>
      </w:ins>
      <w:del w:id="182" w:author="Liao, Chen/Sloan Kettering Institute" w:date="2022-09-03T23:02:00Z">
        <w:r w:rsidR="00B32302" w:rsidRPr="006409FA" w:rsidDel="00016FF8">
          <w:delText xml:space="preserve">Simple mathematics show that </w:delText>
        </w:r>
      </w:del>
      <w:r w:rsidR="00B32302" w:rsidRPr="006409FA">
        <w:t xml:space="preserve">the </w:t>
      </w:r>
      <w:ins w:id="183" w:author="Liao, Chen/Sloan Kettering Institute" w:date="2022-09-03T23:02:00Z">
        <w:r>
          <w:t xml:space="preserve">relative </w:t>
        </w:r>
      </w:ins>
      <w:r w:rsidR="00B32302" w:rsidRPr="006409FA">
        <w:t>enrichment of oral bacteria in feces could happen without a rise in their absolute abundance</w:t>
      </w:r>
      <w:del w:id="184" w:author="Liao, Chen/Sloan Kettering Institute" w:date="2022-09-03T23:03:00Z">
        <w:r w:rsidR="00B32302" w:rsidRPr="006409FA" w:rsidDel="00016FF8">
          <w:delText>s</w:delText>
        </w:r>
      </w:del>
      <w:r w:rsidR="00B32302" w:rsidRPr="006409FA">
        <w:t xml:space="preserve"> </w:t>
      </w:r>
      <w:del w:id="185" w:author="Liao, Chen/Sloan Kettering Institute" w:date="2022-09-03T23:03:00Z">
        <w:r w:rsidR="00B32302" w:rsidRPr="006409FA" w:rsidDel="00016FF8">
          <w:delText xml:space="preserve">if the number of </w:delText>
        </w:r>
      </w:del>
      <w:del w:id="186" w:author="Liao, Chen/Sloan Kettering Institute" w:date="2022-09-03T20:40:00Z">
        <w:r w:rsidR="00B32302" w:rsidRPr="006409FA" w:rsidDel="009F3685">
          <w:delText xml:space="preserve"> </w:delText>
        </w:r>
      </w:del>
      <w:del w:id="187" w:author="Liao, Chen/Sloan Kettering Institute" w:date="2022-09-03T23:03:00Z">
        <w:r w:rsidR="00B32302" w:rsidRPr="006409FA" w:rsidDel="00016FF8">
          <w:delText xml:space="preserve">gut commensals </w:delText>
        </w:r>
      </w:del>
      <w:del w:id="188" w:author="Liao, Chen/Sloan Kettering Institute" w:date="2022-09-03T23:01:00Z">
        <w:r w:rsidR="00B32302" w:rsidRPr="006409FA" w:rsidDel="00016FF8">
          <w:delText>decreases</w:delText>
        </w:r>
      </w:del>
      <w:del w:id="189" w:author="Liao, Chen/Sloan Kettering Institute" w:date="2022-09-03T23:03:00Z">
        <w:r w:rsidR="00B32302" w:rsidRPr="006409FA" w:rsidDel="00016FF8">
          <w:delText xml:space="preserve"> </w:delText>
        </w:r>
      </w:del>
      <w:r w:rsidR="00B32302" w:rsidRPr="006409FA">
        <w:t>(</w:t>
      </w:r>
      <w:r w:rsidR="00B32302" w:rsidRPr="00016FF8">
        <w:rPr>
          <w:highlight w:val="yellow"/>
        </w:rPr>
        <w:t>Fig. 1</w:t>
      </w:r>
      <w:r w:rsidR="00B32302" w:rsidRPr="006409FA">
        <w:t>). To</w:t>
      </w:r>
      <w:del w:id="190" w:author="Liao, Chen/Sloan Kettering Institute" w:date="2022-09-03T23:03:00Z">
        <w:r w:rsidR="00B32302" w:rsidRPr="006409FA" w:rsidDel="002A77FE">
          <w:delText xml:space="preserve"> </w:delText>
        </w:r>
      </w:del>
      <w:ins w:id="191" w:author="Liao, Chen/Sloan Kettering Institute" w:date="2022-09-03T23:03:00Z">
        <w:r w:rsidR="002A77FE">
          <w:t xml:space="preserve"> distin</w:t>
        </w:r>
      </w:ins>
      <w:ins w:id="192" w:author="Liao, Chen/Sloan Kettering Institute" w:date="2022-09-03T23:04:00Z">
        <w:r w:rsidR="002A77FE">
          <w:t>guish the two hypotheses</w:t>
        </w:r>
      </w:ins>
      <w:del w:id="193" w:author="Liao, Chen/Sloan Kettering Institute" w:date="2022-09-03T23:03:00Z">
        <w:r w:rsidR="00B32302" w:rsidRPr="006409FA" w:rsidDel="002A77FE">
          <w:delText>show this empirically</w:delText>
        </w:r>
      </w:del>
      <w:r w:rsidR="00B32302" w:rsidRPr="006409FA">
        <w:t xml:space="preserve">, we </w:t>
      </w:r>
      <w:del w:id="194" w:author="Liao, Chen/Sloan Kettering Institute" w:date="2022-09-03T23:13:00Z">
        <w:r w:rsidR="00B32302" w:rsidRPr="006409FA" w:rsidDel="00683D28">
          <w:delText>did an equally simple experiment</w:delText>
        </w:r>
        <w:r w:rsidR="00474487" w:rsidRPr="006409FA" w:rsidDel="00683D28">
          <w:delText>:</w:delText>
        </w:r>
        <w:r w:rsidR="009C0DD3" w:rsidRPr="006409FA" w:rsidDel="00683D28">
          <w:delText xml:space="preserve"> We </w:delText>
        </w:r>
      </w:del>
      <w:r w:rsidR="009303FC" w:rsidRPr="006409FA">
        <w:t xml:space="preserve">treated </w:t>
      </w:r>
      <w:r w:rsidR="00F93F94" w:rsidRPr="006409FA">
        <w:t>3</w:t>
      </w:r>
      <w:r w:rsidR="00474487" w:rsidRPr="006409FA">
        <w:t xml:space="preserve"> individually</w:t>
      </w:r>
      <w:ins w:id="195" w:author="Liao, Chen/Sloan Kettering Institute" w:date="2022-09-03T20:40:00Z">
        <w:r w:rsidR="00F823E5" w:rsidRPr="006409FA">
          <w:t xml:space="preserve"> </w:t>
        </w:r>
      </w:ins>
      <w:del w:id="196" w:author="Liao, Chen/Sloan Kettering Institute" w:date="2022-09-03T20:40:00Z">
        <w:r w:rsidR="00474487" w:rsidRPr="006409FA" w:rsidDel="00F823E5">
          <w:delText>-</w:delText>
        </w:r>
      </w:del>
      <w:r w:rsidR="00474487" w:rsidRPr="006409FA">
        <w:t>housed</w:t>
      </w:r>
      <w:r w:rsidR="00FD7B99" w:rsidRPr="006409FA">
        <w:t xml:space="preserve"> </w:t>
      </w:r>
      <w:r w:rsidR="009303FC" w:rsidRPr="006409FA">
        <w:t xml:space="preserve">mice with </w:t>
      </w:r>
      <w:ins w:id="197" w:author="Liao, Chen/Sloan Kettering Institute" w:date="2022-09-04T00:36:00Z">
        <w:r w:rsidR="00416552" w:rsidRPr="006409FA">
          <w:t xml:space="preserve">an antibiotic cocktail </w:t>
        </w:r>
        <w:r w:rsidR="00416552">
          <w:t xml:space="preserve">of </w:t>
        </w:r>
      </w:ins>
      <w:del w:id="198" w:author="Liao, Chen/Sloan Kettering Institute" w:date="2022-09-03T23:18:00Z">
        <w:r w:rsidR="00474487" w:rsidRPr="006409FA" w:rsidDel="00D74113">
          <w:delText xml:space="preserve">an </w:delText>
        </w:r>
        <w:r w:rsidR="009303FC" w:rsidRPr="006409FA" w:rsidDel="00D74113">
          <w:delText xml:space="preserve">antibiotic cocktail </w:delText>
        </w:r>
        <w:r w:rsidR="00EA454B" w:rsidRPr="006409FA" w:rsidDel="00D74113">
          <w:delText xml:space="preserve">of </w:delText>
        </w:r>
      </w:del>
      <w:r w:rsidR="009303FC" w:rsidRPr="006409FA">
        <w:t>ampicillin</w:t>
      </w:r>
      <w:r w:rsidR="00301C01" w:rsidRPr="006409FA">
        <w:t xml:space="preserve">, </w:t>
      </w:r>
      <w:r w:rsidR="009303FC" w:rsidRPr="006409FA">
        <w:t>vancomycin</w:t>
      </w:r>
      <w:r w:rsidR="00301C01" w:rsidRPr="006409FA">
        <w:t xml:space="preserve">, and </w:t>
      </w:r>
      <w:r w:rsidR="009303FC" w:rsidRPr="006409FA">
        <w:t>neomycin</w:t>
      </w:r>
      <w:ins w:id="199" w:author="Liao, Chen/Sloan Kettering Institute" w:date="2022-09-04T00:36:00Z">
        <w:r w:rsidR="00416552">
          <w:t xml:space="preserve"> </w:t>
        </w:r>
      </w:ins>
      <w:ins w:id="200" w:author="Liao, Chen/Sloan Kettering Institute" w:date="2022-09-05T18:46:00Z">
        <w:r w:rsidR="0036662B">
          <w:t>known to deplete</w:t>
        </w:r>
      </w:ins>
      <w:ins w:id="201" w:author="Liao, Chen/Sloan Kettering Institute" w:date="2022-09-05T18:47:00Z">
        <w:r w:rsidR="00035F22">
          <w:t xml:space="preserve"> murine</w:t>
        </w:r>
      </w:ins>
      <w:ins w:id="202" w:author="Liao, Chen/Sloan Kettering Institute" w:date="2022-09-05T18:46:00Z">
        <w:r w:rsidR="0036662B">
          <w:t xml:space="preserve"> gut bacteria </w:t>
        </w:r>
      </w:ins>
      <w:r w:rsidR="0036662B">
        <w:fldChar w:fldCharType="begin"/>
      </w:r>
      <w:r w:rsidR="0036662B">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fldChar w:fldCharType="separate"/>
      </w:r>
      <w:r w:rsidR="0036662B">
        <w:rPr>
          <w:noProof/>
        </w:rPr>
        <w:t>(Reikvam et al., 2011)</w:t>
      </w:r>
      <w:r w:rsidR="0036662B">
        <w:fldChar w:fldCharType="end"/>
      </w:r>
      <w:ins w:id="203" w:author="Liao, Chen/Sloan Kettering Institute" w:date="2022-09-05T18:46:00Z">
        <w:r w:rsidR="0057419B">
          <w:t xml:space="preserve"> </w:t>
        </w:r>
      </w:ins>
      <w:del w:id="204" w:author="Liao, Chen/Sloan Kettering Institute" w:date="2022-09-05T18:43:00Z">
        <w:r w:rsidR="00EA454B" w:rsidRPr="006409FA" w:rsidDel="0036662B">
          <w:delText xml:space="preserve"> </w:delText>
        </w:r>
      </w:del>
      <w:r w:rsidR="009303FC" w:rsidRPr="006409FA">
        <w:t>for a week (</w:t>
      </w:r>
      <w:r w:rsidR="009303FC" w:rsidRPr="006409FA">
        <w:rPr>
          <w:highlight w:val="yellow"/>
        </w:rPr>
        <w:t>Fig. 2A</w:t>
      </w:r>
      <w:r w:rsidR="009303FC" w:rsidRPr="006409FA">
        <w:t>)</w:t>
      </w:r>
      <w:ins w:id="205" w:author="Liao, Chen/Sloan Kettering Institute" w:date="2022-09-05T18:45:00Z">
        <w:r w:rsidR="0036662B">
          <w:t xml:space="preserve"> </w:t>
        </w:r>
      </w:ins>
      <w:ins w:id="206" w:author="Liao, Chen/Sloan Kettering Institute" w:date="2022-09-03T23:16:00Z">
        <w:r w:rsidR="00683D28">
          <w:t xml:space="preserve">and measured their quantitative profiles </w:t>
        </w:r>
      </w:ins>
      <w:ins w:id="207" w:author="Liao, Chen/Sloan Kettering Institute" w:date="2022-09-03T23:17:00Z">
        <w:r w:rsidR="00683D28">
          <w:t xml:space="preserve">via </w:t>
        </w:r>
      </w:ins>
      <w:ins w:id="208" w:author="Liao, Chen/Sloan Kettering Institute" w:date="2022-09-03T23:16:00Z">
        <w:r w:rsidR="00683D28">
          <w:t>qPCR.</w:t>
        </w:r>
      </w:ins>
      <w:del w:id="209" w:author="Liao, Chen/Sloan Kettering Institute" w:date="2022-09-03T23:16:00Z">
        <w:r w:rsidR="00474487" w:rsidRPr="006409FA" w:rsidDel="00683D28">
          <w:delText>,</w:delText>
        </w:r>
      </w:del>
      <w:r w:rsidR="00474487" w:rsidRPr="006409FA">
        <w:t xml:space="preserve"> </w:t>
      </w:r>
      <w:del w:id="210" w:author="Liao, Chen/Sloan Kettering Institute" w:date="2022-09-03T23:22:00Z">
        <w:r w:rsidR="00474487" w:rsidRPr="006409FA" w:rsidDel="00A1409A">
          <w:delText>which we know from previous work impacts the gut microbiome (#cite relevant paper here, ask Ana#)</w:delText>
        </w:r>
        <w:r w:rsidR="009303FC" w:rsidRPr="006409FA" w:rsidDel="00A1409A">
          <w:delText xml:space="preserve">. </w:delText>
        </w:r>
      </w:del>
      <w:r w:rsidR="001C0B2A" w:rsidRPr="006409FA">
        <w:t xml:space="preserve">We </w:t>
      </w:r>
      <w:ins w:id="211" w:author="Liao, Chen/Sloan Kettering Institute" w:date="2022-09-03T23:22:00Z">
        <w:r w:rsidR="00A1409A">
          <w:t xml:space="preserve">first </w:t>
        </w:r>
      </w:ins>
      <w:r w:rsidR="00E07586" w:rsidRPr="006409FA">
        <w:t>compared</w:t>
      </w:r>
      <w:r w:rsidR="001C0B2A" w:rsidRPr="006409FA">
        <w:t xml:space="preserve"> the bacterial </w:t>
      </w:r>
      <w:r w:rsidR="00826ABF" w:rsidRPr="006409FA">
        <w:t>compositions</w:t>
      </w:r>
      <w:r w:rsidR="00041344" w:rsidRPr="006409FA">
        <w:t xml:space="preserve"> </w:t>
      </w:r>
      <w:r w:rsidR="00826ABF" w:rsidRPr="006409FA">
        <w:t xml:space="preserve">of </w:t>
      </w:r>
      <w:r w:rsidR="001C0B2A" w:rsidRPr="006409FA">
        <w:t xml:space="preserve">the </w:t>
      </w:r>
      <w:r w:rsidR="00815078" w:rsidRPr="006409FA">
        <w:t xml:space="preserve">oral and fecal </w:t>
      </w:r>
      <w:r w:rsidR="001C0B2A" w:rsidRPr="006409FA">
        <w:t xml:space="preserve">microbiomes </w:t>
      </w:r>
      <w:r w:rsidR="00955030" w:rsidRPr="006409FA">
        <w:t>on day 0</w:t>
      </w:r>
      <w:ins w:id="212" w:author="Liao, Chen/Sloan Kettering Institute" w:date="2022-09-04T00:37:00Z">
        <w:r w:rsidR="00F10E7E">
          <w:t xml:space="preserve"> (</w:t>
        </w:r>
      </w:ins>
      <w:del w:id="213" w:author="Liao, Chen/Sloan Kettering Institute" w:date="2022-09-04T00:37:00Z">
        <w:r w:rsidR="00E07586" w:rsidRPr="006409FA" w:rsidDel="00F10E7E">
          <w:delText>,</w:delText>
        </w:r>
        <w:r w:rsidR="00955030" w:rsidRPr="006409FA" w:rsidDel="00F10E7E">
          <w:delText xml:space="preserve"> </w:delText>
        </w:r>
      </w:del>
      <w:r w:rsidR="00106BBF" w:rsidRPr="006409FA">
        <w:t xml:space="preserve">prior to </w:t>
      </w:r>
      <w:r w:rsidR="002E3AA4" w:rsidRPr="006409FA">
        <w:t xml:space="preserve">the </w:t>
      </w:r>
      <w:r w:rsidR="00E07586" w:rsidRPr="006409FA">
        <w:t>antibiotics</w:t>
      </w:r>
      <w:ins w:id="214" w:author="Liao, Chen/Sloan Kettering Institute" w:date="2022-09-04T00:37:00Z">
        <w:r w:rsidR="00F10E7E">
          <w:t xml:space="preserve">) </w:t>
        </w:r>
      </w:ins>
      <w:del w:id="215" w:author="Liao, Chen/Sloan Kettering Institute" w:date="2022-09-04T00:37:00Z">
        <w:r w:rsidR="001C0B2A" w:rsidRPr="006409FA" w:rsidDel="00F10E7E">
          <w:delText>,</w:delText>
        </w:r>
        <w:r w:rsidR="00955030" w:rsidRPr="006409FA" w:rsidDel="00F10E7E">
          <w:delText xml:space="preserve"> </w:delText>
        </w:r>
      </w:del>
      <w:r w:rsidR="00041344" w:rsidRPr="006409FA">
        <w:t>as well as</w:t>
      </w:r>
      <w:r w:rsidR="001C0B2A" w:rsidRPr="006409FA">
        <w:t xml:space="preserve"> the</w:t>
      </w:r>
      <w:r w:rsidR="00955030" w:rsidRPr="006409FA">
        <w:t xml:space="preserve"> fecal </w:t>
      </w:r>
      <w:r w:rsidR="001C0B2A" w:rsidRPr="006409FA">
        <w:t>microbiome</w:t>
      </w:r>
      <w:ins w:id="216" w:author="Liao, Chen/Sloan Kettering Institute" w:date="2022-09-04T00:37:00Z">
        <w:r w:rsidR="00F10E7E">
          <w:t>s</w:t>
        </w:r>
      </w:ins>
      <w:r w:rsidR="001C0B2A" w:rsidRPr="006409FA">
        <w:t xml:space="preserve"> </w:t>
      </w:r>
      <w:r w:rsidR="00955030" w:rsidRPr="006409FA">
        <w:t>on day 8</w:t>
      </w:r>
      <w:r w:rsidR="001C0B2A" w:rsidRPr="006409FA">
        <w:t xml:space="preserve">. As expected, the </w:t>
      </w:r>
      <w:del w:id="217" w:author="Liao, Chen/Sloan Kettering Institute" w:date="2022-09-04T00:37:00Z">
        <w:r w:rsidR="001C0B2A" w:rsidRPr="006409FA" w:rsidDel="006D751F">
          <w:delText xml:space="preserve">initial </w:delText>
        </w:r>
      </w:del>
      <w:ins w:id="218" w:author="Liao, Chen/Sloan Kettering Institute" w:date="2022-09-04T00:37:00Z">
        <w:r w:rsidR="006D751F">
          <w:t>baseline</w:t>
        </w:r>
        <w:r w:rsidR="006D751F" w:rsidRPr="006409FA">
          <w:t xml:space="preserve"> </w:t>
        </w:r>
      </w:ins>
      <w:del w:id="219" w:author="Liao, Chen/Sloan Kettering Institute" w:date="2022-09-04T00:37:00Z">
        <w:r w:rsidR="001C0B2A" w:rsidRPr="006409FA" w:rsidDel="006D751F">
          <w:delText xml:space="preserve">microbiomes </w:delText>
        </w:r>
      </w:del>
      <w:ins w:id="220" w:author="Liao, Chen/Sloan Kettering Institute" w:date="2022-09-04T00:37:00Z">
        <w:r w:rsidR="006D751F">
          <w:t>compositions</w:t>
        </w:r>
        <w:r w:rsidR="006D751F" w:rsidRPr="006409FA">
          <w:t xml:space="preserve"> </w:t>
        </w:r>
      </w:ins>
      <w:r w:rsidR="001C0B2A" w:rsidRPr="006409FA">
        <w:t xml:space="preserve">of the oral and fecal </w:t>
      </w:r>
      <w:ins w:id="221" w:author="Liao, Chen/Sloan Kettering Institute" w:date="2022-09-04T00:38:00Z">
        <w:r w:rsidR="006D751F">
          <w:t xml:space="preserve">bacterial </w:t>
        </w:r>
      </w:ins>
      <w:r w:rsidR="001C0B2A" w:rsidRPr="006409FA">
        <w:t>communit</w:t>
      </w:r>
      <w:ins w:id="222" w:author="Liao, Chen/Sloan Kettering Institute" w:date="2022-09-04T00:38:00Z">
        <w:r w:rsidR="006D751F">
          <w:t>ies</w:t>
        </w:r>
      </w:ins>
      <w:del w:id="223" w:author="Liao, Chen/Sloan Kettering Institute" w:date="2022-09-04T00:38:00Z">
        <w:r w:rsidR="001C0B2A" w:rsidRPr="006409FA" w:rsidDel="006D751F">
          <w:delText>y</w:delText>
        </w:r>
      </w:del>
      <w:r w:rsidR="001C0B2A" w:rsidRPr="006409FA">
        <w:t xml:space="preserve"> were distinct</w:t>
      </w:r>
      <w:r w:rsidR="000F2A40" w:rsidRPr="006409FA">
        <w:t>,</w:t>
      </w:r>
      <w:r w:rsidR="00A67999" w:rsidRPr="006409FA">
        <w:t xml:space="preserve"> reflecting the</w:t>
      </w:r>
      <w:ins w:id="224" w:author="Liao, Chen/Sloan Kettering Institute" w:date="2022-09-05T18:48:00Z">
        <w:r w:rsidR="00090D13">
          <w:t>ir</w:t>
        </w:r>
      </w:ins>
      <w:r w:rsidR="00A67999" w:rsidRPr="006409FA">
        <w:t xml:space="preserve"> different habitats</w:t>
      </w:r>
      <w:r w:rsidR="002E3AA4" w:rsidRPr="006409FA">
        <w:t xml:space="preserve"> </w:t>
      </w:r>
      <w:r w:rsidR="00826ABF" w:rsidRPr="006409FA">
        <w:t>(</w:t>
      </w:r>
      <w:r w:rsidR="00826ABF" w:rsidRPr="006409FA">
        <w:rPr>
          <w:highlight w:val="yellow"/>
        </w:rPr>
        <w:t>Fig. 2B</w:t>
      </w:r>
      <w:r w:rsidR="00826ABF" w:rsidRPr="006409FA">
        <w:t>)</w:t>
      </w:r>
      <w:r w:rsidR="009303FC" w:rsidRPr="006409FA">
        <w:t>.</w:t>
      </w:r>
      <w:r w:rsidR="00826ABF" w:rsidRPr="006409FA">
        <w:t xml:space="preserve"> </w:t>
      </w:r>
      <w:r w:rsidR="000F2A40" w:rsidRPr="006409FA">
        <w:t>Surprisingly, a</w:t>
      </w:r>
      <w:r w:rsidR="001C0B2A" w:rsidRPr="006409FA">
        <w:t xml:space="preserve">fter </w:t>
      </w:r>
      <w:r w:rsidR="000F2A40" w:rsidRPr="006409FA">
        <w:t>antibiotics</w:t>
      </w:r>
      <w:r w:rsidR="001C0B2A" w:rsidRPr="006409FA">
        <w:t>, the</w:t>
      </w:r>
      <w:r w:rsidR="002C2519" w:rsidRPr="006409FA">
        <w:t xml:space="preserve"> </w:t>
      </w:r>
      <w:ins w:id="225" w:author="Liao, Chen/Sloan Kettering Institute" w:date="2022-09-03T23:22:00Z">
        <w:r w:rsidR="0064115D">
          <w:t xml:space="preserve">post-treatment </w:t>
        </w:r>
      </w:ins>
      <w:r w:rsidR="00106BBF" w:rsidRPr="006409FA">
        <w:t xml:space="preserve">fecal </w:t>
      </w:r>
      <w:r w:rsidR="001C0B2A" w:rsidRPr="006409FA">
        <w:t>microbiome</w:t>
      </w:r>
      <w:ins w:id="226" w:author="Liao, Chen/Sloan Kettering Institute" w:date="2022-09-03T23:22:00Z">
        <w:r w:rsidR="005964C2">
          <w:t>s</w:t>
        </w:r>
      </w:ins>
      <w:r w:rsidR="001C0B2A" w:rsidRPr="006409FA">
        <w:t xml:space="preserve"> </w:t>
      </w:r>
      <w:r w:rsidR="000F2A40" w:rsidRPr="006409FA">
        <w:t>w</w:t>
      </w:r>
      <w:ins w:id="227" w:author="Liao, Chen/Sloan Kettering Institute" w:date="2022-09-03T23:22:00Z">
        <w:r w:rsidR="005964C2">
          <w:t>ere</w:t>
        </w:r>
      </w:ins>
      <w:del w:id="228" w:author="Liao, Chen/Sloan Kettering Institute" w:date="2022-09-03T23:22:00Z">
        <w:r w:rsidR="000F2A40" w:rsidRPr="006409FA" w:rsidDel="005964C2">
          <w:delText>as</w:delText>
        </w:r>
      </w:del>
      <w:r w:rsidR="001C0B2A" w:rsidRPr="006409FA">
        <w:t xml:space="preserve"> more </w:t>
      </w:r>
      <w:proofErr w:type="gramStart"/>
      <w:r w:rsidR="001C0B2A" w:rsidRPr="006409FA">
        <w:t>similar</w:t>
      </w:r>
      <w:r w:rsidR="000F554E" w:rsidRPr="006409FA">
        <w:t xml:space="preserve"> </w:t>
      </w:r>
      <w:r w:rsidR="001C0B2A" w:rsidRPr="006409FA">
        <w:t>to</w:t>
      </w:r>
      <w:proofErr w:type="gramEnd"/>
      <w:r w:rsidR="00106BBF" w:rsidRPr="006409FA">
        <w:t xml:space="preserve"> the</w:t>
      </w:r>
      <w:ins w:id="229" w:author="Liao, Chen/Sloan Kettering Institute" w:date="2022-09-03T23:22:00Z">
        <w:r w:rsidR="005964C2">
          <w:t>ir corresponding</w:t>
        </w:r>
      </w:ins>
      <w:r w:rsidR="00106BBF" w:rsidRPr="006409FA">
        <w:t xml:space="preserve"> </w:t>
      </w:r>
      <w:r w:rsidR="00C33710" w:rsidRPr="006409FA">
        <w:t xml:space="preserve">pre-treatment </w:t>
      </w:r>
      <w:r w:rsidR="00106BBF" w:rsidRPr="006409FA">
        <w:t xml:space="preserve">oral </w:t>
      </w:r>
      <w:r w:rsidR="001C0B2A" w:rsidRPr="006409FA">
        <w:t>microbiome</w:t>
      </w:r>
      <w:ins w:id="230" w:author="Liao, Chen/Sloan Kettering Institute" w:date="2022-09-03T23:22:00Z">
        <w:r w:rsidR="005964C2">
          <w:t>s</w:t>
        </w:r>
      </w:ins>
      <w:r w:rsidR="001C0B2A" w:rsidRPr="006409FA">
        <w:t xml:space="preserve"> </w:t>
      </w:r>
      <w:r w:rsidR="00736E6F" w:rsidRPr="006409FA">
        <w:t xml:space="preserve">than the </w:t>
      </w:r>
      <w:r w:rsidR="00C33710" w:rsidRPr="006409FA">
        <w:t xml:space="preserve">pre-treatment </w:t>
      </w:r>
      <w:r w:rsidR="00736E6F" w:rsidRPr="006409FA">
        <w:t xml:space="preserve">fecal </w:t>
      </w:r>
      <w:r w:rsidR="001C0B2A" w:rsidRPr="006409FA">
        <w:t>microbiome</w:t>
      </w:r>
      <w:ins w:id="231" w:author="Liao, Chen/Sloan Kettering Institute" w:date="2022-09-03T23:22:00Z">
        <w:r w:rsidR="005964C2">
          <w:t>s</w:t>
        </w:r>
      </w:ins>
      <w:r w:rsidR="001C0B2A" w:rsidRPr="006409FA">
        <w:t xml:space="preserve"> </w:t>
      </w:r>
      <w:r w:rsidR="00106BBF" w:rsidRPr="006409FA">
        <w:t>(</w:t>
      </w:r>
      <w:r w:rsidR="00106BBF" w:rsidRPr="006409FA">
        <w:rPr>
          <w:highlight w:val="yellow"/>
        </w:rPr>
        <w:t xml:space="preserve">Fig. </w:t>
      </w:r>
      <w:r w:rsidR="00292DE9" w:rsidRPr="006409FA">
        <w:rPr>
          <w:highlight w:val="yellow"/>
        </w:rPr>
        <w:t>2C</w:t>
      </w:r>
      <w:del w:id="232" w:author="Liao, Chen/Sloan Kettering Institute" w:date="2022-09-04T00:34:00Z">
        <w:r w:rsidR="00B32302" w:rsidRPr="006409FA" w:rsidDel="001567AF">
          <w:delText xml:space="preserve">; </w:delText>
        </w:r>
        <w:r w:rsidR="00B32302" w:rsidRPr="006409FA" w:rsidDel="001567AF">
          <w:rPr>
            <w:highlight w:val="cyan"/>
          </w:rPr>
          <w:delText>#can this be shown by PCoA?#</w:delText>
        </w:r>
      </w:del>
      <w:r w:rsidR="00106BBF" w:rsidRPr="006409FA">
        <w:t>). 10%-20% ASVs</w:t>
      </w:r>
      <w:ins w:id="233" w:author="Liao, Chen/Sloan Kettering Institute" w:date="2022-09-04T01:22:00Z">
        <w:r w:rsidR="00163199">
          <w:t xml:space="preserve"> (amplicon sequence variants)</w:t>
        </w:r>
      </w:ins>
      <w:r w:rsidR="00106BBF" w:rsidRPr="006409FA">
        <w:t xml:space="preserve"> </w:t>
      </w:r>
      <w:r w:rsidR="000F2A40" w:rsidRPr="006409FA">
        <w:t xml:space="preserve">detected in the post-treatment feces </w:t>
      </w:r>
      <w:r w:rsidR="00106BBF" w:rsidRPr="006409FA">
        <w:t xml:space="preserve">(the majority from 6 members; </w:t>
      </w:r>
      <w:r w:rsidR="00106BBF" w:rsidRPr="006409FA">
        <w:rPr>
          <w:highlight w:val="yellow"/>
        </w:rPr>
        <w:t>Fig. S</w:t>
      </w:r>
      <w:r w:rsidR="007D2F47" w:rsidRPr="006409FA">
        <w:rPr>
          <w:highlight w:val="yellow"/>
        </w:rPr>
        <w:t>1</w:t>
      </w:r>
      <w:r w:rsidR="00106BBF" w:rsidRPr="006409FA">
        <w:t xml:space="preserve">) were </w:t>
      </w:r>
      <w:r w:rsidR="00314FCE" w:rsidRPr="006409FA">
        <w:t xml:space="preserve">only </w:t>
      </w:r>
      <w:r w:rsidR="000F2A40" w:rsidRPr="006409FA">
        <w:t xml:space="preserve">present in the pre-treatment </w:t>
      </w:r>
      <w:r w:rsidR="00106BBF" w:rsidRPr="006409FA">
        <w:t>oral</w:t>
      </w:r>
      <w:r w:rsidR="000F2A40" w:rsidRPr="006409FA">
        <w:t xml:space="preserve"> samples</w:t>
      </w:r>
      <w:r w:rsidR="00106BBF" w:rsidRPr="006409FA">
        <w:t xml:space="preserve"> </w:t>
      </w:r>
      <w:r w:rsidR="001C0B2A" w:rsidRPr="006409FA">
        <w:t xml:space="preserve">and </w:t>
      </w:r>
      <w:r w:rsidR="0092425E" w:rsidRPr="006409FA">
        <w:t xml:space="preserve">not </w:t>
      </w:r>
      <w:r w:rsidR="00314FCE" w:rsidRPr="006409FA">
        <w:t xml:space="preserve">in </w:t>
      </w:r>
      <w:r w:rsidR="0092425E" w:rsidRPr="006409FA">
        <w:t xml:space="preserve">the fecal </w:t>
      </w:r>
      <w:r w:rsidR="000F2A40" w:rsidRPr="006409FA">
        <w:t xml:space="preserve">samples </w:t>
      </w:r>
      <w:r w:rsidR="00106BBF" w:rsidRPr="006409FA">
        <w:t>(</w:t>
      </w:r>
      <w:r w:rsidR="00106BBF" w:rsidRPr="006409FA">
        <w:rPr>
          <w:highlight w:val="yellow"/>
        </w:rPr>
        <w:t>Fig. 2</w:t>
      </w:r>
      <w:r w:rsidR="00195F73" w:rsidRPr="006409FA">
        <w:rPr>
          <w:highlight w:val="yellow"/>
        </w:rPr>
        <w:t>D</w:t>
      </w:r>
      <w:r w:rsidR="00106BBF" w:rsidRPr="006409FA">
        <w:t>).</w:t>
      </w:r>
      <w:r w:rsidR="00195F73" w:rsidRPr="006409FA">
        <w:t xml:space="preserve"> </w:t>
      </w:r>
      <w:r w:rsidR="008A2772" w:rsidRPr="006409FA">
        <w:t>We next quantified the</w:t>
      </w:r>
      <w:ins w:id="234" w:author="Liao, Chen/Sloan Kettering Institute" w:date="2022-09-04T00:46:00Z">
        <w:r w:rsidR="00EB3B42">
          <w:t xml:space="preserve"> </w:t>
        </w:r>
      </w:ins>
      <w:ins w:id="235" w:author="Liao, Chen/Sloan Kettering Institute" w:date="2022-09-04T00:47:00Z">
        <w:r w:rsidR="00EB3B42">
          <w:t xml:space="preserve">relative and </w:t>
        </w:r>
      </w:ins>
      <w:ins w:id="236" w:author="Liao, Chen/Sloan Kettering Institute" w:date="2022-09-04T00:46:00Z">
        <w:r w:rsidR="00EB3B42">
          <w:t>absolute</w:t>
        </w:r>
      </w:ins>
      <w:r w:rsidR="008A2772" w:rsidRPr="006409FA">
        <w:t xml:space="preserve"> abundance</w:t>
      </w:r>
      <w:ins w:id="237" w:author="Liao, Chen/Sloan Kettering Institute" w:date="2022-09-04T00:47:00Z">
        <w:r w:rsidR="00EB3B42">
          <w:t>s</w:t>
        </w:r>
      </w:ins>
      <w:r w:rsidR="008A2772" w:rsidRPr="006409FA">
        <w:t xml:space="preserve"> of </w:t>
      </w:r>
      <w:r w:rsidR="00041344" w:rsidRPr="006409FA">
        <w:t>ASVs</w:t>
      </w:r>
      <w:r w:rsidR="00195F73" w:rsidRPr="006409FA">
        <w:t xml:space="preserve"> </w:t>
      </w:r>
      <w:r w:rsidR="00FD7B99" w:rsidRPr="006409FA">
        <w:t>typical</w:t>
      </w:r>
      <w:r w:rsidR="00F233EC" w:rsidRPr="006409FA">
        <w:t xml:space="preserve"> of </w:t>
      </w:r>
      <w:r w:rsidR="00FD7B99" w:rsidRPr="006409FA">
        <w:t xml:space="preserve">the oral cavity </w:t>
      </w:r>
      <w:ins w:id="238" w:author="Liao, Chen/Sloan Kettering Institute" w:date="2022-09-04T00:47:00Z">
        <w:r w:rsidR="00EB3B42">
          <w:t>(</w:t>
        </w:r>
      </w:ins>
      <w:del w:id="239" w:author="Liao, Chen/Sloan Kettering Institute" w:date="2022-09-04T00:46:00Z">
        <w:r w:rsidR="00FD7B99" w:rsidRPr="006409FA" w:rsidDel="00EB3B42">
          <w:delText>(</w:delText>
        </w:r>
      </w:del>
      <w:del w:id="240" w:author="Liao, Chen/Sloan Kettering Institute" w:date="2022-09-04T00:39:00Z">
        <w:r w:rsidR="00BA16B0" w:rsidRPr="006409FA" w:rsidDel="006D751F">
          <w:delText xml:space="preserve"> </w:delText>
        </w:r>
      </w:del>
      <m:oMath>
        <m:r>
          <w:del w:id="241" w:author="Liao, Chen/Sloan Kettering Institute" w:date="2022-09-04T00:39:00Z">
            <w:rPr>
              <w:rFonts w:ascii="Cambria Math" w:hAnsi="Cambria Math"/>
            </w:rPr>
            <m:t>&gt;0.01%</m:t>
          </w:del>
        </m:r>
      </m:oMath>
      <w:del w:id="242" w:author="Liao, Chen/Sloan Kettering Institute" w:date="2022-09-04T00:39:00Z">
        <w:r w:rsidR="009C1381" w:rsidRPr="006409FA" w:rsidDel="006D751F">
          <w:delText xml:space="preserve"> </w:delText>
        </w:r>
      </w:del>
      <w:ins w:id="243" w:author="Liao, Chen/Sloan Kettering Institute" w:date="2022-09-04T00:39:00Z">
        <w:r w:rsidR="006D751F">
          <w:t xml:space="preserve">&gt; 0.01% </w:t>
        </w:r>
      </w:ins>
      <w:del w:id="244" w:author="Liao, Chen/Sloan Kettering Institute" w:date="2022-09-04T00:39:00Z">
        <w:r w:rsidR="009C1381" w:rsidRPr="006409FA" w:rsidDel="006D751F">
          <w:delText xml:space="preserve">1e-4 </w:delText>
        </w:r>
      </w:del>
      <w:r w:rsidR="002E43C2" w:rsidRPr="006409FA">
        <w:t xml:space="preserve">across </w:t>
      </w:r>
      <w:r w:rsidR="003669AF" w:rsidRPr="006409FA">
        <w:t>pre-treatment</w:t>
      </w:r>
      <w:r w:rsidR="007820C9" w:rsidRPr="006409FA">
        <w:t xml:space="preserve"> </w:t>
      </w:r>
      <w:r w:rsidR="002E43C2" w:rsidRPr="006409FA">
        <w:t>oral samples</w:t>
      </w:r>
      <w:ins w:id="245" w:author="Liao, Chen/Sloan Kettering Institute" w:date="2022-09-04T00:45:00Z">
        <w:r w:rsidR="009D3CF7">
          <w:t xml:space="preserve"> and ≤ 0.01%</w:t>
        </w:r>
      </w:ins>
      <w:ins w:id="246" w:author="Liao, Chen/Sloan Kettering Institute" w:date="2022-09-04T00:46:00Z">
        <w:r w:rsidR="009D3CF7">
          <w:t xml:space="preserve"> </w:t>
        </w:r>
      </w:ins>
      <w:del w:id="247" w:author="Liao, Chen/Sloan Kettering Institute" w:date="2022-09-04T00:43:00Z">
        <w:r w:rsidR="002E43C2" w:rsidRPr="006409FA" w:rsidDel="009D3CF7">
          <w:delText xml:space="preserve"> </w:delText>
        </w:r>
        <w:r w:rsidR="00BA16B0" w:rsidRPr="006409FA" w:rsidDel="009D3CF7">
          <w:delText>and</w:delText>
        </w:r>
      </w:del>
      <w:del w:id="248" w:author="Liao, Chen/Sloan Kettering Institute" w:date="2022-09-04T00:45:00Z">
        <w:r w:rsidR="00BA16B0" w:rsidRPr="006409FA" w:rsidDel="009D3CF7">
          <w:delText xml:space="preserve"> </w:delText>
        </w:r>
      </w:del>
      <m:oMath>
        <m:r>
          <w:del w:id="249" w:author="Liao, Chen/Sloan Kettering Institute" w:date="2022-09-04T00:45:00Z">
            <w:rPr>
              <w:rFonts w:ascii="Cambria Math" w:hAnsi="Cambria Math"/>
            </w:rPr>
            <m:t>≤0.01%</m:t>
          </w:del>
        </m:r>
      </m:oMath>
      <w:del w:id="250" w:author="Liao, Chen/Sloan Kettering Institute" w:date="2022-09-04T00:45:00Z">
        <w:r w:rsidR="009C1381" w:rsidRPr="006409FA" w:rsidDel="009D3CF7">
          <w:delText xml:space="preserve"> </w:delText>
        </w:r>
      </w:del>
      <w:r w:rsidR="006D09FF" w:rsidRPr="006409FA">
        <w:t xml:space="preserve">on average </w:t>
      </w:r>
      <w:r w:rsidR="009C1381" w:rsidRPr="006409FA">
        <w:t>across</w:t>
      </w:r>
      <w:r w:rsidR="007820C9" w:rsidRPr="006409FA">
        <w:t xml:space="preserve"> </w:t>
      </w:r>
      <w:r w:rsidR="003669AF" w:rsidRPr="006409FA">
        <w:t>pre-treatment</w:t>
      </w:r>
      <w:r w:rsidR="009C1381" w:rsidRPr="006409FA">
        <w:t xml:space="preserve"> </w:t>
      </w:r>
      <w:r w:rsidR="00B078E2" w:rsidRPr="006409FA">
        <w:t>fecal s</w:t>
      </w:r>
      <w:r w:rsidR="009C1381" w:rsidRPr="006409FA">
        <w:t>amples</w:t>
      </w:r>
      <w:r w:rsidR="00FD7B99" w:rsidRPr="006409FA">
        <w:t>)</w:t>
      </w:r>
      <w:r w:rsidR="000F2A40" w:rsidRPr="006409FA">
        <w:t xml:space="preserve">. </w:t>
      </w:r>
      <w:r w:rsidR="006D09FF" w:rsidRPr="006409FA">
        <w:t>A</w:t>
      </w:r>
      <w:r w:rsidR="000F2A40" w:rsidRPr="006409FA">
        <w:t>ntibiotic treatment</w:t>
      </w:r>
      <w:r w:rsidR="00B56A87" w:rsidRPr="006409FA">
        <w:t xml:space="preserve"> </w:t>
      </w:r>
      <w:r w:rsidR="000F2A40" w:rsidRPr="006409FA">
        <w:t xml:space="preserve">enriched the </w:t>
      </w:r>
      <w:del w:id="251" w:author="Liao, Chen/Sloan Kettering Institute" w:date="2022-09-04T00:48:00Z">
        <w:r w:rsidR="000F2A40" w:rsidRPr="006409FA" w:rsidDel="00EB3B42">
          <w:delText xml:space="preserve">fecal </w:delText>
        </w:r>
      </w:del>
      <w:ins w:id="252" w:author="Liao, Chen/Sloan Kettering Institute" w:date="2022-09-04T00:48:00Z">
        <w:r w:rsidR="00EB3B42">
          <w:t xml:space="preserve">total relative </w:t>
        </w:r>
      </w:ins>
      <w:r w:rsidR="000F2A40" w:rsidRPr="006409FA">
        <w:t>abundance</w:t>
      </w:r>
      <w:del w:id="253" w:author="Liao, Chen/Sloan Kettering Institute" w:date="2022-09-04T01:01:00Z">
        <w:r w:rsidR="000F2A40" w:rsidRPr="006409FA" w:rsidDel="005B672A">
          <w:delText>s</w:delText>
        </w:r>
      </w:del>
      <w:r w:rsidR="000F2A40" w:rsidRPr="006409FA">
        <w:t xml:space="preserve"> of these oral</w:t>
      </w:r>
      <w:ins w:id="254" w:author="Liao, Chen/Sloan Kettering Institute" w:date="2022-09-05T18:49:00Z">
        <w:r w:rsidR="00AD772F">
          <w:t>-typical</w:t>
        </w:r>
      </w:ins>
      <w:r w:rsidR="000F2A40" w:rsidRPr="006409FA">
        <w:t xml:space="preserve"> ASVs </w:t>
      </w:r>
      <w:ins w:id="255" w:author="Liao, Chen/Sloan Kettering Institute" w:date="2022-09-04T00:48:00Z">
        <w:r w:rsidR="00EB3B42">
          <w:t xml:space="preserve">in the feces </w:t>
        </w:r>
      </w:ins>
      <w:r w:rsidR="008A2772" w:rsidRPr="006409FA">
        <w:t>from</w:t>
      </w:r>
      <w:r w:rsidR="00E72ADF" w:rsidRPr="006409FA">
        <w:t xml:space="preserve"> </w:t>
      </w:r>
      <w:del w:id="256" w:author="Liao, Chen/Sloan Kettering Institute" w:date="2022-09-05T19:50:00Z">
        <w:r w:rsidR="008A2772" w:rsidRPr="006409FA" w:rsidDel="00270CD6">
          <w:delText>~</w:delText>
        </w:r>
      </w:del>
      <w:r w:rsidR="00E72ADF" w:rsidRPr="006409FA">
        <w:t>0</w:t>
      </w:r>
      <w:ins w:id="257" w:author="Liao, Chen/Sloan Kettering Institute" w:date="2022-09-05T19:50:00Z">
        <w:r w:rsidR="00270CD6">
          <w:t>.03</w:t>
        </w:r>
      </w:ins>
      <w:r w:rsidR="00E72ADF" w:rsidRPr="006409FA">
        <w:t xml:space="preserve">% to </w:t>
      </w:r>
      <w:ins w:id="258" w:author="Liao, Chen/Sloan Kettering Institute" w:date="2022-09-05T19:50:00Z">
        <w:r w:rsidR="00270CD6">
          <w:t>27.2</w:t>
        </w:r>
      </w:ins>
      <w:del w:id="259" w:author="Liao, Chen/Sloan Kettering Institute" w:date="2022-09-05T19:50:00Z">
        <w:r w:rsidR="008A2772" w:rsidRPr="006409FA" w:rsidDel="00270CD6">
          <w:delText>~</w:delText>
        </w:r>
        <w:r w:rsidR="00E72ADF" w:rsidRPr="006409FA" w:rsidDel="00270CD6">
          <w:delText>30</w:delText>
        </w:r>
      </w:del>
      <w:r w:rsidR="00E72ADF" w:rsidRPr="006409FA">
        <w:t xml:space="preserve">% </w:t>
      </w:r>
      <w:r w:rsidR="006D09FF" w:rsidRPr="006409FA">
        <w:t>on average</w:t>
      </w:r>
      <w:ins w:id="260" w:author="Liao, Chen/Sloan Kettering Institute" w:date="2022-09-04T00:48:00Z">
        <w:r w:rsidR="00EB3B42">
          <w:t xml:space="preserve"> across the three mice</w:t>
        </w:r>
      </w:ins>
      <w:r w:rsidR="006D09FF" w:rsidRPr="006409FA">
        <w:t xml:space="preserve"> </w:t>
      </w:r>
      <w:r w:rsidR="00E72ADF" w:rsidRPr="006409FA">
        <w:t>(</w:t>
      </w:r>
      <w:r w:rsidR="00E72ADF" w:rsidRPr="006409FA">
        <w:rPr>
          <w:highlight w:val="yellow"/>
        </w:rPr>
        <w:t>Fig. 2E</w:t>
      </w:r>
      <w:r w:rsidR="00E72ADF" w:rsidRPr="006409FA">
        <w:t>)</w:t>
      </w:r>
      <w:r w:rsidR="008A2772" w:rsidRPr="006409FA">
        <w:t xml:space="preserve">. </w:t>
      </w:r>
      <w:r w:rsidR="00D21AE7" w:rsidRPr="006409FA">
        <w:t>A quantification of the</w:t>
      </w:r>
      <w:r w:rsidR="006D09FF" w:rsidRPr="006409FA">
        <w:t>ir</w:t>
      </w:r>
      <w:r w:rsidR="00D21AE7" w:rsidRPr="006409FA">
        <w:t xml:space="preserve"> </w:t>
      </w:r>
      <w:del w:id="261" w:author="Liao, Chen/Sloan Kettering Institute" w:date="2022-09-04T00:49:00Z">
        <w:r w:rsidR="00D21AE7" w:rsidRPr="006409FA" w:rsidDel="00EB3B42">
          <w:delText>absolute number</w:delText>
        </w:r>
      </w:del>
      <w:ins w:id="262" w:author="Liao, Chen/Sloan Kettering Institute" w:date="2022-09-04T00:49:00Z">
        <w:r w:rsidR="00EB3B42">
          <w:t>density</w:t>
        </w:r>
      </w:ins>
      <w:r w:rsidR="00D21AE7" w:rsidRPr="006409FA">
        <w:t xml:space="preserve"> show</w:t>
      </w:r>
      <w:r w:rsidR="006D09FF" w:rsidRPr="006409FA">
        <w:t>s</w:t>
      </w:r>
      <w:r w:rsidR="00D21AE7" w:rsidRPr="006409FA">
        <w:t xml:space="preserve">, however, that </w:t>
      </w:r>
      <w:r w:rsidR="008A2772" w:rsidRPr="006409FA">
        <w:t>the relative enrichment</w:t>
      </w:r>
      <w:ins w:id="263" w:author="Liao, Chen/Sloan Kettering Institute" w:date="2022-09-04T00:55:00Z">
        <w:r w:rsidR="00CE4CB7">
          <w:t xml:space="preserve"> of oral bacteria</w:t>
        </w:r>
      </w:ins>
      <w:r w:rsidR="008A2772" w:rsidRPr="006409FA">
        <w:t xml:space="preserve"> was not due to an increase in </w:t>
      </w:r>
      <w:ins w:id="264" w:author="Liao, Chen/Sloan Kettering Institute" w:date="2022-09-05T18:49:00Z">
        <w:r w:rsidR="00AD772F">
          <w:t>their</w:t>
        </w:r>
      </w:ins>
      <w:ins w:id="265" w:author="Liao, Chen/Sloan Kettering Institute" w:date="2022-09-04T01:02:00Z">
        <w:r w:rsidR="005B672A">
          <w:t xml:space="preserve"> </w:t>
        </w:r>
      </w:ins>
      <w:r w:rsidR="008A2772" w:rsidRPr="006409FA">
        <w:t>absolute</w:t>
      </w:r>
      <w:r w:rsidR="00B93C52" w:rsidRPr="006409FA">
        <w:t xml:space="preserve"> abundance</w:t>
      </w:r>
      <w:ins w:id="266" w:author="Liao, Chen/Sloan Kettering Institute" w:date="2022-09-04T01:02:00Z">
        <w:r w:rsidR="005B672A">
          <w:t>,</w:t>
        </w:r>
      </w:ins>
      <w:ins w:id="267" w:author="Liao, Chen/Sloan Kettering Institute" w:date="2022-09-04T00:54:00Z">
        <w:r w:rsidR="00CE4CB7">
          <w:t xml:space="preserve"> which </w:t>
        </w:r>
      </w:ins>
      <w:del w:id="268" w:author="Liao, Chen/Sloan Kettering Institute" w:date="2022-09-04T00:52:00Z">
        <w:r w:rsidR="008A2772" w:rsidRPr="006409FA" w:rsidDel="00CE4CB7">
          <w:delText>s</w:delText>
        </w:r>
      </w:del>
      <w:del w:id="269" w:author="Liao, Chen/Sloan Kettering Institute" w:date="2022-09-04T00:54:00Z">
        <w:r w:rsidR="00D21AE7" w:rsidRPr="006409FA" w:rsidDel="00CE4CB7">
          <w:delText>:</w:delText>
        </w:r>
        <w:r w:rsidR="008A2772" w:rsidRPr="006409FA" w:rsidDel="00CE4CB7">
          <w:delText xml:space="preserve"> </w:delText>
        </w:r>
        <w:r w:rsidR="00D21AE7" w:rsidRPr="006409FA" w:rsidDel="00CE4CB7">
          <w:delText>the</w:delText>
        </w:r>
        <w:r w:rsidR="008A2772" w:rsidRPr="006409FA" w:rsidDel="00CE4CB7">
          <w:delText xml:space="preserve"> absolute abundance</w:delText>
        </w:r>
      </w:del>
      <w:del w:id="270" w:author="Liao, Chen/Sloan Kettering Institute" w:date="2022-09-04T00:52:00Z">
        <w:r w:rsidR="008A2772" w:rsidRPr="006409FA" w:rsidDel="00CE4CB7">
          <w:delText>s</w:delText>
        </w:r>
      </w:del>
      <w:del w:id="271" w:author="Liao, Chen/Sloan Kettering Institute" w:date="2022-09-04T00:54:00Z">
        <w:r w:rsidR="008A2772" w:rsidRPr="006409FA" w:rsidDel="00CE4CB7">
          <w:delText xml:space="preserve"> o</w:delText>
        </w:r>
        <w:r w:rsidR="006D09FF" w:rsidRPr="006409FA" w:rsidDel="00CE4CB7">
          <w:delText>f</w:delText>
        </w:r>
        <w:r w:rsidR="008A2772" w:rsidRPr="006409FA" w:rsidDel="00CE4CB7">
          <w:delText xml:space="preserve"> oral bacteria </w:delText>
        </w:r>
      </w:del>
      <w:proofErr w:type="gramStart"/>
      <w:r w:rsidR="008A2772" w:rsidRPr="006409FA">
        <w:t>actually</w:t>
      </w:r>
      <w:r w:rsidR="00447E15" w:rsidRPr="006409FA">
        <w:t xml:space="preserve"> </w:t>
      </w:r>
      <w:r w:rsidR="006732C1" w:rsidRPr="006409FA">
        <w:t>decreased</w:t>
      </w:r>
      <w:proofErr w:type="gramEnd"/>
      <w:r w:rsidR="00E72ADF" w:rsidRPr="006409FA">
        <w:t xml:space="preserve"> by half a log</w:t>
      </w:r>
      <w:r w:rsidR="00A062CC" w:rsidRPr="006409FA">
        <w:t xml:space="preserve"> </w:t>
      </w:r>
      <w:r w:rsidR="00E72ADF" w:rsidRPr="006409FA">
        <w:t>(</w:t>
      </w:r>
      <w:r w:rsidR="00E72ADF" w:rsidRPr="006409FA">
        <w:rPr>
          <w:highlight w:val="yellow"/>
        </w:rPr>
        <w:t>Fig. 2F</w:t>
      </w:r>
      <w:r w:rsidR="00E72ADF" w:rsidRPr="006409FA">
        <w:t>)</w:t>
      </w:r>
      <w:ins w:id="272" w:author="Liao, Chen/Sloan Kettering Institute" w:date="2022-09-04T00:54:00Z">
        <w:r w:rsidR="00CE4CB7">
          <w:t>. T</w:t>
        </w:r>
      </w:ins>
      <w:ins w:id="273" w:author="Liao, Chen/Sloan Kettering Institute" w:date="2022-09-04T00:56:00Z">
        <w:r w:rsidR="00CE4CB7">
          <w:t xml:space="preserve">herefore, </w:t>
        </w:r>
      </w:ins>
      <w:ins w:id="274" w:author="Liao, Chen/Sloan Kettering Institute" w:date="2022-09-04T00:52:00Z">
        <w:r w:rsidR="00CE4CB7">
          <w:t>the relative enrichment</w:t>
        </w:r>
      </w:ins>
      <w:del w:id="275" w:author="Liao, Chen/Sloan Kettering Institute" w:date="2022-09-04T00:52:00Z">
        <w:r w:rsidR="00E72ADF" w:rsidRPr="006409FA" w:rsidDel="00CE4CB7">
          <w:delText>.</w:delText>
        </w:r>
      </w:del>
      <w:r w:rsidR="00CC75B9" w:rsidRPr="006409FA">
        <w:t xml:space="preserve"> </w:t>
      </w:r>
      <w:ins w:id="276" w:author="Liao, Chen/Sloan Kettering Institute" w:date="2022-09-04T00:56:00Z">
        <w:r w:rsidR="00CE4CB7">
          <w:t xml:space="preserve">was driven by </w:t>
        </w:r>
      </w:ins>
      <w:del w:id="277" w:author="Liao, Chen/Sloan Kettering Institute" w:date="2022-09-04T00:56:00Z">
        <w:r w:rsidR="008A2772" w:rsidRPr="006409FA" w:rsidDel="00CE4CB7">
          <w:delText xml:space="preserve">Instead, </w:delText>
        </w:r>
        <w:r w:rsidR="00D21AE7" w:rsidRPr="006409FA" w:rsidDel="00CE4CB7">
          <w:delText>we saw</w:delText>
        </w:r>
        <w:r w:rsidR="008A2772" w:rsidRPr="006409FA" w:rsidDel="00CE4CB7">
          <w:delText xml:space="preserve"> </w:delText>
        </w:r>
      </w:del>
      <w:r w:rsidR="008A2772" w:rsidRPr="006409FA">
        <w:t>a much greater decrease</w:t>
      </w:r>
      <w:ins w:id="278" w:author="Liao, Chen/Sloan Kettering Institute" w:date="2022-09-04T00:56:00Z">
        <w:r w:rsidR="00CE4CB7">
          <w:t xml:space="preserve"> (</w:t>
        </w:r>
      </w:ins>
      <w:ins w:id="279" w:author="Liao, Chen/Sloan Kettering Institute" w:date="2022-09-05T19:51:00Z">
        <w:r w:rsidR="00057E2B">
          <w:t>&gt;</w:t>
        </w:r>
      </w:ins>
      <w:ins w:id="280" w:author="Liao, Chen/Sloan Kettering Institute" w:date="2022-09-04T00:59:00Z">
        <w:r w:rsidR="00B65CA6">
          <w:t>5000 fold</w:t>
        </w:r>
      </w:ins>
      <w:ins w:id="281" w:author="Liao, Chen/Sloan Kettering Institute" w:date="2022-09-04T00:56:00Z">
        <w:r w:rsidR="00CE4CB7">
          <w:t>)</w:t>
        </w:r>
      </w:ins>
      <w:r w:rsidR="008A2772" w:rsidRPr="006409FA">
        <w:t xml:space="preserve"> in the absolute abundances of gut </w:t>
      </w:r>
      <w:r w:rsidR="00D21AE7" w:rsidRPr="006409FA">
        <w:t xml:space="preserve">commensals </w:t>
      </w:r>
      <w:del w:id="282" w:author="Liao, Chen/Sloan Kettering Institute" w:date="2022-09-04T00:59:00Z">
        <w:r w:rsidR="00D21AE7" w:rsidRPr="006409FA" w:rsidDel="00B65CA6">
          <w:delText xml:space="preserve">is </w:delText>
        </w:r>
      </w:del>
      <w:del w:id="283" w:author="Liao, Chen/Sloan Kettering Institute" w:date="2022-09-05T18:50:00Z">
        <w:r w:rsidR="00D21AE7" w:rsidRPr="006409FA" w:rsidDel="00851934">
          <w:delText>feces</w:delText>
        </w:r>
      </w:del>
      <w:del w:id="284" w:author="Liao, Chen/Sloan Kettering Institute" w:date="2022-09-04T00:59:00Z">
        <w:r w:rsidR="008A2772" w:rsidRPr="006409FA" w:rsidDel="00B65CA6">
          <w:delText xml:space="preserve">, which </w:delText>
        </w:r>
        <w:r w:rsidR="00D21AE7" w:rsidRPr="006409FA" w:rsidDel="00B65CA6">
          <w:delText>by</w:delText>
        </w:r>
        <w:r w:rsidR="008A2772" w:rsidRPr="006409FA" w:rsidDel="00B65CA6">
          <w:delText xml:space="preserve"> </w:delText>
        </w:r>
        <w:r w:rsidR="008A2772" w:rsidRPr="006409FA" w:rsidDel="00B65CA6">
          <w:rPr>
            <w:highlight w:val="cyan"/>
          </w:rPr>
          <w:delText>###-</w:delText>
        </w:r>
        <w:r w:rsidR="00D21AE7" w:rsidRPr="006409FA" w:rsidDel="00B65CA6">
          <w:rPr>
            <w:highlight w:val="cyan"/>
          </w:rPr>
          <w:delText>fold</w:delText>
        </w:r>
      </w:del>
      <w:del w:id="285" w:author="Liao, Chen/Sloan Kettering Institute" w:date="2022-09-05T18:50:00Z">
        <w:r w:rsidR="00D21AE7" w:rsidRPr="006409FA" w:rsidDel="00851934">
          <w:delText xml:space="preserve"> </w:delText>
        </w:r>
      </w:del>
      <w:r w:rsidR="00D21AE7" w:rsidRPr="006409FA">
        <w:t>after antibiotic treatment</w:t>
      </w:r>
      <w:r w:rsidR="008A2772" w:rsidRPr="006409FA">
        <w:t xml:space="preserve">. </w:t>
      </w:r>
    </w:p>
    <w:p w14:paraId="641DB133" w14:textId="658719F8" w:rsidR="006D09FF" w:rsidRPr="006409FA" w:rsidDel="00B758C4" w:rsidRDefault="00851440" w:rsidP="006D09FF">
      <w:pPr>
        <w:ind w:firstLine="720"/>
        <w:rPr>
          <w:del w:id="286" w:author="Liao, Chen/Sloan Kettering Institute" w:date="2022-09-04T01:25:00Z"/>
        </w:rPr>
      </w:pPr>
      <w:r w:rsidRPr="006409FA">
        <w:t>The</w:t>
      </w:r>
      <w:r w:rsidR="00D21AE7" w:rsidRPr="006409FA">
        <w:t xml:space="preserve"> </w:t>
      </w:r>
      <w:r w:rsidR="006D09FF" w:rsidRPr="006409FA">
        <w:t xml:space="preserve">results from our simple </w:t>
      </w:r>
      <w:ins w:id="287" w:author="Liao, Chen/Sloan Kettering Institute" w:date="2022-09-04T01:08:00Z">
        <w:r w:rsidR="001360B8">
          <w:t xml:space="preserve">mouse </w:t>
        </w:r>
      </w:ins>
      <w:r w:rsidR="006D09FF" w:rsidRPr="006409FA">
        <w:t>experiment</w:t>
      </w:r>
      <w:ins w:id="288" w:author="Liao, Chen/Sloan Kettering Institute" w:date="2022-09-04T01:11:00Z">
        <w:r w:rsidR="001360B8">
          <w:t xml:space="preserve"> supports the </w:t>
        </w:r>
        <w:r w:rsidR="001360B8" w:rsidRPr="001360B8">
          <w:rPr>
            <w:i/>
            <w:iCs/>
          </w:rPr>
          <w:t>marker</w:t>
        </w:r>
        <w:r w:rsidR="001360B8">
          <w:t xml:space="preserve"> hypothesis:</w:t>
        </w:r>
      </w:ins>
      <w:r w:rsidR="006D09FF" w:rsidRPr="006409FA">
        <w:t xml:space="preserve"> </w:t>
      </w:r>
      <w:del w:id="289" w:author="Liao, Chen/Sloan Kettering Institute" w:date="2022-09-04T01:13:00Z">
        <w:r w:rsidR="00D21AE7" w:rsidRPr="006409FA" w:rsidDel="001360B8">
          <w:delText xml:space="preserve">show that </w:delText>
        </w:r>
      </w:del>
      <w:r w:rsidR="00D21AE7" w:rsidRPr="006409FA">
        <w:t xml:space="preserve">the </w:t>
      </w:r>
      <w:ins w:id="290" w:author="Liao, Chen/Sloan Kettering Institute" w:date="2022-09-04T01:13:00Z">
        <w:r w:rsidR="001360B8">
          <w:t xml:space="preserve">relative </w:t>
        </w:r>
      </w:ins>
      <w:r w:rsidR="00D21AE7" w:rsidRPr="006409FA">
        <w:t>enrichment of oral bacteria in</w:t>
      </w:r>
      <w:ins w:id="291" w:author="Liao, Chen/Sloan Kettering Institute" w:date="2022-09-05T18:50:00Z">
        <w:r w:rsidR="009F2F70">
          <w:t xml:space="preserve"> the</w:t>
        </w:r>
      </w:ins>
      <w:r w:rsidR="00D21AE7" w:rsidRPr="006409FA">
        <w:t xml:space="preserve"> feces </w:t>
      </w:r>
      <w:del w:id="292" w:author="Liao, Chen/Sloan Kettering Institute" w:date="2022-09-04T01:13:00Z">
        <w:r w:rsidR="00D21AE7" w:rsidRPr="006409FA" w:rsidDel="001360B8">
          <w:delText>can be</w:delText>
        </w:r>
      </w:del>
      <w:ins w:id="293" w:author="Liao, Chen/Sloan Kettering Institute" w:date="2022-09-04T01:13:00Z">
        <w:r w:rsidR="001360B8">
          <w:t>is</w:t>
        </w:r>
      </w:ins>
      <w:r w:rsidR="00D21AE7" w:rsidRPr="006409FA">
        <w:t xml:space="preserve"> caused by the loss of gut commensals</w:t>
      </w:r>
      <w:ins w:id="294" w:author="Liao, Chen/Sloan Kettering Institute" w:date="2022-09-04T01:13:00Z">
        <w:r w:rsidR="001360B8">
          <w:t xml:space="preserve">. </w:t>
        </w:r>
      </w:ins>
      <w:del w:id="295" w:author="Liao, Chen/Sloan Kettering Institute" w:date="2022-09-04T01:13:00Z">
        <w:r w:rsidR="00D21AE7" w:rsidRPr="006409FA" w:rsidDel="001360B8">
          <w:delText xml:space="preserve">, which </w:delText>
        </w:r>
        <w:r w:rsidR="008A2772" w:rsidRPr="006409FA" w:rsidDel="001360B8">
          <w:delText>support</w:delText>
        </w:r>
        <w:r w:rsidR="00D21AE7" w:rsidRPr="006409FA" w:rsidDel="001360B8">
          <w:delText>s</w:delText>
        </w:r>
        <w:r w:rsidRPr="006409FA" w:rsidDel="001360B8">
          <w:delText xml:space="preserve"> </w:delText>
        </w:r>
        <w:r w:rsidR="00A062CC" w:rsidRPr="006409FA" w:rsidDel="001360B8">
          <w:delText xml:space="preserve">the </w:delText>
        </w:r>
        <w:r w:rsidR="009303FC" w:rsidRPr="006409FA" w:rsidDel="001360B8">
          <w:rPr>
            <w:i/>
            <w:iCs/>
          </w:rPr>
          <w:delText xml:space="preserve">marker </w:delText>
        </w:r>
        <w:r w:rsidR="009303FC" w:rsidRPr="006409FA" w:rsidDel="001360B8">
          <w:delText>hypothesis</w:delText>
        </w:r>
        <w:r w:rsidR="00106BBF" w:rsidRPr="006409FA" w:rsidDel="001360B8">
          <w:delText>.</w:delText>
        </w:r>
        <w:r w:rsidR="006D09FF" w:rsidRPr="006409FA" w:rsidDel="001360B8">
          <w:delText xml:space="preserve"> </w:delText>
        </w:r>
      </w:del>
      <w:r w:rsidR="006D09FF" w:rsidRPr="006409FA">
        <w:t>If this is</w:t>
      </w:r>
      <w:ins w:id="296" w:author="Liao, Chen/Sloan Kettering Institute" w:date="2022-09-04T01:13:00Z">
        <w:r w:rsidR="001360B8">
          <w:t xml:space="preserve"> universally</w:t>
        </w:r>
      </w:ins>
      <w:r w:rsidR="006D09FF" w:rsidRPr="006409FA">
        <w:t xml:space="preserve"> true</w:t>
      </w:r>
      <w:ins w:id="297" w:author="Liao, Chen/Sloan Kettering Institute" w:date="2022-09-04T01:13:00Z">
        <w:r w:rsidR="001360B8">
          <w:t>,</w:t>
        </w:r>
      </w:ins>
      <w:r w:rsidR="006D09FF" w:rsidRPr="006409FA">
        <w:t xml:space="preserve"> </w:t>
      </w:r>
      <w:del w:id="298" w:author="Liao, Chen/Sloan Kettering Institute" w:date="2022-09-04T01:13:00Z">
        <w:r w:rsidR="006D09FF" w:rsidRPr="006409FA" w:rsidDel="001360B8">
          <w:delText xml:space="preserve">then </w:delText>
        </w:r>
      </w:del>
      <w:r w:rsidR="006D09FF" w:rsidRPr="006409FA">
        <w:t xml:space="preserve">we should be able to determine </w:t>
      </w:r>
      <w:ins w:id="299" w:author="Liao, Chen/Sloan Kettering Institute" w:date="2022-09-04T01:14:00Z">
        <w:r w:rsidR="00163199">
          <w:t xml:space="preserve">the antibiotic-induced gut microbiome </w:t>
        </w:r>
      </w:ins>
      <w:r w:rsidR="006D09FF" w:rsidRPr="006409FA">
        <w:t xml:space="preserve">damage </w:t>
      </w:r>
      <w:del w:id="300" w:author="Liao, Chen/Sloan Kettering Institute" w:date="2022-09-04T01:14:00Z">
        <w:r w:rsidR="006D09FF" w:rsidRPr="006409FA" w:rsidDel="00163199">
          <w:delText xml:space="preserve">to the gut microbiota </w:delText>
        </w:r>
      </w:del>
      <w:r w:rsidR="006D09FF" w:rsidRPr="006409FA">
        <w:t>by quantifying the relative abundance of oral bacteria in feces.</w:t>
      </w:r>
      <w:r w:rsidR="006D09FF" w:rsidRPr="006409FA">
        <w:rPr>
          <w:bCs/>
        </w:rPr>
        <w:t xml:space="preserve"> However, m</w:t>
      </w:r>
      <w:r w:rsidR="00A72085" w:rsidRPr="006409FA">
        <w:t xml:space="preserve">ost </w:t>
      </w:r>
      <w:del w:id="301" w:author="Liao, Chen/Sloan Kettering Institute" w:date="2022-09-04T01:14:00Z">
        <w:r w:rsidR="006D09FF" w:rsidRPr="006409FA" w:rsidDel="00163199">
          <w:delText>mmicorbiome</w:delText>
        </w:r>
      </w:del>
      <w:ins w:id="302" w:author="Liao, Chen/Sloan Kettering Institute" w:date="2022-09-04T01:14:00Z">
        <w:r w:rsidR="00163199" w:rsidRPr="006409FA">
          <w:t>microbiome</w:t>
        </w:r>
      </w:ins>
      <w:r w:rsidR="006D09FF" w:rsidRPr="006409FA">
        <w:t xml:space="preserve"> studies </w:t>
      </w:r>
      <w:r w:rsidR="005631D0" w:rsidRPr="006409FA">
        <w:t>lack</w:t>
      </w:r>
      <w:r w:rsidR="00A64263" w:rsidRPr="006409FA">
        <w:t xml:space="preserve"> paired</w:t>
      </w:r>
      <w:r w:rsidR="005A1354" w:rsidRPr="006409FA">
        <w:t xml:space="preserve"> oral</w:t>
      </w:r>
      <w:r w:rsidR="00740D41" w:rsidRPr="006409FA">
        <w:t xml:space="preserve"> and </w:t>
      </w:r>
      <w:r w:rsidR="005A1354" w:rsidRPr="006409FA">
        <w:t>gut</w:t>
      </w:r>
      <w:r w:rsidR="00740D41" w:rsidRPr="006409FA">
        <w:t xml:space="preserve"> </w:t>
      </w:r>
      <w:r w:rsidR="005A1354" w:rsidRPr="006409FA">
        <w:t>samples</w:t>
      </w:r>
      <w:r w:rsidR="006D09FF" w:rsidRPr="006409FA">
        <w:t xml:space="preserve">, which would </w:t>
      </w:r>
      <w:r w:rsidR="00A64263" w:rsidRPr="006409FA">
        <w:t>prevent us from</w:t>
      </w:r>
      <w:r w:rsidR="00F43EFE" w:rsidRPr="006409FA">
        <w:t xml:space="preserve"> </w:t>
      </w:r>
      <w:r w:rsidR="00E31A63" w:rsidRPr="006409FA">
        <w:t>applying</w:t>
      </w:r>
      <w:r w:rsidR="00CA7ACE" w:rsidRPr="006409FA">
        <w:t xml:space="preserve"> the same paired-sample-</w:t>
      </w:r>
      <w:r w:rsidR="00A72085" w:rsidRPr="006409FA">
        <w:t>analysis</w:t>
      </w:r>
      <w:r w:rsidR="006D09FF" w:rsidRPr="006409FA">
        <w:t xml:space="preserve"> to quantify the oral fraction</w:t>
      </w:r>
      <w:r w:rsidR="00DF1D77" w:rsidRPr="006409FA">
        <w:t>.</w:t>
      </w:r>
      <w:r w:rsidR="00142AC8" w:rsidRPr="006409FA">
        <w:t xml:space="preserve"> To </w:t>
      </w:r>
      <w:del w:id="303" w:author="Liao, Chen/Sloan Kettering Institute" w:date="2022-09-04T01:17:00Z">
        <w:r w:rsidR="00142AC8" w:rsidRPr="006409FA" w:rsidDel="00163199">
          <w:delText>overcome the limitation</w:delText>
        </w:r>
      </w:del>
      <w:ins w:id="304" w:author="Liao, Chen/Sloan Kettering Institute" w:date="2022-09-04T01:17:00Z">
        <w:r w:rsidR="00163199">
          <w:t>identify oral bacteria</w:t>
        </w:r>
      </w:ins>
      <w:ins w:id="305" w:author="Liao, Chen/Sloan Kettering Institute" w:date="2022-09-05T18:51:00Z">
        <w:r w:rsidR="00D30E1A">
          <w:t>l DNAs</w:t>
        </w:r>
      </w:ins>
      <w:ins w:id="306" w:author="Liao, Chen/Sloan Kettering Institute" w:date="2022-09-04T01:17:00Z">
        <w:r w:rsidR="00163199">
          <w:t xml:space="preserve"> in mouse feces</w:t>
        </w:r>
      </w:ins>
      <w:r w:rsidR="00142AC8" w:rsidRPr="006409FA">
        <w:t xml:space="preserve">, </w:t>
      </w:r>
      <w:r w:rsidR="00DF1D77" w:rsidRPr="006409FA">
        <w:t>we</w:t>
      </w:r>
      <w:ins w:id="307" w:author="Liao, Chen/Sloan Kettering Institute" w:date="2022-09-04T01:18:00Z">
        <w:r w:rsidR="00163199">
          <w:t xml:space="preserve"> </w:t>
        </w:r>
      </w:ins>
      <w:del w:id="308" w:author="Liao, Chen/Sloan Kettering Institute" w:date="2022-09-04T01:18:00Z">
        <w:r w:rsidR="00DF1D77" w:rsidRPr="006409FA" w:rsidDel="00163199">
          <w:delText xml:space="preserve"> </w:delText>
        </w:r>
        <w:r w:rsidR="006D09FF" w:rsidRPr="006409FA" w:rsidDel="00163199">
          <w:delText xml:space="preserve">developed a way to measure relative abundances of oral bacteria in feces. We </w:delText>
        </w:r>
      </w:del>
      <w:r w:rsidR="00DF1D77" w:rsidRPr="006409FA">
        <w:t xml:space="preserve">compiled a reference </w:t>
      </w:r>
      <w:r w:rsidR="004204EB" w:rsidRPr="006409FA">
        <w:t xml:space="preserve">set </w:t>
      </w:r>
      <w:r w:rsidR="00DF1D77" w:rsidRPr="006409FA">
        <w:t xml:space="preserve">of </w:t>
      </w:r>
      <w:r w:rsidR="008D0259" w:rsidRPr="006409FA">
        <w:t>149</w:t>
      </w:r>
      <w:r w:rsidR="00E05F70" w:rsidRPr="006409FA">
        <w:t xml:space="preserve"> non-redundant,</w:t>
      </w:r>
      <w:r w:rsidR="008D0259" w:rsidRPr="006409FA">
        <w:t xml:space="preserve"> </w:t>
      </w:r>
      <w:r w:rsidR="00D7791B" w:rsidRPr="006409FA">
        <w:t>full-length</w:t>
      </w:r>
      <w:r w:rsidR="00384A0A" w:rsidRPr="006409FA">
        <w:t xml:space="preserve"> </w:t>
      </w:r>
      <w:r w:rsidR="00DF1D77" w:rsidRPr="006409FA">
        <w:t>16S rRNA genes</w:t>
      </w:r>
      <w:r w:rsidR="004204EB" w:rsidRPr="006409FA">
        <w:t xml:space="preserve"> of </w:t>
      </w:r>
      <w:r w:rsidR="007E2D1D" w:rsidRPr="006409FA">
        <w:t xml:space="preserve">culturable </w:t>
      </w:r>
      <w:r w:rsidR="004204EB" w:rsidRPr="006409FA">
        <w:t>bacteria</w:t>
      </w:r>
      <w:r w:rsidR="00DF1D77" w:rsidRPr="006409FA">
        <w:t xml:space="preserve"> </w:t>
      </w:r>
      <w:del w:id="309" w:author="Liao, Chen/Sloan Kettering Institute" w:date="2022-09-04T01:19:00Z">
        <w:r w:rsidR="007E2D1D" w:rsidRPr="006409FA" w:rsidDel="00163199">
          <w:delText xml:space="preserve">that are </w:delText>
        </w:r>
      </w:del>
      <w:r w:rsidR="007E2D1D" w:rsidRPr="006409FA">
        <w:t xml:space="preserve">found in the oral </w:t>
      </w:r>
      <w:del w:id="310" w:author="Liao, Chen/Sloan Kettering Institute" w:date="2022-09-04T01:19:00Z">
        <w:r w:rsidR="007E2D1D" w:rsidRPr="006409FA" w:rsidDel="00163199">
          <w:delText xml:space="preserve">bacteria </w:delText>
        </w:r>
      </w:del>
      <w:ins w:id="311" w:author="Liao, Chen/Sloan Kettering Institute" w:date="2022-09-04T01:19:00Z">
        <w:r w:rsidR="00163199">
          <w:t>cavity</w:t>
        </w:r>
        <w:r w:rsidR="00163199" w:rsidRPr="006409FA">
          <w:t xml:space="preserve"> </w:t>
        </w:r>
      </w:ins>
      <w:r w:rsidR="007E2D1D" w:rsidRPr="006409FA">
        <w:t xml:space="preserve">of mice but </w:t>
      </w:r>
      <w:del w:id="312" w:author="Liao, Chen/Sloan Kettering Institute" w:date="2022-09-04T01:20:00Z">
        <w:r w:rsidR="007E2D1D" w:rsidRPr="006409FA" w:rsidDel="00163199">
          <w:delText xml:space="preserve">not are </w:delText>
        </w:r>
      </w:del>
      <w:ins w:id="313" w:author="Liao, Chen/Sloan Kettering Institute" w:date="2022-09-04T01:21:00Z">
        <w:r w:rsidR="00163199">
          <w:t>not</w:t>
        </w:r>
      </w:ins>
      <w:del w:id="314" w:author="Liao, Chen/Sloan Kettering Institute" w:date="2022-09-04T01:21:00Z">
        <w:r w:rsidR="007E2D1D" w:rsidRPr="006409FA" w:rsidDel="00163199">
          <w:delText>rarely</w:delText>
        </w:r>
      </w:del>
      <w:r w:rsidR="007E2D1D" w:rsidRPr="006409FA">
        <w:t xml:space="preserve"> found in their </w:t>
      </w:r>
      <w:r w:rsidR="001D277B" w:rsidRPr="006409FA">
        <w:t>gut</w:t>
      </w:r>
      <w:r w:rsidR="008D0259" w:rsidRPr="006409FA">
        <w:t xml:space="preserve"> </w:t>
      </w:r>
      <w:r w:rsidR="00186887" w:rsidRPr="006409FA">
        <w:t>(</w:t>
      </w:r>
      <w:r w:rsidR="00186887" w:rsidRPr="006409FA">
        <w:rPr>
          <w:highlight w:val="yellow"/>
        </w:rPr>
        <w:t xml:space="preserve">Fig. S2, </w:t>
      </w:r>
      <w:r w:rsidR="008D0259" w:rsidRPr="006409FA">
        <w:rPr>
          <w:highlight w:val="yellow"/>
        </w:rPr>
        <w:t xml:space="preserve">Table S1, </w:t>
      </w:r>
      <w:r w:rsidR="00186887" w:rsidRPr="006409FA">
        <w:rPr>
          <w:highlight w:val="yellow"/>
        </w:rPr>
        <w:t>see STAR Methods</w:t>
      </w:r>
      <w:r w:rsidR="00186887" w:rsidRPr="006409FA">
        <w:t>).</w:t>
      </w:r>
      <w:r w:rsidR="001B1011" w:rsidRPr="006409FA">
        <w:t xml:space="preserve"> </w:t>
      </w:r>
      <w:r w:rsidR="00620E77" w:rsidRPr="006409FA">
        <w:t>Th</w:t>
      </w:r>
      <w:r w:rsidR="00A72085" w:rsidRPr="006409FA">
        <w:t>is</w:t>
      </w:r>
      <w:r w:rsidR="00620E77" w:rsidRPr="006409FA">
        <w:t xml:space="preserve"> </w:t>
      </w:r>
      <w:ins w:id="315" w:author="Liao, Chen/Sloan Kettering Institute" w:date="2022-09-04T01:23:00Z">
        <w:r w:rsidR="000849A6">
          <w:t xml:space="preserve">reference </w:t>
        </w:r>
      </w:ins>
      <w:r w:rsidR="007E2D1D" w:rsidRPr="006409FA">
        <w:t xml:space="preserve">database </w:t>
      </w:r>
      <w:del w:id="316" w:author="Liao, Chen/Sloan Kettering Institute" w:date="2022-09-04T01:23:00Z">
        <w:r w:rsidR="007E2D1D" w:rsidRPr="006409FA" w:rsidDel="000849A6">
          <w:delText xml:space="preserve">of reference oral bacteria from mice </w:delText>
        </w:r>
      </w:del>
      <w:r w:rsidR="00620E77" w:rsidRPr="006409FA">
        <w:t>allow</w:t>
      </w:r>
      <w:r w:rsidR="006D09FF" w:rsidRPr="006409FA">
        <w:t>s</w:t>
      </w:r>
      <w:r w:rsidR="00620E77" w:rsidRPr="006409FA">
        <w:t xml:space="preserve"> us to </w:t>
      </w:r>
      <w:ins w:id="317" w:author="Liao, Chen/Sloan Kettering Institute" w:date="2022-09-04T01:23:00Z">
        <w:r w:rsidR="000849A6">
          <w:t>identify ASVs</w:t>
        </w:r>
      </w:ins>
      <w:ins w:id="318" w:author="Liao, Chen/Sloan Kettering Institute" w:date="2022-09-04T01:24:00Z">
        <w:r w:rsidR="000849A6">
          <w:t xml:space="preserve"> of</w:t>
        </w:r>
      </w:ins>
      <w:ins w:id="319" w:author="Liao, Chen/Sloan Kettering Institute" w:date="2022-09-04T01:23:00Z">
        <w:r w:rsidR="000849A6">
          <w:t xml:space="preserve"> oral origin </w:t>
        </w:r>
      </w:ins>
      <w:ins w:id="320" w:author="Liao, Chen/Sloan Kettering Institute" w:date="2022-09-04T01:24:00Z">
        <w:r w:rsidR="000849A6">
          <w:t xml:space="preserve">by exact sequence match and to </w:t>
        </w:r>
      </w:ins>
      <w:r w:rsidR="007E2D1D" w:rsidRPr="006409FA">
        <w:t xml:space="preserve">estimate the </w:t>
      </w:r>
      <w:ins w:id="321" w:author="Liao, Chen/Sloan Kettering Institute" w:date="2022-09-04T01:22:00Z">
        <w:r w:rsidR="000849A6">
          <w:t xml:space="preserve">total </w:t>
        </w:r>
      </w:ins>
      <w:r w:rsidR="007E2D1D" w:rsidRPr="006409FA">
        <w:t>fraction</w:t>
      </w:r>
      <w:ins w:id="322" w:author="Liao, Chen/Sloan Kettering Institute" w:date="2022-09-04T01:22:00Z">
        <w:r w:rsidR="000849A6">
          <w:t>s</w:t>
        </w:r>
      </w:ins>
      <w:r w:rsidR="007E2D1D" w:rsidRPr="006409FA">
        <w:t xml:space="preserve"> of oral bacteria in </w:t>
      </w:r>
      <w:del w:id="323" w:author="Liao, Chen/Sloan Kettering Institute" w:date="2022-09-05T19:55:00Z">
        <w:r w:rsidR="007E2D1D" w:rsidRPr="006409FA" w:rsidDel="00D5099D">
          <w:delText>mouse feces</w:delText>
        </w:r>
      </w:del>
      <w:ins w:id="324" w:author="Liao, Chen/Sloan Kettering Institute" w:date="2022-09-05T19:55:00Z">
        <w:r w:rsidR="00D5099D">
          <w:t>fecal samples</w:t>
        </w:r>
      </w:ins>
      <w:r w:rsidR="000663CD" w:rsidRPr="006409FA">
        <w:t>.</w:t>
      </w:r>
      <w:ins w:id="325" w:author="Liao, Chen/Sloan Kettering Institute" w:date="2022-09-04T01:25:00Z">
        <w:r w:rsidR="00B758C4">
          <w:t xml:space="preserve"> </w:t>
        </w:r>
      </w:ins>
    </w:p>
    <w:p w14:paraId="7249D676" w14:textId="1C15101A" w:rsidR="004D29B0" w:rsidRPr="006409FA" w:rsidRDefault="006D09FF" w:rsidP="00B758C4">
      <w:pPr>
        <w:ind w:firstLine="720"/>
      </w:pPr>
      <w:r w:rsidRPr="006409FA">
        <w:t>To validate this approach we analyzed published data from mice</w:t>
      </w:r>
      <w:r w:rsidR="00A72085" w:rsidRPr="006409FA">
        <w:t xml:space="preserve"> t</w:t>
      </w:r>
      <w:r w:rsidR="00367A45" w:rsidRPr="006409FA">
        <w:t xml:space="preserve">reated with </w:t>
      </w:r>
      <w:r w:rsidRPr="006409FA">
        <w:t xml:space="preserve">an </w:t>
      </w:r>
      <w:r w:rsidR="007B2F80" w:rsidRPr="006409FA">
        <w:t>antibiotic cocktail</w:t>
      </w:r>
      <w:del w:id="326" w:author="Liao, Chen/Sloan Kettering Institute" w:date="2022-09-04T01:48:00Z">
        <w:r w:rsidR="0013226E" w:rsidRPr="006409FA" w:rsidDel="000934C0">
          <w:delText>s</w:delText>
        </w:r>
      </w:del>
      <w:r w:rsidR="007B2F80" w:rsidRPr="006409FA">
        <w:t xml:space="preserve"> </w:t>
      </w:r>
      <w:r w:rsidR="00A82273" w:rsidRPr="006409FA">
        <w:t>of a</w:t>
      </w:r>
      <w:r w:rsidR="007B2F80" w:rsidRPr="006409FA">
        <w:t>mpicillin</w:t>
      </w:r>
      <w:r w:rsidR="00A82273" w:rsidRPr="006409FA">
        <w:t>, v</w:t>
      </w:r>
      <w:r w:rsidR="007B2F80" w:rsidRPr="006409FA">
        <w:t>ancomycin</w:t>
      </w:r>
      <w:r w:rsidR="00A82273" w:rsidRPr="006409FA">
        <w:t>, n</w:t>
      </w:r>
      <w:r w:rsidR="007B2F80" w:rsidRPr="006409FA">
        <w:t>eomycin</w:t>
      </w:r>
      <w:r w:rsidR="00A82273" w:rsidRPr="006409FA">
        <w:t>, and m</w:t>
      </w:r>
      <w:r w:rsidR="007B2F80" w:rsidRPr="006409FA">
        <w:t>etronidazole for 5 days</w:t>
      </w:r>
      <w:r w:rsidR="00875B8F" w:rsidRPr="006409FA">
        <w:t xml:space="preserve"> </w:t>
      </w:r>
      <w:r w:rsidR="00A72085" w:rsidRPr="006409FA">
        <w:fldChar w:fldCharType="begin"/>
      </w:r>
      <w:r w:rsidR="00A72085" w:rsidRPr="006409FA">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6409FA">
        <w:fldChar w:fldCharType="separate"/>
      </w:r>
      <w:r w:rsidR="00A72085" w:rsidRPr="006409FA">
        <w:rPr>
          <w:noProof/>
        </w:rPr>
        <w:t>(Reese et al., 2018)</w:t>
      </w:r>
      <w:r w:rsidR="00A72085" w:rsidRPr="006409FA">
        <w:fldChar w:fldCharType="end"/>
      </w:r>
      <w:r w:rsidR="00A72085" w:rsidRPr="006409FA">
        <w:t xml:space="preserve"> </w:t>
      </w:r>
      <w:r w:rsidR="00875B8F" w:rsidRPr="006409FA">
        <w:t>(</w:t>
      </w:r>
      <w:r w:rsidR="00875B8F" w:rsidRPr="006409FA">
        <w:rPr>
          <w:highlight w:val="yellow"/>
        </w:rPr>
        <w:t>Fig. 2</w:t>
      </w:r>
      <w:r w:rsidR="00DC313D" w:rsidRPr="006409FA">
        <w:rPr>
          <w:highlight w:val="yellow"/>
        </w:rPr>
        <w:t>G</w:t>
      </w:r>
      <w:r w:rsidR="00875B8F" w:rsidRPr="006409FA">
        <w:t>)</w:t>
      </w:r>
      <w:r w:rsidR="007B2F80" w:rsidRPr="006409FA">
        <w:t xml:space="preserve">. </w:t>
      </w:r>
      <w:r w:rsidR="00D3283B" w:rsidRPr="006409FA">
        <w:t>Consistent with our</w:t>
      </w:r>
      <w:ins w:id="327" w:author="Liao, Chen/Sloan Kettering Institute" w:date="2022-09-04T01:26:00Z">
        <w:r w:rsidR="007E7E5A">
          <w:t xml:space="preserve"> </w:t>
        </w:r>
      </w:ins>
      <w:del w:id="328" w:author="Liao, Chen/Sloan Kettering Institute" w:date="2022-09-04T01:26:00Z">
        <w:r w:rsidR="00D3283B" w:rsidRPr="006409FA" w:rsidDel="007E7E5A">
          <w:delText xml:space="preserve"> </w:delText>
        </w:r>
      </w:del>
      <w:ins w:id="329" w:author="Liao, Chen/Sloan Kettering Institute" w:date="2022-09-04T01:25:00Z">
        <w:r w:rsidR="007E7E5A">
          <w:t>mouse experiment</w:t>
        </w:r>
      </w:ins>
      <w:del w:id="330" w:author="Liao, Chen/Sloan Kettering Institute" w:date="2022-09-04T01:25:00Z">
        <w:r w:rsidR="007E2D1D" w:rsidRPr="006409FA" w:rsidDel="007E7E5A">
          <w:delText>results</w:delText>
        </w:r>
      </w:del>
      <w:r w:rsidR="00D3283B" w:rsidRPr="006409FA">
        <w:t xml:space="preserve">, </w:t>
      </w:r>
      <w:del w:id="331" w:author="Liao, Chen/Sloan Kettering Institute" w:date="2022-09-04T01:26:00Z">
        <w:r w:rsidR="007E2D1D" w:rsidRPr="006409FA" w:rsidDel="007E7E5A">
          <w:delText>we saw</w:delText>
        </w:r>
        <w:r w:rsidR="00D3283B" w:rsidRPr="006409FA" w:rsidDel="007E7E5A">
          <w:delText xml:space="preserve"> that</w:delText>
        </w:r>
        <w:r w:rsidR="00EF034C" w:rsidRPr="006409FA" w:rsidDel="007E7E5A">
          <w:delText xml:space="preserve"> </w:delText>
        </w:r>
      </w:del>
      <w:r w:rsidR="00EF034C" w:rsidRPr="006409FA">
        <w:t xml:space="preserve">antibiotics enriched </w:t>
      </w:r>
      <w:del w:id="332" w:author="Liao, Chen/Sloan Kettering Institute" w:date="2022-09-04T01:26:00Z">
        <w:r w:rsidR="00EF034C" w:rsidRPr="006409FA" w:rsidDel="007E7E5A">
          <w:delText xml:space="preserve">the feces in </w:delText>
        </w:r>
        <w:r w:rsidR="00F61516" w:rsidRPr="006409FA" w:rsidDel="007E7E5A">
          <w:delText xml:space="preserve">oral </w:delText>
        </w:r>
        <w:r w:rsidR="00F60337" w:rsidRPr="006409FA" w:rsidDel="007E7E5A">
          <w:delText xml:space="preserve">bacteria </w:delText>
        </w:r>
        <w:r w:rsidR="00354BA5" w:rsidRPr="006409FA" w:rsidDel="007E7E5A">
          <w:delText xml:space="preserve">of </w:delText>
        </w:r>
      </w:del>
      <w:r w:rsidR="00354BA5" w:rsidRPr="006409FA">
        <w:t>three</w:t>
      </w:r>
      <w:ins w:id="333" w:author="Liao, Chen/Sloan Kettering Institute" w:date="2022-09-04T01:26:00Z">
        <w:r w:rsidR="007E7E5A">
          <w:t xml:space="preserve"> oral</w:t>
        </w:r>
      </w:ins>
      <w:r w:rsidR="00A56F14" w:rsidRPr="006409FA">
        <w:t xml:space="preserve"> </w:t>
      </w:r>
      <w:r w:rsidR="00354BA5" w:rsidRPr="006409FA">
        <w:t>ASVs</w:t>
      </w:r>
      <w:r w:rsidR="00A56F14" w:rsidRPr="006409FA">
        <w:t xml:space="preserve"> </w:t>
      </w:r>
      <w:r w:rsidR="00024043" w:rsidRPr="006409FA">
        <w:t>of</w:t>
      </w:r>
      <w:r w:rsidR="00A56F14" w:rsidRPr="006409FA">
        <w:t xml:space="preserve"> </w:t>
      </w:r>
      <w:r w:rsidR="00A56F14" w:rsidRPr="006409FA">
        <w:rPr>
          <w:i/>
          <w:iCs/>
        </w:rPr>
        <w:t>Lactobacillus</w:t>
      </w:r>
      <w:r w:rsidR="00A56F14" w:rsidRPr="006409FA">
        <w:t xml:space="preserve">, </w:t>
      </w:r>
      <w:r w:rsidR="00A56F14" w:rsidRPr="006409FA">
        <w:rPr>
          <w:i/>
          <w:iCs/>
        </w:rPr>
        <w:t xml:space="preserve">Proteus </w:t>
      </w:r>
      <w:r w:rsidR="00A56F14" w:rsidRPr="006409FA">
        <w:t xml:space="preserve">and </w:t>
      </w:r>
      <w:r w:rsidR="00A56F14" w:rsidRPr="006409FA">
        <w:rPr>
          <w:i/>
          <w:iCs/>
        </w:rPr>
        <w:lastRenderedPageBreak/>
        <w:t>Escherichia-Shigella</w:t>
      </w:r>
      <w:r w:rsidR="00D3283B" w:rsidRPr="006409FA">
        <w:t xml:space="preserve"> </w:t>
      </w:r>
      <w:ins w:id="334" w:author="Liao, Chen/Sloan Kettering Institute" w:date="2022-09-04T01:26:00Z">
        <w:r w:rsidR="007E7E5A">
          <w:t xml:space="preserve">in the feces </w:t>
        </w:r>
      </w:ins>
      <w:r w:rsidR="00A56F14" w:rsidRPr="006409FA">
        <w:t>(</w:t>
      </w:r>
      <w:r w:rsidR="00A56F14" w:rsidRPr="006409FA">
        <w:rPr>
          <w:highlight w:val="yellow"/>
        </w:rPr>
        <w:t>Fig. 2</w:t>
      </w:r>
      <w:r w:rsidR="00DC313D" w:rsidRPr="006409FA">
        <w:rPr>
          <w:highlight w:val="yellow"/>
        </w:rPr>
        <w:t>H</w:t>
      </w:r>
      <w:r w:rsidR="00A56F14" w:rsidRPr="006409FA">
        <w:t>).</w:t>
      </w:r>
      <w:r w:rsidR="000A57CB" w:rsidRPr="006409FA">
        <w:t xml:space="preserve"> </w:t>
      </w:r>
      <w:r w:rsidR="00D3283B" w:rsidRPr="006409FA">
        <w:t xml:space="preserve">In agreement with the </w:t>
      </w:r>
      <w:r w:rsidR="00D3283B" w:rsidRPr="006409FA">
        <w:rPr>
          <w:i/>
          <w:iCs/>
        </w:rPr>
        <w:t>marker</w:t>
      </w:r>
      <w:r w:rsidR="00D3283B" w:rsidRPr="006409FA">
        <w:t xml:space="preserve"> hypothesis, t</w:t>
      </w:r>
      <w:r w:rsidR="009F78B5" w:rsidRPr="006409FA">
        <w:t>he</w:t>
      </w:r>
      <w:r w:rsidR="00EF034C" w:rsidRPr="006409FA">
        <w:t>ir</w:t>
      </w:r>
      <w:r w:rsidR="00D3283B" w:rsidRPr="006409FA">
        <w:t xml:space="preserve"> </w:t>
      </w:r>
      <w:r w:rsidR="009F78B5" w:rsidRPr="006409FA">
        <w:t xml:space="preserve">absolute abundances </w:t>
      </w:r>
      <w:r w:rsidR="00F60337" w:rsidRPr="006409FA">
        <w:t>did not increase</w:t>
      </w:r>
      <w:del w:id="335" w:author="Liao, Chen/Sloan Kettering Institute" w:date="2022-09-04T01:26:00Z">
        <w:r w:rsidR="00D3283B" w:rsidRPr="006409FA" w:rsidDel="007E7E5A">
          <w:delText>,</w:delText>
        </w:r>
      </w:del>
      <w:r w:rsidR="00F60337" w:rsidRPr="006409FA">
        <w:t xml:space="preserve"> </w:t>
      </w:r>
      <w:r w:rsidR="00024043" w:rsidRPr="006409FA">
        <w:t xml:space="preserve">but </w:t>
      </w:r>
      <w:r w:rsidR="00EF034C" w:rsidRPr="006409FA">
        <w:t>in fact</w:t>
      </w:r>
      <w:r w:rsidR="00D3283B" w:rsidRPr="006409FA">
        <w:t xml:space="preserve"> decreased</w:t>
      </w:r>
      <w:r w:rsidR="00EF034C" w:rsidRPr="006409FA">
        <w:t xml:space="preserve"> by</w:t>
      </w:r>
      <w:r w:rsidR="00024043" w:rsidRPr="006409FA">
        <w:t xml:space="preserve"> </w:t>
      </w:r>
      <w:del w:id="336" w:author="Liao, Chen/Sloan Kettering Institute" w:date="2022-09-05T19:52:00Z">
        <w:r w:rsidR="00B6103D" w:rsidRPr="006409FA" w:rsidDel="00B53674">
          <w:delText>~</w:delText>
        </w:r>
      </w:del>
      <w:ins w:id="337" w:author="Liao, Chen/Sloan Kettering Institute" w:date="2022-09-04T01:35:00Z">
        <w:r w:rsidR="00504248">
          <w:t>2</w:t>
        </w:r>
      </w:ins>
      <w:ins w:id="338" w:author="Liao, Chen/Sloan Kettering Institute" w:date="2022-09-05T19:52:00Z">
        <w:r w:rsidR="00B53674">
          <w:t>4.7</w:t>
        </w:r>
      </w:ins>
      <w:del w:id="339" w:author="Liao, Chen/Sloan Kettering Institute" w:date="2022-09-04T01:35:00Z">
        <w:r w:rsidR="00024043" w:rsidRPr="006409FA" w:rsidDel="00504248">
          <w:delText>10</w:delText>
        </w:r>
      </w:del>
      <w:r w:rsidR="00024043" w:rsidRPr="006409FA">
        <w:t xml:space="preserve"> fold on average</w:t>
      </w:r>
      <w:del w:id="340" w:author="Liao, Chen/Sloan Kettering Institute" w:date="2022-09-04T01:27:00Z">
        <w:r w:rsidR="00D3283B" w:rsidRPr="006409FA" w:rsidDel="007E7E5A">
          <w:delText xml:space="preserve">. </w:delText>
        </w:r>
      </w:del>
      <w:r w:rsidR="00024043" w:rsidRPr="006409FA">
        <w:t xml:space="preserve"> (</w:t>
      </w:r>
      <w:r w:rsidR="00024043" w:rsidRPr="006409FA">
        <w:rPr>
          <w:highlight w:val="yellow"/>
        </w:rPr>
        <w:t>Fig. 2I</w:t>
      </w:r>
      <w:r w:rsidR="00024043" w:rsidRPr="006409FA">
        <w:t xml:space="preserve">, left). </w:t>
      </w:r>
      <w:r w:rsidR="00D3283B" w:rsidRPr="006409FA">
        <w:t xml:space="preserve">The absolute abundances of gut bacteria </w:t>
      </w:r>
      <w:r w:rsidR="00A90576" w:rsidRPr="006409FA">
        <w:t>decreased</w:t>
      </w:r>
      <w:r w:rsidR="00D3283B" w:rsidRPr="006409FA">
        <w:t xml:space="preserve"> even more</w:t>
      </w:r>
      <w:del w:id="341" w:author="Liao, Chen/Sloan Kettering Institute" w:date="2022-09-04T01:35:00Z">
        <w:r w:rsidR="00D3283B" w:rsidRPr="006409FA" w:rsidDel="00815CB5">
          <w:delText>,</w:delText>
        </w:r>
      </w:del>
      <w:r w:rsidR="00D3283B" w:rsidRPr="006409FA">
        <w:t xml:space="preserve"> </w:t>
      </w:r>
      <w:r w:rsidR="00D3283B" w:rsidRPr="00504248">
        <w:t xml:space="preserve">by </w:t>
      </w:r>
      <w:ins w:id="342" w:author="Liao, Chen/Sloan Kettering Institute" w:date="2022-09-04T01:35:00Z">
        <w:r w:rsidR="00504248">
          <w:t>189</w:t>
        </w:r>
      </w:ins>
      <w:ins w:id="343" w:author="Liao, Chen/Sloan Kettering Institute" w:date="2022-09-05T19:52:00Z">
        <w:r w:rsidR="00B53674">
          <w:t>.2</w:t>
        </w:r>
      </w:ins>
      <w:del w:id="344" w:author="Liao, Chen/Sloan Kettering Institute" w:date="2022-09-04T01:34:00Z">
        <w:r w:rsidR="00D3283B" w:rsidRPr="00504248" w:rsidDel="00504248">
          <w:delText>###</w:delText>
        </w:r>
      </w:del>
      <w:r w:rsidR="00D3283B" w:rsidRPr="00504248">
        <w:t xml:space="preserve"> fold</w:t>
      </w:r>
      <w:r w:rsidR="00F6412A" w:rsidRPr="006409FA">
        <w:t xml:space="preserve"> </w:t>
      </w:r>
      <w:r w:rsidR="009D3C28" w:rsidRPr="006409FA">
        <w:t>(</w:t>
      </w:r>
      <w:r w:rsidR="009D3C28" w:rsidRPr="006409FA">
        <w:rPr>
          <w:highlight w:val="yellow"/>
        </w:rPr>
        <w:t>Fig. 2</w:t>
      </w:r>
      <w:r w:rsidR="00DC313D" w:rsidRPr="006409FA">
        <w:rPr>
          <w:highlight w:val="yellow"/>
        </w:rPr>
        <w:t>I</w:t>
      </w:r>
      <w:r w:rsidR="009D3C28" w:rsidRPr="006409FA">
        <w:t>, right)</w:t>
      </w:r>
      <w:ins w:id="345" w:author="Liao, Chen/Sloan Kettering Institute" w:date="2022-09-05T19:53:00Z">
        <w:r w:rsidR="005779E6">
          <w:t>, causing observed relative enrichment of oral bacteria</w:t>
        </w:r>
      </w:ins>
      <w:r w:rsidR="00596401" w:rsidRPr="006409FA">
        <w:t>.</w:t>
      </w:r>
      <w:r w:rsidRPr="006409FA">
        <w:t xml:space="preserve"> </w:t>
      </w:r>
      <w:r w:rsidR="00A90576" w:rsidRPr="006409FA">
        <w:t xml:space="preserve">Interestingly, </w:t>
      </w:r>
      <w:r w:rsidR="00B90A32" w:rsidRPr="006409FA">
        <w:t>the fraction of</w:t>
      </w:r>
      <w:r w:rsidR="0081131D" w:rsidRPr="006409FA">
        <w:t xml:space="preserve"> oral bacteria</w:t>
      </w:r>
      <w:del w:id="346" w:author="Liao, Chen/Sloan Kettering Institute" w:date="2022-09-04T01:36:00Z">
        <w:r w:rsidR="0081131D" w:rsidRPr="006409FA" w:rsidDel="00815CB5">
          <w:delText>l</w:delText>
        </w:r>
      </w:del>
      <w:r w:rsidR="0081131D" w:rsidRPr="006409FA">
        <w:t xml:space="preserve"> </w:t>
      </w:r>
      <w:r w:rsidR="00992AE6" w:rsidRPr="006409FA">
        <w:t xml:space="preserve">in feces </w:t>
      </w:r>
      <w:r w:rsidR="00A90576" w:rsidRPr="006409FA">
        <w:t xml:space="preserve">showed </w:t>
      </w:r>
      <w:del w:id="347" w:author="Liao, Chen/Sloan Kettering Institute" w:date="2022-09-05T19:53:00Z">
        <w:r w:rsidR="00A90576" w:rsidRPr="006409FA" w:rsidDel="00152186">
          <w:delText>a strong</w:delText>
        </w:r>
        <w:r w:rsidR="00B90A32" w:rsidRPr="006409FA" w:rsidDel="00152186">
          <w:delText xml:space="preserve"> </w:delText>
        </w:r>
        <w:r w:rsidR="00B94E09" w:rsidRPr="006409FA" w:rsidDel="00152186">
          <w:delText>negative</w:delText>
        </w:r>
      </w:del>
      <w:ins w:id="348" w:author="Liao, Chen/Sloan Kettering Institute" w:date="2022-09-05T19:53:00Z">
        <w:r w:rsidR="00152186">
          <w:t>a negative</w:t>
        </w:r>
      </w:ins>
      <w:r w:rsidR="00A20F02" w:rsidRPr="006409FA">
        <w:t xml:space="preserve"> linear</w:t>
      </w:r>
      <w:del w:id="349" w:author="Liao, Chen/Sloan Kettering Institute" w:date="2022-09-04T01:36:00Z">
        <w:r w:rsidR="00A20F02" w:rsidRPr="006409FA" w:rsidDel="00815CB5">
          <w:delText>ly</w:delText>
        </w:r>
      </w:del>
      <w:r w:rsidR="00BF256D" w:rsidRPr="006409FA">
        <w:t xml:space="preserve"> correlat</w:t>
      </w:r>
      <w:r w:rsidR="00A90576" w:rsidRPr="006409FA">
        <w:t>ion</w:t>
      </w:r>
      <w:r w:rsidR="00BF256D" w:rsidRPr="006409FA">
        <w:t xml:space="preserve"> </w:t>
      </w:r>
      <w:ins w:id="350" w:author="Liao, Chen/Sloan Kettering Institute" w:date="2022-09-05T19:53:00Z">
        <w:r w:rsidR="00152186" w:rsidRPr="006409FA">
          <w:t>(Pearson’s r = -0.52, P = 3.5e-17)</w:t>
        </w:r>
        <w:r w:rsidR="00152186">
          <w:t xml:space="preserve"> </w:t>
        </w:r>
      </w:ins>
      <w:r w:rsidR="00BF256D" w:rsidRPr="006409FA">
        <w:t xml:space="preserve">with the </w:t>
      </w:r>
      <w:r w:rsidR="00BB7D22" w:rsidRPr="006409FA">
        <w:t>total bacterial loads</w:t>
      </w:r>
      <w:r w:rsidR="00BF256D" w:rsidRPr="006409FA">
        <w:t xml:space="preserve"> on the log</w:t>
      </w:r>
      <w:r w:rsidR="0081131D" w:rsidRPr="006409FA">
        <w:t>-log</w:t>
      </w:r>
      <w:r w:rsidR="00BF256D" w:rsidRPr="006409FA">
        <w:t xml:space="preserve"> scale</w:t>
      </w:r>
      <w:r w:rsidR="00B93F1D" w:rsidRPr="006409FA">
        <w:t xml:space="preserve"> (</w:t>
      </w:r>
      <w:r w:rsidR="00BB7D22" w:rsidRPr="006409FA">
        <w:rPr>
          <w:highlight w:val="yellow"/>
        </w:rPr>
        <w:t>Fig</w:t>
      </w:r>
      <w:r w:rsidR="00BB7D22" w:rsidRPr="005F158D">
        <w:rPr>
          <w:highlight w:val="yellow"/>
        </w:rPr>
        <w:t>. 2</w:t>
      </w:r>
      <w:r w:rsidR="00DC313D" w:rsidRPr="005F158D">
        <w:rPr>
          <w:highlight w:val="yellow"/>
        </w:rPr>
        <w:t>J</w:t>
      </w:r>
      <w:ins w:id="351" w:author="Liao, Chen/Sloan Kettering Institute" w:date="2022-09-05T20:11:00Z">
        <w:r w:rsidR="005F158D" w:rsidRPr="005F158D">
          <w:rPr>
            <w:highlight w:val="yellow"/>
          </w:rPr>
          <w:t>, Fig. S3</w:t>
        </w:r>
      </w:ins>
      <w:r w:rsidR="00BB7D22" w:rsidRPr="006409FA">
        <w:t>)</w:t>
      </w:r>
      <w:ins w:id="352" w:author="Liao, Chen/Sloan Kettering Institute" w:date="2022-09-05T18:54:00Z">
        <w:r w:rsidR="00D172A8">
          <w:t>, and</w:t>
        </w:r>
      </w:ins>
      <w:del w:id="353" w:author="Liao, Chen/Sloan Kettering Institute" w:date="2022-09-05T18:54:00Z">
        <w:r w:rsidR="00BB7D22" w:rsidRPr="006409FA" w:rsidDel="00D172A8">
          <w:delText>.</w:delText>
        </w:r>
      </w:del>
      <w:r w:rsidR="000C76DD" w:rsidRPr="006409FA">
        <w:t xml:space="preserve"> </w:t>
      </w:r>
      <w:del w:id="354" w:author="Liao, Chen/Sloan Kettering Institute" w:date="2022-09-04T01:37:00Z">
        <w:r w:rsidR="0094112B" w:rsidRPr="006409FA" w:rsidDel="00815CB5">
          <w:delText xml:space="preserve">This </w:delText>
        </w:r>
        <w:r w:rsidR="00C56207" w:rsidRPr="006409FA" w:rsidDel="00815CB5">
          <w:delText>relationship</w:delText>
        </w:r>
        <w:r w:rsidR="00B703F0" w:rsidRPr="006409FA" w:rsidDel="00815CB5">
          <w:delText xml:space="preserve"> is </w:delText>
        </w:r>
        <w:r w:rsidR="005E6986" w:rsidRPr="006409FA" w:rsidDel="00815CB5">
          <w:delText xml:space="preserve">moderate to </w:delText>
        </w:r>
        <w:r w:rsidR="00AE35C8" w:rsidRPr="006409FA" w:rsidDel="00815CB5">
          <w:delText>strong</w:delText>
        </w:r>
      </w:del>
      <w:del w:id="355" w:author="Liao, Chen/Sloan Kettering Institute" w:date="2022-09-04T01:36:00Z">
        <w:r w:rsidR="00AE35C8" w:rsidRPr="006409FA" w:rsidDel="00815CB5">
          <w:delText xml:space="preserve"> (Pearson’s r = -0.52, P = 3.5e-17)</w:delText>
        </w:r>
      </w:del>
      <w:del w:id="356" w:author="Liao, Chen/Sloan Kettering Institute" w:date="2022-09-04T01:37:00Z">
        <w:r w:rsidR="0094112B" w:rsidRPr="006409FA" w:rsidDel="00815CB5">
          <w:delText>.</w:delText>
        </w:r>
        <w:r w:rsidR="00AE35C8" w:rsidRPr="006409FA" w:rsidDel="00815CB5">
          <w:delText xml:space="preserve"> </w:delText>
        </w:r>
      </w:del>
      <w:del w:id="357" w:author="Liao, Chen/Sloan Kettering Institute" w:date="2022-09-05T18:53:00Z">
        <w:r w:rsidR="00E276E2" w:rsidRPr="006409FA" w:rsidDel="0018520E">
          <w:delText>More importantly</w:delText>
        </w:r>
        <w:r w:rsidR="0094112B" w:rsidRPr="006409FA" w:rsidDel="0018520E">
          <w:delText xml:space="preserve">, </w:delText>
        </w:r>
      </w:del>
      <w:ins w:id="358" w:author="Liao, Chen/Sloan Kettering Institute" w:date="2022-09-05T18:54:00Z">
        <w:r w:rsidR="00D172A8">
          <w:t>t</w:t>
        </w:r>
      </w:ins>
      <w:del w:id="359" w:author="Liao, Chen/Sloan Kettering Institute" w:date="2022-09-05T18:53:00Z">
        <w:r w:rsidR="0094112B" w:rsidRPr="006409FA" w:rsidDel="0018520E">
          <w:delText>t</w:delText>
        </w:r>
      </w:del>
      <w:r w:rsidR="0094112B" w:rsidRPr="006409FA">
        <w:t xml:space="preserve">he anti-correlation </w:t>
      </w:r>
      <w:r w:rsidR="00450C72" w:rsidRPr="006409FA">
        <w:t>remained significant</w:t>
      </w:r>
      <w:r w:rsidR="003A0DC0" w:rsidRPr="006409FA">
        <w:t xml:space="preserve"> </w:t>
      </w:r>
      <w:del w:id="360" w:author="Liao, Chen/Sloan Kettering Institute" w:date="2022-09-05T18:54:00Z">
        <w:r w:rsidR="0094112B" w:rsidRPr="006409FA" w:rsidDel="00006ABB">
          <w:delText>when we used</w:delText>
        </w:r>
      </w:del>
      <w:ins w:id="361" w:author="Liao, Chen/Sloan Kettering Institute" w:date="2022-09-05T18:54:00Z">
        <w:r w:rsidR="00006ABB">
          <w:t>by using</w:t>
        </w:r>
      </w:ins>
      <w:r w:rsidR="0094112B" w:rsidRPr="006409FA">
        <w:t xml:space="preserve"> the </w:t>
      </w:r>
      <w:r w:rsidR="003A0DC0" w:rsidRPr="006409FA">
        <w:t>control group data alone (</w:t>
      </w:r>
      <w:r w:rsidR="00673B7D" w:rsidRPr="006409FA">
        <w:rPr>
          <w:highlight w:val="yellow"/>
        </w:rPr>
        <w:t>Fig. 2J</w:t>
      </w:r>
      <w:r w:rsidR="00673B7D" w:rsidRPr="006409FA">
        <w:t xml:space="preserve">, data in green, </w:t>
      </w:r>
      <w:r w:rsidR="006232BF" w:rsidRPr="006409FA">
        <w:t>Pearson’s r =</w:t>
      </w:r>
      <w:r w:rsidR="00450C72" w:rsidRPr="006409FA">
        <w:t xml:space="preserve"> -0.25</w:t>
      </w:r>
      <w:r w:rsidR="006232BF" w:rsidRPr="006409FA">
        <w:t xml:space="preserve">, P = </w:t>
      </w:r>
      <w:r w:rsidR="00450C72" w:rsidRPr="006409FA">
        <w:t>5.</w:t>
      </w:r>
      <w:r w:rsidR="00AE35C8" w:rsidRPr="006409FA">
        <w:t>9</w:t>
      </w:r>
      <w:r w:rsidR="00450C72" w:rsidRPr="006409FA">
        <w:t>e-3</w:t>
      </w:r>
      <w:r w:rsidR="003A0DC0" w:rsidRPr="006409FA">
        <w:t>)</w:t>
      </w:r>
      <w:r w:rsidR="004D29B0" w:rsidRPr="006409FA">
        <w:t xml:space="preserve">. </w:t>
      </w:r>
      <w:del w:id="362" w:author="Liao, Chen/Sloan Kettering Institute" w:date="2022-09-04T01:37:00Z">
        <w:r w:rsidR="004D29B0" w:rsidRPr="006409FA" w:rsidDel="00815CB5">
          <w:delText xml:space="preserve">This </w:delText>
        </w:r>
        <w:r w:rsidR="0094112B" w:rsidRPr="006409FA" w:rsidDel="00815CB5">
          <w:delText>suggests that</w:delText>
        </w:r>
      </w:del>
      <w:ins w:id="363" w:author="Liao, Chen/Sloan Kettering Institute" w:date="2022-09-04T01:37:00Z">
        <w:r w:rsidR="00815CB5">
          <w:t>Taken together,</w:t>
        </w:r>
      </w:ins>
      <w:r w:rsidR="0094112B" w:rsidRPr="006409FA">
        <w:t xml:space="preserve"> the fraction of oral bacteria in feces can </w:t>
      </w:r>
      <w:r w:rsidR="00E276E2" w:rsidRPr="006409FA">
        <w:t xml:space="preserve">indeed be used </w:t>
      </w:r>
      <w:r w:rsidR="004D29B0" w:rsidRPr="006409FA">
        <w:t>to determine the collateral damage of antibiotics on</w:t>
      </w:r>
      <w:ins w:id="364" w:author="Liao, Chen/Sloan Kettering Institute" w:date="2022-09-04T01:44:00Z">
        <w:r w:rsidR="00815CB5">
          <w:t xml:space="preserve"> gut bacteria</w:t>
        </w:r>
      </w:ins>
      <w:del w:id="365" w:author="Liao, Chen/Sloan Kettering Institute" w:date="2022-09-04T01:44:00Z">
        <w:r w:rsidR="004D29B0" w:rsidRPr="006409FA" w:rsidDel="00815CB5">
          <w:delText xml:space="preserve"> </w:delText>
        </w:r>
        <w:r w:rsidR="004D29B0" w:rsidRPr="006409FA" w:rsidDel="00815CB5">
          <w:rPr>
            <w:rFonts w:hint="eastAsia"/>
          </w:rPr>
          <w:delText>the gut bacterial populations</w:delText>
        </w:r>
      </w:del>
      <w:ins w:id="366" w:author="Liao, Chen/Sloan Kettering Institute" w:date="2022-09-04T01:45:00Z">
        <w:r w:rsidR="00815CB5">
          <w:t xml:space="preserve"> and</w:t>
        </w:r>
      </w:ins>
      <w:del w:id="367" w:author="Liao, Chen/Sloan Kettering Institute" w:date="2022-09-04T01:45:00Z">
        <w:r w:rsidR="004D29B0" w:rsidRPr="006409FA" w:rsidDel="00815CB5">
          <w:rPr>
            <w:rFonts w:hint="eastAsia"/>
          </w:rPr>
          <w:delText>,</w:delText>
        </w:r>
        <w:r w:rsidR="004D29B0" w:rsidRPr="006409FA" w:rsidDel="00815CB5">
          <w:delText xml:space="preserve"> </w:delText>
        </w:r>
      </w:del>
      <w:del w:id="368" w:author="Liao, Chen/Sloan Kettering Institute" w:date="2022-09-04T01:44:00Z">
        <w:r w:rsidR="00E276E2" w:rsidRPr="006409FA" w:rsidDel="00815CB5">
          <w:delText>as well as</w:delText>
        </w:r>
      </w:del>
      <w:r w:rsidR="004D29B0" w:rsidRPr="006409FA">
        <w:t xml:space="preserve"> to assess</w:t>
      </w:r>
      <w:r w:rsidR="0094112B" w:rsidRPr="006409FA">
        <w:t xml:space="preserve"> natural fluctuations in the</w:t>
      </w:r>
      <w:ins w:id="369" w:author="Liao, Chen/Sloan Kettering Institute" w:date="2022-09-04T01:46:00Z">
        <w:r w:rsidR="00815CB5">
          <w:t xml:space="preserve">ir loads </w:t>
        </w:r>
      </w:ins>
      <w:del w:id="370" w:author="Liao, Chen/Sloan Kettering Institute" w:date="2022-09-04T01:46:00Z">
        <w:r w:rsidR="0094112B" w:rsidRPr="006409FA" w:rsidDel="00815CB5">
          <w:delText xml:space="preserve"> </w:delText>
        </w:r>
      </w:del>
      <w:del w:id="371" w:author="Liao, Chen/Sloan Kettering Institute" w:date="2022-09-04T01:45:00Z">
        <w:r w:rsidR="0094112B" w:rsidRPr="006409FA" w:rsidDel="00815CB5">
          <w:delText xml:space="preserve">gut bacterial populations </w:delText>
        </w:r>
      </w:del>
      <w:r w:rsidR="004D29B0" w:rsidRPr="006409FA">
        <w:t>even in</w:t>
      </w:r>
      <w:r w:rsidR="0094112B" w:rsidRPr="006409FA">
        <w:t xml:space="preserve"> untreated </w:t>
      </w:r>
      <w:r w:rsidR="004D29B0" w:rsidRPr="006409FA">
        <w:t>subjects</w:t>
      </w:r>
      <w:r w:rsidR="003A0DC0" w:rsidRPr="006409FA">
        <w:t>.</w:t>
      </w:r>
    </w:p>
    <w:p w14:paraId="423A7FB7" w14:textId="13293AD2" w:rsidR="00170DC4" w:rsidRPr="006409FA" w:rsidDel="001360B8" w:rsidRDefault="003A0DC0" w:rsidP="007E2D1D">
      <w:pPr>
        <w:ind w:firstLine="720"/>
        <w:rPr>
          <w:del w:id="372" w:author="Liao, Chen/Sloan Kettering Institute" w:date="2022-09-04T01:05:00Z"/>
        </w:rPr>
      </w:pPr>
      <w:del w:id="373" w:author="Liao, Chen/Sloan Kettering Institute" w:date="2022-09-04T01:05:00Z">
        <w:r w:rsidRPr="006409FA" w:rsidDel="001360B8">
          <w:delText xml:space="preserve"> </w:delText>
        </w:r>
        <w:r w:rsidR="004802C3" w:rsidRPr="006409FA" w:rsidDel="001360B8">
          <w:delText>We noted that</w:delText>
        </w:r>
        <w:r w:rsidR="00B703F0" w:rsidRPr="006409FA" w:rsidDel="001360B8">
          <w:delText xml:space="preserve"> </w:delText>
        </w:r>
        <w:r w:rsidR="00B1445B" w:rsidRPr="006409FA" w:rsidDel="001360B8">
          <w:delText>11</w:delText>
        </w:r>
        <w:r w:rsidR="004802C3" w:rsidRPr="006409FA" w:rsidDel="001360B8">
          <w:delText xml:space="preserve">% </w:delText>
        </w:r>
        <w:r w:rsidR="002E6C71" w:rsidRPr="006409FA" w:rsidDel="001360B8">
          <w:delText xml:space="preserve">samples </w:delText>
        </w:r>
        <w:r w:rsidR="00114859" w:rsidRPr="006409FA" w:rsidDel="001360B8">
          <w:delText>collected between day 1-6 (</w:delText>
        </w:r>
        <w:r w:rsidR="00114859" w:rsidRPr="006409FA" w:rsidDel="001360B8">
          <w:rPr>
            <w:highlight w:val="yellow"/>
          </w:rPr>
          <w:delText>Fig. S3A</w:delText>
        </w:r>
        <w:r w:rsidR="00114859" w:rsidRPr="006409FA" w:rsidDel="001360B8">
          <w:delText xml:space="preserve">) </w:delText>
        </w:r>
        <w:r w:rsidR="00B2216F" w:rsidRPr="006409FA" w:rsidDel="001360B8">
          <w:delText>with</w:delText>
        </w:r>
        <w:r w:rsidR="00114859" w:rsidRPr="006409FA" w:rsidDel="001360B8">
          <w:delText xml:space="preserve"> l</w:delText>
        </w:r>
        <w:r w:rsidR="008A51F2" w:rsidRPr="006409FA" w:rsidDel="001360B8">
          <w:delText xml:space="preserve">ow bacterial loads </w:delText>
        </w:r>
        <w:r w:rsidR="004802C3" w:rsidRPr="006409FA" w:rsidDel="001360B8">
          <w:delText>deviated</w:delText>
        </w:r>
        <w:r w:rsidR="002E6C71" w:rsidRPr="006409FA" w:rsidDel="001360B8">
          <w:delText xml:space="preserve"> from </w:delText>
        </w:r>
        <w:r w:rsidR="00CF3A3B" w:rsidRPr="006409FA" w:rsidDel="001360B8">
          <w:delText xml:space="preserve">the </w:delText>
        </w:r>
        <w:r w:rsidR="004B078E" w:rsidRPr="006409FA" w:rsidDel="001360B8">
          <w:delText>trend</w:delText>
        </w:r>
        <w:r w:rsidR="00B57DB5" w:rsidRPr="006409FA" w:rsidDel="001360B8">
          <w:delText xml:space="preserve"> </w:delText>
        </w:r>
        <w:r w:rsidR="004B078E" w:rsidRPr="006409FA" w:rsidDel="001360B8">
          <w:delText xml:space="preserve">line of the association </w:delText>
        </w:r>
        <w:r w:rsidR="00B1445B" w:rsidRPr="006409FA" w:rsidDel="001360B8">
          <w:delText xml:space="preserve">and, according to the </w:delText>
        </w:r>
        <w:r w:rsidR="00B1445B" w:rsidRPr="006409FA" w:rsidDel="001360B8">
          <w:rPr>
            <w:i/>
            <w:iCs/>
          </w:rPr>
          <w:delText xml:space="preserve">marker </w:delText>
        </w:r>
        <w:r w:rsidR="00B1445B" w:rsidRPr="006409FA" w:rsidDel="001360B8">
          <w:delText xml:space="preserve">hypothesis, should have very high proportions of oral bacteria. </w:delText>
        </w:r>
        <w:r w:rsidR="001B441C" w:rsidRPr="006409FA" w:rsidDel="001360B8">
          <w:delText>We speculated</w:delText>
        </w:r>
        <w:r w:rsidR="00165D7B" w:rsidRPr="006409FA" w:rsidDel="001360B8">
          <w:delText xml:space="preserve"> that</w:delText>
        </w:r>
        <w:r w:rsidR="00B1445B" w:rsidRPr="006409FA" w:rsidDel="001360B8">
          <w:delText xml:space="preserve"> the</w:delText>
        </w:r>
        <w:r w:rsidR="008A51F2" w:rsidRPr="006409FA" w:rsidDel="001360B8">
          <w:delText xml:space="preserve"> dominant ASVs </w:delText>
        </w:r>
        <w:r w:rsidR="00B1445B" w:rsidRPr="006409FA" w:rsidDel="001360B8">
          <w:delText>of</w:delText>
        </w:r>
        <w:r w:rsidR="008A51F2" w:rsidRPr="006409FA" w:rsidDel="001360B8">
          <w:delText xml:space="preserve"> </w:delText>
        </w:r>
        <w:r w:rsidR="00CF5595" w:rsidRPr="006409FA" w:rsidDel="001360B8">
          <w:delText>these outliers</w:delText>
        </w:r>
        <w:r w:rsidR="008A51F2" w:rsidRPr="006409FA" w:rsidDel="001360B8">
          <w:delText xml:space="preserve"> </w:delText>
        </w:r>
        <w:r w:rsidR="00165D7B" w:rsidRPr="006409FA" w:rsidDel="001360B8">
          <w:delText>(</w:delText>
        </w:r>
        <w:r w:rsidR="00165D7B" w:rsidRPr="006409FA" w:rsidDel="001360B8">
          <w:rPr>
            <w:highlight w:val="yellow"/>
          </w:rPr>
          <w:delText>Fig. S3B</w:delText>
        </w:r>
        <w:r w:rsidR="00165D7B" w:rsidRPr="006409FA" w:rsidDel="001360B8">
          <w:delText xml:space="preserve">) </w:delText>
        </w:r>
        <w:r w:rsidR="008A51F2" w:rsidRPr="006409FA" w:rsidDel="001360B8">
          <w:delText>were</w:delText>
        </w:r>
        <w:r w:rsidR="004802C3" w:rsidRPr="006409FA" w:rsidDel="001360B8">
          <w:delText xml:space="preserve"> </w:delText>
        </w:r>
        <w:r w:rsidR="00CF5595" w:rsidRPr="006409FA" w:rsidDel="001360B8">
          <w:delText>orally derived</w:delText>
        </w:r>
        <w:r w:rsidR="008A51F2" w:rsidRPr="006409FA" w:rsidDel="001360B8">
          <w:delText xml:space="preserve"> but </w:delText>
        </w:r>
        <w:r w:rsidR="00B654CD" w:rsidRPr="006409FA" w:rsidDel="001360B8">
          <w:delText>undetected by our inference approach</w:delText>
        </w:r>
        <w:r w:rsidR="00F40751" w:rsidRPr="006409FA" w:rsidDel="001360B8">
          <w:delText>.</w:delText>
        </w:r>
        <w:r w:rsidR="00280409" w:rsidRPr="006409FA" w:rsidDel="001360B8">
          <w:delText xml:space="preserve"> </w:delText>
        </w:r>
        <w:r w:rsidR="00F40751" w:rsidRPr="006409FA" w:rsidDel="001360B8">
          <w:delText>T</w:delText>
        </w:r>
        <w:r w:rsidR="00AD3F51" w:rsidRPr="006409FA" w:rsidDel="001360B8">
          <w:delText xml:space="preserve">he omit of uncultured bacteria </w:delText>
        </w:r>
        <w:r w:rsidR="00280409" w:rsidRPr="006409FA" w:rsidDel="001360B8">
          <w:delText>in</w:delText>
        </w:r>
        <w:r w:rsidR="00AD3F51" w:rsidRPr="006409FA" w:rsidDel="001360B8">
          <w:delText xml:space="preserve"> the reference set</w:delText>
        </w:r>
        <w:r w:rsidR="00165D7B" w:rsidRPr="006409FA" w:rsidDel="001360B8">
          <w:delText xml:space="preserve"> is </w:delText>
        </w:r>
        <w:r w:rsidR="00AD3F51" w:rsidRPr="006409FA" w:rsidDel="001360B8">
          <w:delText>unl</w:delText>
        </w:r>
        <w:r w:rsidR="0076196F" w:rsidRPr="006409FA" w:rsidDel="001360B8">
          <w:delText xml:space="preserve">ikely the major cause of the potential </w:delText>
        </w:r>
        <w:r w:rsidR="00AD3F51" w:rsidRPr="006409FA" w:rsidDel="001360B8">
          <w:delText>inference failure</w:delText>
        </w:r>
        <w:r w:rsidR="00280409" w:rsidRPr="006409FA" w:rsidDel="001360B8">
          <w:delText xml:space="preserve">, because </w:delText>
        </w:r>
        <w:r w:rsidR="00D46EF6" w:rsidRPr="006409FA" w:rsidDel="001360B8">
          <w:delText>the proportions of</w:delText>
        </w:r>
        <w:r w:rsidR="00280409" w:rsidRPr="006409FA" w:rsidDel="001360B8">
          <w:delText xml:space="preserve"> unculture</w:delText>
        </w:r>
        <w:r w:rsidR="00D46EF6" w:rsidRPr="006409FA" w:rsidDel="001360B8">
          <w:delText>d</w:delText>
        </w:r>
        <w:r w:rsidR="00280409" w:rsidRPr="006409FA" w:rsidDel="001360B8">
          <w:delText xml:space="preserve"> bacteria based on taxonomic annotation </w:delText>
        </w:r>
        <w:r w:rsidR="00D46EF6" w:rsidRPr="006409FA" w:rsidDel="001360B8">
          <w:delText xml:space="preserve">are low to intermediate in these samples </w:delText>
        </w:r>
        <w:r w:rsidR="00280409" w:rsidRPr="006409FA" w:rsidDel="001360B8">
          <w:delText>(</w:delText>
        </w:r>
        <w:r w:rsidR="00280409" w:rsidRPr="006409FA" w:rsidDel="001360B8">
          <w:rPr>
            <w:highlight w:val="yellow"/>
          </w:rPr>
          <w:delText>Fig. S3C</w:delText>
        </w:r>
        <w:r w:rsidR="00280409" w:rsidRPr="006409FA" w:rsidDel="001360B8">
          <w:delText>)</w:delText>
        </w:r>
        <w:r w:rsidR="00943023" w:rsidRPr="006409FA" w:rsidDel="001360B8">
          <w:delText>.</w:delText>
        </w:r>
      </w:del>
    </w:p>
    <w:p w14:paraId="0BFE54AF" w14:textId="3B20852F" w:rsidR="00D300B6" w:rsidRPr="006409FA" w:rsidDel="00EE15F3" w:rsidRDefault="00B90A32" w:rsidP="00E370ED">
      <w:pPr>
        <w:ind w:firstLine="720"/>
        <w:rPr>
          <w:del w:id="374" w:author="Liao, Chen/Sloan Kettering Institute" w:date="2022-09-04T01:02:00Z"/>
        </w:rPr>
      </w:pPr>
      <w:del w:id="375" w:author="Liao, Chen/Sloan Kettering Institute" w:date="2022-09-04T01:02:00Z">
        <w:r w:rsidRPr="006409FA" w:rsidDel="00EE15F3">
          <w:delText>Another</w:delText>
        </w:r>
        <w:r w:rsidR="00F523E6" w:rsidRPr="006409FA" w:rsidDel="00EE15F3">
          <w:delText xml:space="preserve"> </w:delText>
        </w:r>
        <w:r w:rsidR="00527EEF" w:rsidRPr="006409FA" w:rsidDel="00EE15F3">
          <w:delText>public data</w:delText>
        </w:r>
        <w:r w:rsidR="00C13C51" w:rsidRPr="006409FA" w:rsidDel="00EE15F3">
          <w:delText>set</w:delText>
        </w:r>
        <w:r w:rsidR="00527EEF" w:rsidRPr="006409FA" w:rsidDel="00EE15F3">
          <w:delText xml:space="preserve"> from </w:delText>
        </w:r>
        <w:r w:rsidR="002B1CD7" w:rsidRPr="006409FA" w:rsidDel="00EE15F3">
          <w:delText xml:space="preserve">bone-marrow-transplanted mice </w:delText>
        </w:r>
        <w:r w:rsidR="00BD1010" w:rsidRPr="006409FA" w:rsidDel="00EE15F3">
          <w:delText>that received</w:delText>
        </w:r>
        <w:r w:rsidR="00130FFE" w:rsidRPr="006409FA" w:rsidDel="00EE15F3">
          <w:delText xml:space="preserve"> </w:delText>
        </w:r>
        <w:r w:rsidR="000C76DD" w:rsidRPr="006409FA" w:rsidDel="00EE15F3">
          <w:delText xml:space="preserve">mono-antibiotic </w:delText>
        </w:r>
        <w:r w:rsidR="00130FFE" w:rsidRPr="006409FA" w:rsidDel="00EE15F3">
          <w:delText>prophylaxis</w:delText>
        </w:r>
        <w:r w:rsidRPr="006409FA" w:rsidDel="00EE15F3">
          <w:delText xml:space="preserve"> also supported the marker hypothesis</w:delText>
        </w:r>
        <w:r w:rsidR="00A25F98" w:rsidRPr="006409FA" w:rsidDel="00EE15F3">
          <w:delText xml:space="preserve"> </w:delText>
        </w:r>
        <w:r w:rsidR="003F0E2C" w:rsidRPr="006409FA" w:rsidDel="00EE15F3">
          <w:fldChar w:fldCharType="begin"/>
        </w:r>
        <w:r w:rsidR="003F0E2C" w:rsidRPr="006409FA" w:rsidDel="00EE15F3">
          <w:del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delInstrText>
        </w:r>
        <w:r w:rsidR="003F0E2C" w:rsidRPr="006409FA" w:rsidDel="00EE15F3">
          <w:fldChar w:fldCharType="separate"/>
        </w:r>
        <w:r w:rsidR="003F0E2C" w:rsidRPr="006409FA" w:rsidDel="00EE15F3">
          <w:rPr>
            <w:noProof/>
          </w:rPr>
          <w:delText>(Staffas et al., 2018)</w:delText>
        </w:r>
        <w:r w:rsidR="003F0E2C" w:rsidRPr="006409FA" w:rsidDel="00EE15F3">
          <w:fldChar w:fldCharType="end"/>
        </w:r>
        <w:r w:rsidR="00F523E6" w:rsidRPr="006409FA" w:rsidDel="00EE15F3">
          <w:delText xml:space="preserve">. </w:delText>
        </w:r>
        <w:r w:rsidR="00355DB8" w:rsidRPr="006409FA" w:rsidDel="00EE15F3">
          <w:delText>In that study, a</w:delText>
        </w:r>
        <w:r w:rsidR="00F523E6" w:rsidRPr="006409FA" w:rsidDel="00EE15F3">
          <w:delText xml:space="preserve">mpicillin but </w:delText>
        </w:r>
        <w:r w:rsidR="00BF4DF3" w:rsidRPr="006409FA" w:rsidDel="00EE15F3">
          <w:delText>not</w:delText>
        </w:r>
        <w:r w:rsidR="00F523E6" w:rsidRPr="006409FA" w:rsidDel="00EE15F3">
          <w:delText xml:space="preserve"> </w:delText>
        </w:r>
        <w:r w:rsidR="000465BD" w:rsidRPr="006409FA" w:rsidDel="00EE15F3">
          <w:delText>s</w:delText>
        </w:r>
        <w:r w:rsidR="00F523E6" w:rsidRPr="006409FA" w:rsidDel="00EE15F3">
          <w:delText xml:space="preserve">treptomycin, </w:delText>
        </w:r>
        <w:r w:rsidR="000465BD" w:rsidRPr="006409FA" w:rsidDel="00EE15F3">
          <w:delText>a</w:delText>
        </w:r>
        <w:r w:rsidR="00F523E6" w:rsidRPr="006409FA" w:rsidDel="00EE15F3">
          <w:delText xml:space="preserve">ztreonam, </w:delText>
        </w:r>
        <w:r w:rsidR="00BF4DF3" w:rsidRPr="006409FA" w:rsidDel="00EE15F3">
          <w:delText xml:space="preserve">or </w:delText>
        </w:r>
        <w:r w:rsidR="000465BD" w:rsidRPr="006409FA" w:rsidDel="00EE15F3">
          <w:delText>v</w:delText>
        </w:r>
        <w:r w:rsidR="00F523E6" w:rsidRPr="006409FA" w:rsidDel="00EE15F3">
          <w:delText xml:space="preserve">ancomycin </w:delText>
        </w:r>
        <w:r w:rsidR="00623F3C" w:rsidRPr="006409FA" w:rsidDel="00EE15F3">
          <w:delText xml:space="preserve">substantially </w:delText>
        </w:r>
        <w:r w:rsidR="00DA236B" w:rsidRPr="006409FA" w:rsidDel="00EE15F3">
          <w:delText>reduced</w:delText>
        </w:r>
        <w:r w:rsidR="00BF4DF3" w:rsidRPr="006409FA" w:rsidDel="00EE15F3">
          <w:delText xml:space="preserve"> gut </w:delText>
        </w:r>
        <w:r w:rsidR="00C11E0D" w:rsidRPr="006409FA" w:rsidDel="00EE15F3">
          <w:delText xml:space="preserve">bacterial </w:delText>
        </w:r>
        <w:r w:rsidR="00DA236B" w:rsidRPr="006409FA" w:rsidDel="00EE15F3">
          <w:delText>loads</w:delText>
        </w:r>
        <w:r w:rsidR="00C11E0D" w:rsidRPr="006409FA" w:rsidDel="00EE15F3">
          <w:delText xml:space="preserve"> </w:delText>
        </w:r>
        <w:r w:rsidR="00BF4DF3" w:rsidRPr="006409FA" w:rsidDel="00EE15F3">
          <w:delText>(</w:delText>
        </w:r>
        <w:r w:rsidR="00BF4DF3" w:rsidRPr="006409FA" w:rsidDel="00EE15F3">
          <w:rPr>
            <w:highlight w:val="yellow"/>
          </w:rPr>
          <w:delText>Fig. S</w:delText>
        </w:r>
        <w:r w:rsidR="007A7E4E" w:rsidRPr="006409FA" w:rsidDel="00EE15F3">
          <w:rPr>
            <w:highlight w:val="yellow"/>
          </w:rPr>
          <w:delText>4</w:delText>
        </w:r>
        <w:r w:rsidR="00BF4DF3" w:rsidRPr="006409FA" w:rsidDel="00EE15F3">
          <w:rPr>
            <w:highlight w:val="yellow"/>
          </w:rPr>
          <w:delText>A</w:delText>
        </w:r>
        <w:r w:rsidR="00BF4DF3" w:rsidRPr="006409FA" w:rsidDel="00EE15F3">
          <w:delText>).</w:delText>
        </w:r>
        <w:r w:rsidR="0005263F" w:rsidRPr="006409FA" w:rsidDel="00EE15F3">
          <w:delText xml:space="preserve"> </w:delText>
        </w:r>
        <w:r w:rsidR="00355DB8" w:rsidRPr="006409FA" w:rsidDel="00EE15F3">
          <w:delText>T</w:delText>
        </w:r>
        <w:r w:rsidR="00901F08" w:rsidRPr="006409FA" w:rsidDel="00EE15F3">
          <w:delText xml:space="preserve">he oral bacterial loads </w:delText>
        </w:r>
        <w:r w:rsidR="001D0D76" w:rsidRPr="006409FA" w:rsidDel="00EE15F3">
          <w:delText>remained stable</w:delText>
        </w:r>
        <w:r w:rsidR="008335F5" w:rsidRPr="006409FA" w:rsidDel="00EE15F3">
          <w:delText xml:space="preserve"> without active expansion</w:delText>
        </w:r>
        <w:r w:rsidR="00901F08" w:rsidRPr="006409FA" w:rsidDel="00EE15F3">
          <w:delText xml:space="preserve"> throughout the experiments </w:delText>
        </w:r>
        <w:r w:rsidR="00371EBB" w:rsidRPr="006409FA" w:rsidDel="00EE15F3">
          <w:delText xml:space="preserve">for all </w:delText>
        </w:r>
        <w:r w:rsidR="00DE7BA1" w:rsidRPr="006409FA" w:rsidDel="00EE15F3">
          <w:delText xml:space="preserve">four </w:delText>
        </w:r>
        <w:r w:rsidR="00371EBB" w:rsidRPr="006409FA" w:rsidDel="00EE15F3">
          <w:delText>antibiotics including ampicillin (</w:delText>
        </w:r>
        <w:r w:rsidR="00371EBB" w:rsidRPr="006409FA" w:rsidDel="00EE15F3">
          <w:rPr>
            <w:highlight w:val="yellow"/>
          </w:rPr>
          <w:delText>Fig. S</w:delText>
        </w:r>
        <w:r w:rsidR="007A7E4E" w:rsidRPr="006409FA" w:rsidDel="00EE15F3">
          <w:rPr>
            <w:highlight w:val="yellow"/>
          </w:rPr>
          <w:delText>4</w:delText>
        </w:r>
        <w:r w:rsidR="00371EBB" w:rsidRPr="006409FA" w:rsidDel="00EE15F3">
          <w:rPr>
            <w:highlight w:val="yellow"/>
          </w:rPr>
          <w:delText>B</w:delText>
        </w:r>
        <w:r w:rsidR="00371EBB" w:rsidRPr="006409FA" w:rsidDel="00EE15F3">
          <w:delText xml:space="preserve">). </w:delText>
        </w:r>
        <w:r w:rsidR="00BD1010" w:rsidRPr="006409FA" w:rsidDel="00EE15F3">
          <w:delText xml:space="preserve">The stable oral bacteria </w:delText>
        </w:r>
        <w:r w:rsidR="005363D1" w:rsidRPr="006409FA" w:rsidDel="00EE15F3">
          <w:delText>loads</w:delText>
        </w:r>
        <w:r w:rsidR="00BD1010" w:rsidRPr="006409FA" w:rsidDel="00EE15F3">
          <w:delText xml:space="preserve"> </w:delText>
        </w:r>
        <w:r w:rsidR="005363D1" w:rsidRPr="006409FA" w:rsidDel="00EE15F3">
          <w:delText>led</w:delText>
        </w:r>
        <w:r w:rsidR="00BD1010" w:rsidRPr="006409FA" w:rsidDel="00EE15F3">
          <w:delText xml:space="preserve"> to </w:delText>
        </w:r>
        <w:r w:rsidR="0035571C" w:rsidRPr="006409FA" w:rsidDel="00EE15F3">
          <w:delText xml:space="preserve">a </w:delText>
        </w:r>
        <w:r w:rsidR="002D42BE" w:rsidRPr="006409FA" w:rsidDel="00EE15F3">
          <w:delText xml:space="preserve">strong </w:delText>
        </w:r>
        <w:r w:rsidR="0035571C" w:rsidRPr="006409FA" w:rsidDel="00EE15F3">
          <w:delText>log-log linear relationship</w:delText>
        </w:r>
        <w:r w:rsidR="00BD1010" w:rsidRPr="006409FA" w:rsidDel="00EE15F3">
          <w:delText xml:space="preserve"> between the oral bacterial fractions and total bacterial loads</w:delText>
        </w:r>
        <w:r w:rsidR="0035571C" w:rsidRPr="006409FA" w:rsidDel="00EE15F3">
          <w:delText xml:space="preserve"> (Pearson’s r = -0.75, P = 5.5e-11) </w:delText>
        </w:r>
        <w:r w:rsidR="000C76DD" w:rsidRPr="006409FA" w:rsidDel="00EE15F3">
          <w:delText>(</w:delText>
        </w:r>
        <w:r w:rsidR="000C76DD" w:rsidRPr="006409FA" w:rsidDel="00EE15F3">
          <w:rPr>
            <w:highlight w:val="yellow"/>
          </w:rPr>
          <w:delText>Fig. S</w:delText>
        </w:r>
        <w:r w:rsidR="007A7E4E" w:rsidRPr="006409FA" w:rsidDel="00EE15F3">
          <w:rPr>
            <w:highlight w:val="yellow"/>
          </w:rPr>
          <w:delText>4</w:delText>
        </w:r>
        <w:r w:rsidR="004A4218" w:rsidRPr="006409FA" w:rsidDel="00EE15F3">
          <w:rPr>
            <w:highlight w:val="yellow"/>
          </w:rPr>
          <w:delText>C</w:delText>
        </w:r>
        <w:r w:rsidR="000C76DD" w:rsidRPr="006409FA" w:rsidDel="00EE15F3">
          <w:delText>).</w:delText>
        </w:r>
        <w:r w:rsidR="002B1CD7" w:rsidRPr="006409FA" w:rsidDel="00EE15F3">
          <w:delText xml:space="preserve"> </w:delText>
        </w:r>
      </w:del>
    </w:p>
    <w:p w14:paraId="1A9C7BAD" w14:textId="77777777" w:rsidR="004A4CB8" w:rsidRPr="006409FA" w:rsidRDefault="004A4CB8" w:rsidP="00E370ED">
      <w:pPr>
        <w:ind w:firstLine="720"/>
      </w:pPr>
    </w:p>
    <w:p w14:paraId="1F6F564A" w14:textId="64536BE1" w:rsidR="00D300B6" w:rsidRPr="006409FA" w:rsidRDefault="008E1393" w:rsidP="00F76C4A">
      <w:pPr>
        <w:jc w:val="center"/>
      </w:pPr>
      <w:ins w:id="376" w:author="Liao, Chen/Sloan Kettering Institute" w:date="2022-09-05T20:56:00Z">
        <w:r>
          <w:rPr>
            <w:noProof/>
          </w:rPr>
          <w:drawing>
            <wp:inline distT="0" distB="0" distL="0" distR="0" wp14:anchorId="6F5E7A2A" wp14:editId="6CECCC39">
              <wp:extent cx="5258665" cy="354818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stretch>
                        <a:fillRect/>
                      </a:stretch>
                    </pic:blipFill>
                    <pic:spPr>
                      <a:xfrm>
                        <a:off x="0" y="0"/>
                        <a:ext cx="5258665" cy="3548185"/>
                      </a:xfrm>
                      <a:prstGeom prst="rect">
                        <a:avLst/>
                      </a:prstGeom>
                    </pic:spPr>
                  </pic:pic>
                </a:graphicData>
              </a:graphic>
            </wp:inline>
          </w:drawing>
        </w:r>
      </w:ins>
    </w:p>
    <w:p w14:paraId="31B5EB1C" w14:textId="522EF75C" w:rsidR="00030DC4" w:rsidRPr="006409FA" w:rsidRDefault="00D300B6" w:rsidP="000A48DA">
      <w:pPr>
        <w:rPr>
          <w:b/>
          <w:bCs/>
        </w:rPr>
      </w:pPr>
      <w:r w:rsidRPr="006409FA">
        <w:rPr>
          <w:b/>
          <w:bCs/>
        </w:rPr>
        <w:t xml:space="preserve">Fig. 2| </w:t>
      </w:r>
      <w:r w:rsidR="006B391E" w:rsidRPr="006409FA">
        <w:rPr>
          <w:b/>
          <w:bCs/>
        </w:rPr>
        <w:t>M</w:t>
      </w:r>
      <w:r w:rsidR="00880674" w:rsidRPr="006409FA">
        <w:rPr>
          <w:b/>
          <w:bCs/>
        </w:rPr>
        <w:t xml:space="preserve">ice treated with antibiotics </w:t>
      </w:r>
      <w:ins w:id="377" w:author="Liao, Chen/Sloan Kettering Institute" w:date="2022-09-04T07:07:00Z">
        <w:r w:rsidR="009E5460">
          <w:rPr>
            <w:b/>
            <w:bCs/>
          </w:rPr>
          <w:t xml:space="preserve">support the </w:t>
        </w:r>
        <w:r w:rsidR="009E5460" w:rsidRPr="009E5460">
          <w:rPr>
            <w:b/>
            <w:bCs/>
            <w:i/>
            <w:iCs/>
          </w:rPr>
          <w:t>marker</w:t>
        </w:r>
        <w:r w:rsidR="009E5460">
          <w:rPr>
            <w:b/>
            <w:bCs/>
          </w:rPr>
          <w:t xml:space="preserve"> hypothesis</w:t>
        </w:r>
      </w:ins>
      <w:r w:rsidR="00880674" w:rsidRPr="006409FA">
        <w:rPr>
          <w:b/>
          <w:bCs/>
        </w:rPr>
        <w:t>.</w:t>
      </w:r>
      <w:r w:rsidR="00DB0C5F" w:rsidRPr="006409FA">
        <w:rPr>
          <w:b/>
          <w:bCs/>
        </w:rPr>
        <w:t xml:space="preserve"> </w:t>
      </w:r>
      <w:r w:rsidR="007B2636" w:rsidRPr="006409FA">
        <w:t xml:space="preserve">(A) </w:t>
      </w:r>
      <w:r w:rsidR="006B391E" w:rsidRPr="006409FA">
        <w:t xml:space="preserve">A simple experiment with 3 mice </w:t>
      </w:r>
      <w:del w:id="378" w:author="Liao, Chen/Sloan Kettering Institute" w:date="2022-09-04T01:03:00Z">
        <w:r w:rsidR="008E5DBE" w:rsidRPr="006409FA" w:rsidDel="00B26061">
          <w:delText xml:space="preserve"> </w:delText>
        </w:r>
      </w:del>
      <w:r w:rsidR="008E5DBE" w:rsidRPr="006409FA">
        <w:t>(</w:t>
      </w:r>
      <w:r w:rsidR="00B77147" w:rsidRPr="006409FA">
        <w:t>labeled as M1, M2, M3</w:t>
      </w:r>
      <w:r w:rsidR="008E5DBE" w:rsidRPr="006409FA">
        <w:t>) treated with</w:t>
      </w:r>
      <w:r w:rsidR="00074E83" w:rsidRPr="006409FA">
        <w:t xml:space="preserve"> </w:t>
      </w:r>
      <w:r w:rsidR="006B391E" w:rsidRPr="006409FA">
        <w:t xml:space="preserve">an </w:t>
      </w:r>
      <w:r w:rsidR="008E5DBE" w:rsidRPr="006409FA">
        <w:t>antibiotic cocktail of ampicillin</w:t>
      </w:r>
      <w:r w:rsidR="00A1300C" w:rsidRPr="006409FA">
        <w:t xml:space="preserve">, </w:t>
      </w:r>
      <w:r w:rsidR="008E5DBE" w:rsidRPr="006409FA">
        <w:t>vancomycin</w:t>
      </w:r>
      <w:r w:rsidR="00A1300C" w:rsidRPr="006409FA">
        <w:t xml:space="preserve">, and </w:t>
      </w:r>
      <w:r w:rsidR="008E5DBE" w:rsidRPr="006409FA">
        <w:t>neomycin</w:t>
      </w:r>
      <w:r w:rsidR="00F97D30" w:rsidRPr="006409FA">
        <w:t xml:space="preserve"> (AVN)</w:t>
      </w:r>
      <w:r w:rsidR="008E5DBE" w:rsidRPr="006409FA">
        <w:t xml:space="preserve"> for a week. </w:t>
      </w:r>
      <w:r w:rsidR="008311FD" w:rsidRPr="006409FA">
        <w:t>The p</w:t>
      </w:r>
      <w:r w:rsidR="008E5DBE" w:rsidRPr="006409FA">
        <w:t xml:space="preserve">re-treatment </w:t>
      </w:r>
      <w:r w:rsidR="006B391E" w:rsidRPr="006409FA">
        <w:t xml:space="preserve">feces </w:t>
      </w:r>
      <w:r w:rsidR="008E5DBE" w:rsidRPr="006409FA">
        <w:t>(fecal_d0) and oral</w:t>
      </w:r>
      <w:r w:rsidR="006B391E" w:rsidRPr="006409FA">
        <w:t xml:space="preserve"> swabs</w:t>
      </w:r>
      <w:r w:rsidR="008E5DBE" w:rsidRPr="006409FA">
        <w:t xml:space="preserve"> (oral_d0) </w:t>
      </w:r>
      <w:r w:rsidR="008311FD" w:rsidRPr="006409FA">
        <w:t>were collected on day 0 and</w:t>
      </w:r>
      <w:r w:rsidR="008E5DBE" w:rsidRPr="006409FA">
        <w:t xml:space="preserve"> </w:t>
      </w:r>
      <w:r w:rsidR="008311FD" w:rsidRPr="006409FA">
        <w:t>the</w:t>
      </w:r>
      <w:r w:rsidR="008E5DBE" w:rsidRPr="006409FA">
        <w:t xml:space="preserve"> post-treatment </w:t>
      </w:r>
      <w:r w:rsidR="006B391E" w:rsidRPr="006409FA">
        <w:t xml:space="preserve">feces </w:t>
      </w:r>
      <w:r w:rsidR="008E5DBE" w:rsidRPr="006409FA">
        <w:t>(fecal_d8) were collected</w:t>
      </w:r>
      <w:r w:rsidR="008311FD" w:rsidRPr="006409FA">
        <w:t xml:space="preserve"> on day 8</w:t>
      </w:r>
      <w:r w:rsidR="008E5DBE" w:rsidRPr="006409FA">
        <w:t>.</w:t>
      </w:r>
      <w:r w:rsidR="007B2636" w:rsidRPr="006409FA">
        <w:t xml:space="preserve"> (</w:t>
      </w:r>
      <w:r w:rsidR="007B2636" w:rsidRPr="006409FA">
        <w:rPr>
          <w:b/>
          <w:bCs/>
        </w:rPr>
        <w:t>B</w:t>
      </w:r>
      <w:r w:rsidR="007B2636" w:rsidRPr="006409FA">
        <w:t>) Microbiome compositions</w:t>
      </w:r>
      <w:r w:rsidR="00266B9D" w:rsidRPr="006409FA">
        <w:t xml:space="preserve"> of </w:t>
      </w:r>
      <w:r w:rsidR="002E0635" w:rsidRPr="006409FA">
        <w:t xml:space="preserve">all </w:t>
      </w:r>
      <w:r w:rsidR="00266B9D" w:rsidRPr="006409FA">
        <w:t>fec</w:t>
      </w:r>
      <w:r w:rsidR="00980619" w:rsidRPr="006409FA">
        <w:t>es</w:t>
      </w:r>
      <w:r w:rsidR="00266B9D" w:rsidRPr="006409FA">
        <w:t xml:space="preserve"> and oral s</w:t>
      </w:r>
      <w:r w:rsidR="00980619" w:rsidRPr="006409FA">
        <w:t>wabs show very different oral and fecal microbiomes pr</w:t>
      </w:r>
      <w:ins w:id="379" w:author="Liao, Chen/Sloan Kettering Institute" w:date="2022-09-05T19:57:00Z">
        <w:r w:rsidR="00CF5D0B">
          <w:t>ior to</w:t>
        </w:r>
      </w:ins>
      <w:del w:id="380" w:author="Liao, Chen/Sloan Kettering Institute" w:date="2022-09-05T19:57:00Z">
        <w:r w:rsidR="00980619" w:rsidRPr="006409FA" w:rsidDel="00CF5D0B">
          <w:delText>e</w:delText>
        </w:r>
      </w:del>
      <w:ins w:id="381" w:author="Liao, Chen/Sloan Kettering Institute" w:date="2022-09-05T19:57:00Z">
        <w:r w:rsidR="00CF5D0B">
          <w:t xml:space="preserve"> </w:t>
        </w:r>
      </w:ins>
      <w:del w:id="382" w:author="Liao, Chen/Sloan Kettering Institute" w:date="2022-09-05T19:57:00Z">
        <w:r w:rsidR="00980619" w:rsidRPr="006409FA" w:rsidDel="00CF5D0B">
          <w:delText>-</w:delText>
        </w:r>
      </w:del>
      <w:r w:rsidR="00980619" w:rsidRPr="006409FA">
        <w:t>antibiotics, but an enrichment of oral bacteria</w:t>
      </w:r>
      <w:ins w:id="383" w:author="Liao, Chen/Sloan Kettering Institute" w:date="2022-09-05T19:57:00Z">
        <w:r w:rsidR="00CF5D0B">
          <w:t xml:space="preserve"> was observed</w:t>
        </w:r>
      </w:ins>
      <w:r w:rsidR="00980619" w:rsidRPr="006409FA">
        <w:t xml:space="preserve"> in feces post</w:t>
      </w:r>
      <w:ins w:id="384" w:author="Liao, Chen/Sloan Kettering Institute" w:date="2022-09-05T19:57:00Z">
        <w:r w:rsidR="00CF5D0B">
          <w:t xml:space="preserve"> </w:t>
        </w:r>
      </w:ins>
      <w:del w:id="385" w:author="Liao, Chen/Sloan Kettering Institute" w:date="2022-09-05T19:57:00Z">
        <w:r w:rsidR="00980619" w:rsidRPr="006409FA" w:rsidDel="00CF5D0B">
          <w:delText>-</w:delText>
        </w:r>
      </w:del>
      <w:r w:rsidR="00980619" w:rsidRPr="006409FA">
        <w:t>antibiotics</w:t>
      </w:r>
      <w:r w:rsidR="007B2636" w:rsidRPr="006409FA">
        <w:rPr>
          <w:b/>
          <w:bCs/>
        </w:rPr>
        <w:t xml:space="preserve">. </w:t>
      </w:r>
      <w:r w:rsidR="007B2636" w:rsidRPr="006409FA">
        <w:t>(</w:t>
      </w:r>
      <w:r w:rsidR="007B2636" w:rsidRPr="006409FA">
        <w:rPr>
          <w:b/>
          <w:bCs/>
        </w:rPr>
        <w:t>C</w:t>
      </w:r>
      <w:r w:rsidR="007B2636" w:rsidRPr="006409FA">
        <w:t xml:space="preserve">) </w:t>
      </w:r>
      <w:del w:id="386" w:author="Liao, Chen/Sloan Kettering Institute" w:date="2022-09-04T01:50:00Z">
        <w:r w:rsidR="00074E83" w:rsidRPr="006409FA" w:rsidDel="000C7E5C">
          <w:delText xml:space="preserve">Compositional dissimilarity </w:delText>
        </w:r>
        <w:r w:rsidR="007B2636" w:rsidRPr="006409FA" w:rsidDel="000C7E5C">
          <w:delText>between post</w:delText>
        </w:r>
        <w:r w:rsidR="0088264C" w:rsidRPr="006409FA" w:rsidDel="000C7E5C">
          <w:delText xml:space="preserve">-treatment </w:delText>
        </w:r>
        <w:r w:rsidR="007B2636" w:rsidRPr="006409FA" w:rsidDel="000C7E5C">
          <w:delText>fecal samples and pre-</w:delText>
        </w:r>
        <w:r w:rsidR="0088264C" w:rsidRPr="006409FA" w:rsidDel="000C7E5C">
          <w:delText>treatment</w:delText>
        </w:r>
        <w:r w:rsidR="007B2636" w:rsidRPr="006409FA" w:rsidDel="000C7E5C">
          <w:delText xml:space="preserve"> </w:delText>
        </w:r>
        <w:r w:rsidR="0088264C" w:rsidRPr="006409FA" w:rsidDel="000C7E5C">
          <w:delText>fecal</w:delText>
        </w:r>
        <w:r w:rsidR="007B2636" w:rsidRPr="006409FA" w:rsidDel="000C7E5C">
          <w:delText xml:space="preserve"> or </w:delText>
        </w:r>
        <w:r w:rsidR="0088264C" w:rsidRPr="006409FA" w:rsidDel="000C7E5C">
          <w:delText>oral</w:delText>
        </w:r>
        <w:r w:rsidR="007B2636" w:rsidRPr="006409FA" w:rsidDel="000C7E5C">
          <w:delText xml:space="preserve"> samples</w:delText>
        </w:r>
        <w:r w:rsidR="00980619" w:rsidRPr="006409FA" w:rsidDel="000C7E5C">
          <w:delText xml:space="preserve"> provides quantitative evidence</w:delText>
        </w:r>
      </w:del>
      <w:ins w:id="387" w:author="Liao, Chen/Sloan Kettering Institute" w:date="2022-09-04T01:50:00Z">
        <w:r w:rsidR="000C7E5C">
          <w:t xml:space="preserve">Principle component </w:t>
        </w:r>
      </w:ins>
      <w:ins w:id="388" w:author="Liao, Chen/Sloan Kettering Institute" w:date="2022-09-04T01:51:00Z">
        <w:r w:rsidR="009C6AD4">
          <w:t>analysis</w:t>
        </w:r>
      </w:ins>
      <w:ins w:id="389" w:author="Liao, Chen/Sloan Kettering Institute" w:date="2022-09-04T01:50:00Z">
        <w:r w:rsidR="000C7E5C">
          <w:t xml:space="preserve"> of all microbiome samples</w:t>
        </w:r>
      </w:ins>
      <w:r w:rsidR="007B2636" w:rsidRPr="006409FA">
        <w:t>. (</w:t>
      </w:r>
      <w:r w:rsidR="007B2636" w:rsidRPr="006409FA">
        <w:rPr>
          <w:b/>
          <w:bCs/>
        </w:rPr>
        <w:t>D</w:t>
      </w:r>
      <w:r w:rsidR="007B2636" w:rsidRPr="006409FA">
        <w:t xml:space="preserve">) </w:t>
      </w:r>
      <w:r w:rsidR="005E4E36" w:rsidRPr="006409FA">
        <w:t>Sources</w:t>
      </w:r>
      <w:r w:rsidR="0097581B" w:rsidRPr="006409FA">
        <w:t xml:space="preserve"> </w:t>
      </w:r>
      <w:r w:rsidR="007B2636" w:rsidRPr="006409FA">
        <w:t>of ASVs in the post-</w:t>
      </w:r>
      <w:r w:rsidR="0097581B" w:rsidRPr="006409FA">
        <w:t>treatment</w:t>
      </w:r>
      <w:r w:rsidR="007B2636" w:rsidRPr="006409FA">
        <w:t xml:space="preserve"> fecal samples. (</w:t>
      </w:r>
      <w:proofErr w:type="gramStart"/>
      <w:r w:rsidR="007B2636" w:rsidRPr="006409FA">
        <w:rPr>
          <w:b/>
          <w:bCs/>
        </w:rPr>
        <w:t>E,F</w:t>
      </w:r>
      <w:proofErr w:type="gramEnd"/>
      <w:r w:rsidR="007B2636" w:rsidRPr="006409FA">
        <w:t xml:space="preserve">) Relative </w:t>
      </w:r>
      <w:r w:rsidR="005E4E36" w:rsidRPr="006409FA">
        <w:t xml:space="preserve">(E) </w:t>
      </w:r>
      <w:r w:rsidR="007B2636" w:rsidRPr="006409FA">
        <w:t>and absolute</w:t>
      </w:r>
      <w:r w:rsidR="005E4E36" w:rsidRPr="006409FA">
        <w:t xml:space="preserve"> (F)</w:t>
      </w:r>
      <w:r w:rsidR="007B2636" w:rsidRPr="006409FA">
        <w:t xml:space="preserve"> abundances of oral</w:t>
      </w:r>
      <w:r w:rsidR="000934A4" w:rsidRPr="006409FA">
        <w:t xml:space="preserve"> bacterial</w:t>
      </w:r>
      <w:r w:rsidR="007B2636" w:rsidRPr="006409FA">
        <w:t xml:space="preserve"> populations in the feces. </w:t>
      </w:r>
      <w:ins w:id="390" w:author="Liao, Chen/Sloan Kettering Institute" w:date="2022-09-05T20:56:00Z">
        <w:r w:rsidR="008E1393">
          <w:t>Horizontal bar</w:t>
        </w:r>
        <w:r w:rsidR="00CF468F">
          <w:t>s</w:t>
        </w:r>
        <w:r w:rsidR="008E1393">
          <w:t xml:space="preserve">: mean. </w:t>
        </w:r>
      </w:ins>
      <w:r w:rsidR="00DB0C5F" w:rsidRPr="006409FA">
        <w:rPr>
          <w:bCs/>
        </w:rPr>
        <w:t>(</w:t>
      </w:r>
      <w:r w:rsidR="00E561A5" w:rsidRPr="006409FA">
        <w:rPr>
          <w:b/>
        </w:rPr>
        <w:t>G</w:t>
      </w:r>
      <w:r w:rsidR="00DB0C5F" w:rsidRPr="006409FA">
        <w:rPr>
          <w:b/>
        </w:rPr>
        <w:t>-</w:t>
      </w:r>
      <w:r w:rsidR="00E561A5" w:rsidRPr="006409FA">
        <w:rPr>
          <w:b/>
        </w:rPr>
        <w:t>J</w:t>
      </w:r>
      <w:r w:rsidR="00DB0C5F" w:rsidRPr="006409FA">
        <w:rPr>
          <w:bCs/>
        </w:rPr>
        <w:t xml:space="preserve">) Reanalysis </w:t>
      </w:r>
      <w:r w:rsidR="00AA2B93" w:rsidRPr="006409FA">
        <w:rPr>
          <w:bCs/>
        </w:rPr>
        <w:t xml:space="preserve">of a </w:t>
      </w:r>
      <w:r w:rsidR="00105241" w:rsidRPr="006409FA">
        <w:rPr>
          <w:bCs/>
        </w:rPr>
        <w:t xml:space="preserve">previous </w:t>
      </w:r>
      <w:r w:rsidR="00AA2B93" w:rsidRPr="006409FA">
        <w:rPr>
          <w:bCs/>
        </w:rPr>
        <w:t xml:space="preserve">study </w:t>
      </w:r>
      <w:r w:rsidR="00080723" w:rsidRPr="006409FA">
        <w:rPr>
          <w:bCs/>
        </w:rPr>
        <w:fldChar w:fldCharType="begin"/>
      </w:r>
      <w:r w:rsidR="002D75C3" w:rsidRPr="006409FA">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6409FA">
        <w:rPr>
          <w:bCs/>
        </w:rPr>
        <w:fldChar w:fldCharType="separate"/>
      </w:r>
      <w:r w:rsidR="002D75C3" w:rsidRPr="006409FA">
        <w:rPr>
          <w:bCs/>
          <w:noProof/>
        </w:rPr>
        <w:t>(Reese</w:t>
      </w:r>
      <w:r w:rsidR="002D75C3" w:rsidRPr="006409FA">
        <w:rPr>
          <w:bCs/>
          <w:i/>
          <w:noProof/>
        </w:rPr>
        <w:t xml:space="preserve"> et al.</w:t>
      </w:r>
      <w:r w:rsidR="002D75C3" w:rsidRPr="006409FA">
        <w:rPr>
          <w:bCs/>
          <w:noProof/>
        </w:rPr>
        <w:t>, 2018)</w:t>
      </w:r>
      <w:r w:rsidR="00080723" w:rsidRPr="006409FA">
        <w:rPr>
          <w:bCs/>
        </w:rPr>
        <w:fldChar w:fldCharType="end"/>
      </w:r>
      <w:r w:rsidR="00FE3A4B" w:rsidRPr="006409FA">
        <w:rPr>
          <w:bCs/>
        </w:rPr>
        <w:t xml:space="preserve"> leads to the same conclusion</w:t>
      </w:r>
      <w:r w:rsidR="00AA2B93" w:rsidRPr="006409FA">
        <w:rPr>
          <w:bCs/>
        </w:rPr>
        <w:t>.</w:t>
      </w:r>
      <w:r w:rsidR="00DB0C5F" w:rsidRPr="006409FA">
        <w:rPr>
          <w:bCs/>
        </w:rPr>
        <w:t xml:space="preserve"> </w:t>
      </w:r>
      <w:r w:rsidR="00080723" w:rsidRPr="006409FA">
        <w:rPr>
          <w:bCs/>
        </w:rPr>
        <w:t>(</w:t>
      </w:r>
      <w:r w:rsidR="00E561A5" w:rsidRPr="006409FA">
        <w:rPr>
          <w:b/>
        </w:rPr>
        <w:t>G</w:t>
      </w:r>
      <w:r w:rsidR="00080723" w:rsidRPr="006409FA">
        <w:rPr>
          <w:bCs/>
        </w:rPr>
        <w:t xml:space="preserve">) Experimental design. Mice were </w:t>
      </w:r>
      <w:r w:rsidR="00B40C63" w:rsidRPr="006409FA">
        <w:rPr>
          <w:bCs/>
        </w:rPr>
        <w:t>tr</w:t>
      </w:r>
      <w:r w:rsidR="00E54380" w:rsidRPr="006409FA">
        <w:rPr>
          <w:bCs/>
        </w:rPr>
        <w:t>eated</w:t>
      </w:r>
      <w:r w:rsidR="00080723" w:rsidRPr="006409FA">
        <w:rPr>
          <w:bCs/>
        </w:rPr>
        <w:t xml:space="preserve"> with either water (the control group; n=</w:t>
      </w:r>
      <w:r w:rsidR="005C74B5" w:rsidRPr="006409FA">
        <w:rPr>
          <w:bCs/>
        </w:rPr>
        <w:t>11</w:t>
      </w:r>
      <w:r w:rsidR="00080723" w:rsidRPr="006409FA">
        <w:rPr>
          <w:bCs/>
        </w:rPr>
        <w:t>) or antibiotic cocktail</w:t>
      </w:r>
      <w:r w:rsidR="00E81E00" w:rsidRPr="006409FA">
        <w:rPr>
          <w:bCs/>
        </w:rPr>
        <w:t>s</w:t>
      </w:r>
      <w:r w:rsidR="00080723" w:rsidRPr="006409FA">
        <w:rPr>
          <w:bCs/>
        </w:rPr>
        <w:t xml:space="preserve"> of ampicillin</w:t>
      </w:r>
      <w:r w:rsidR="000D1FDF" w:rsidRPr="006409FA">
        <w:rPr>
          <w:bCs/>
        </w:rPr>
        <w:t xml:space="preserve">, </w:t>
      </w:r>
      <w:r w:rsidR="00080723" w:rsidRPr="006409FA">
        <w:rPr>
          <w:bCs/>
        </w:rPr>
        <w:t>vancomycin</w:t>
      </w:r>
      <w:r w:rsidR="000D1FDF" w:rsidRPr="006409FA">
        <w:rPr>
          <w:bCs/>
        </w:rPr>
        <w:t xml:space="preserve">, </w:t>
      </w:r>
      <w:r w:rsidR="00080723" w:rsidRPr="006409FA">
        <w:rPr>
          <w:bCs/>
        </w:rPr>
        <w:t>neomycin</w:t>
      </w:r>
      <w:r w:rsidR="000D1FDF" w:rsidRPr="006409FA">
        <w:rPr>
          <w:bCs/>
        </w:rPr>
        <w:t xml:space="preserve">, and </w:t>
      </w:r>
      <w:r w:rsidR="00080723" w:rsidRPr="006409FA">
        <w:rPr>
          <w:bCs/>
        </w:rPr>
        <w:t xml:space="preserve">metronidazole (AVNM) (the </w:t>
      </w:r>
      <w:r w:rsidR="005C74B5" w:rsidRPr="006409FA">
        <w:rPr>
          <w:bCs/>
        </w:rPr>
        <w:t>antibiotic</w:t>
      </w:r>
      <w:r w:rsidR="00080723" w:rsidRPr="006409FA">
        <w:rPr>
          <w:bCs/>
        </w:rPr>
        <w:t xml:space="preserve"> group; n=</w:t>
      </w:r>
      <w:r w:rsidR="005C74B5" w:rsidRPr="006409FA">
        <w:rPr>
          <w:bCs/>
        </w:rPr>
        <w:t>10</w:t>
      </w:r>
      <w:r w:rsidR="00080723" w:rsidRPr="006409FA">
        <w:rPr>
          <w:bCs/>
        </w:rPr>
        <w:t xml:space="preserve">) for </w:t>
      </w:r>
      <w:r w:rsidR="003E2473" w:rsidRPr="006409FA">
        <w:rPr>
          <w:bCs/>
        </w:rPr>
        <w:t>5</w:t>
      </w:r>
      <w:r w:rsidR="00080723" w:rsidRPr="006409FA">
        <w:rPr>
          <w:bCs/>
        </w:rPr>
        <w:t xml:space="preserve"> days. (</w:t>
      </w:r>
      <w:r w:rsidR="00E561A5" w:rsidRPr="006409FA">
        <w:rPr>
          <w:b/>
        </w:rPr>
        <w:t>H</w:t>
      </w:r>
      <w:r w:rsidR="00080723" w:rsidRPr="006409FA">
        <w:rPr>
          <w:bCs/>
        </w:rPr>
        <w:t xml:space="preserve">) </w:t>
      </w:r>
      <w:r w:rsidR="00337D95" w:rsidRPr="006409FA">
        <w:rPr>
          <w:bCs/>
        </w:rPr>
        <w:t>Compositional dynamics</w:t>
      </w:r>
      <w:r w:rsidR="00F16A7D" w:rsidRPr="006409FA">
        <w:rPr>
          <w:bCs/>
        </w:rPr>
        <w:t xml:space="preserve"> of oral bacterial ASVs </w:t>
      </w:r>
      <w:r w:rsidR="003E2473" w:rsidRPr="006409FA">
        <w:rPr>
          <w:bCs/>
        </w:rPr>
        <w:t>in feces</w:t>
      </w:r>
      <w:r w:rsidR="00F16A7D" w:rsidRPr="006409FA">
        <w:rPr>
          <w:bCs/>
        </w:rPr>
        <w:t>.</w:t>
      </w:r>
      <w:r w:rsidR="006A341D" w:rsidRPr="006409FA">
        <w:rPr>
          <w:bCs/>
        </w:rPr>
        <w:t xml:space="preserve"> (</w:t>
      </w:r>
      <w:r w:rsidR="00E561A5" w:rsidRPr="006409FA">
        <w:rPr>
          <w:b/>
        </w:rPr>
        <w:t>I</w:t>
      </w:r>
      <w:r w:rsidR="006A341D" w:rsidRPr="006409FA">
        <w:rPr>
          <w:bCs/>
        </w:rPr>
        <w:t xml:space="preserve">) </w:t>
      </w:r>
      <w:r w:rsidR="003E2473" w:rsidRPr="006409FA">
        <w:rPr>
          <w:bCs/>
        </w:rPr>
        <w:t>Absolute abundances</w:t>
      </w:r>
      <w:r w:rsidR="006A341D" w:rsidRPr="006409FA">
        <w:rPr>
          <w:bCs/>
        </w:rPr>
        <w:t xml:space="preserve"> of </w:t>
      </w:r>
      <w:r w:rsidR="003E2473" w:rsidRPr="006409FA">
        <w:rPr>
          <w:bCs/>
        </w:rPr>
        <w:t>oral (left) and gut (right) bacteria in feces averaged across mice in the control or treatment group</w:t>
      </w:r>
      <w:r w:rsidR="008B13DF" w:rsidRPr="006409FA">
        <w:rPr>
          <w:bCs/>
        </w:rPr>
        <w:t>. Lines and dots: mean; shading: 95% confidence interval</w:t>
      </w:r>
      <w:r w:rsidR="005A5541" w:rsidRPr="006409FA">
        <w:rPr>
          <w:bCs/>
        </w:rPr>
        <w:t xml:space="preserve"> (CI)</w:t>
      </w:r>
      <w:r w:rsidR="008B13DF" w:rsidRPr="006409FA">
        <w:rPr>
          <w:bCs/>
        </w:rPr>
        <w:t>. (</w:t>
      </w:r>
      <w:r w:rsidR="00E561A5" w:rsidRPr="006409FA">
        <w:rPr>
          <w:b/>
        </w:rPr>
        <w:t>J</w:t>
      </w:r>
      <w:r w:rsidR="008B13DF" w:rsidRPr="006409FA">
        <w:rPr>
          <w:bCs/>
        </w:rPr>
        <w:t>)</w:t>
      </w:r>
      <w:r w:rsidR="00337D95" w:rsidRPr="006409FA">
        <w:rPr>
          <w:bCs/>
        </w:rPr>
        <w:t xml:space="preserve"> </w:t>
      </w:r>
      <w:r w:rsidR="00FE3A4B" w:rsidRPr="006409FA">
        <w:rPr>
          <w:bCs/>
        </w:rPr>
        <w:t xml:space="preserve">The </w:t>
      </w:r>
      <w:r w:rsidR="008B13DF" w:rsidRPr="006409FA">
        <w:rPr>
          <w:bCs/>
        </w:rPr>
        <w:t>relationship between total bacterial loads and oral bacterial fractions</w:t>
      </w:r>
      <w:r w:rsidR="00FE3A4B" w:rsidRPr="006409FA">
        <w:rPr>
          <w:bCs/>
        </w:rPr>
        <w:t xml:space="preserve"> indicates that the </w:t>
      </w:r>
      <w:del w:id="391" w:author="Liao, Chen/Sloan Kettering Institute" w:date="2022-09-04T01:50:00Z">
        <w:r w:rsidR="00FE3A4B" w:rsidRPr="006409FA" w:rsidDel="00DD4D4C">
          <w:rPr>
            <w:bCs/>
          </w:rPr>
          <w:delText>frction</w:delText>
        </w:r>
      </w:del>
      <w:ins w:id="392" w:author="Liao, Chen/Sloan Kettering Institute" w:date="2022-09-04T01:50:00Z">
        <w:r w:rsidR="00DD4D4C" w:rsidRPr="006409FA">
          <w:rPr>
            <w:bCs/>
          </w:rPr>
          <w:t>fraction</w:t>
        </w:r>
      </w:ins>
      <w:ins w:id="393" w:author="Liao, Chen/Sloan Kettering Institute" w:date="2022-09-05T19:59:00Z">
        <w:r w:rsidR="00767716">
          <w:rPr>
            <w:bCs/>
          </w:rPr>
          <w:t>s</w:t>
        </w:r>
      </w:ins>
      <w:r w:rsidR="00FE3A4B" w:rsidRPr="006409FA">
        <w:rPr>
          <w:bCs/>
        </w:rPr>
        <w:t xml:space="preserve"> </w:t>
      </w:r>
      <w:del w:id="394" w:author="Liao, Chen/Sloan Kettering Institute" w:date="2022-09-05T19:59:00Z">
        <w:r w:rsidR="00FE3A4B" w:rsidRPr="006409FA" w:rsidDel="00767716">
          <w:rPr>
            <w:bCs/>
          </w:rPr>
          <w:delText xml:space="preserve">of oral bacteria in feces </w:delText>
        </w:r>
      </w:del>
      <w:r w:rsidR="00FE3A4B" w:rsidRPr="006409FA">
        <w:rPr>
          <w:bCs/>
        </w:rPr>
        <w:t xml:space="preserve">can be used to estimate the </w:t>
      </w:r>
      <w:r w:rsidR="00FE3A4B" w:rsidRPr="006409FA">
        <w:rPr>
          <w:bCs/>
        </w:rPr>
        <w:lastRenderedPageBreak/>
        <w:t xml:space="preserve">absolute </w:t>
      </w:r>
      <w:proofErr w:type="gramStart"/>
      <w:r w:rsidR="00FE3A4B" w:rsidRPr="006409FA">
        <w:rPr>
          <w:bCs/>
        </w:rPr>
        <w:t>amount</w:t>
      </w:r>
      <w:proofErr w:type="gramEnd"/>
      <w:r w:rsidR="00FE3A4B" w:rsidRPr="006409FA">
        <w:rPr>
          <w:bCs/>
        </w:rPr>
        <w:t xml:space="preserve"> of bacteria in the fecal microbiome</w:t>
      </w:r>
      <w:ins w:id="395" w:author="Liao, Chen/Sloan Kettering Institute" w:date="2022-09-05T19:59:00Z">
        <w:r w:rsidR="00815932">
          <w:rPr>
            <w:bCs/>
          </w:rPr>
          <w:t xml:space="preserve"> of both</w:t>
        </w:r>
      </w:ins>
      <w:del w:id="396" w:author="Liao, Chen/Sloan Kettering Institute" w:date="2022-09-05T19:59:00Z">
        <w:r w:rsidR="008336F0" w:rsidRPr="006409FA" w:rsidDel="00815932">
          <w:rPr>
            <w:bCs/>
          </w:rPr>
          <w:delText>, in</w:delText>
        </w:r>
      </w:del>
      <w:r w:rsidR="008336F0" w:rsidRPr="006409FA">
        <w:rPr>
          <w:bCs/>
        </w:rPr>
        <w:t xml:space="preserve"> antibiotic treated (orange) </w:t>
      </w:r>
      <w:ins w:id="397" w:author="Liao, Chen/Sloan Kettering Institute" w:date="2022-09-05T19:59:00Z">
        <w:r w:rsidR="00815932">
          <w:rPr>
            <w:bCs/>
          </w:rPr>
          <w:t xml:space="preserve">and </w:t>
        </w:r>
      </w:ins>
      <w:del w:id="398" w:author="Liao, Chen/Sloan Kettering Institute" w:date="2022-09-05T19:59:00Z">
        <w:r w:rsidR="008336F0" w:rsidRPr="006409FA" w:rsidDel="00815932">
          <w:rPr>
            <w:bCs/>
          </w:rPr>
          <w:delText xml:space="preserve">but also </w:delText>
        </w:r>
      </w:del>
      <w:r w:rsidR="008336F0" w:rsidRPr="006409FA">
        <w:rPr>
          <w:bCs/>
        </w:rPr>
        <w:t xml:space="preserve">untreated </w:t>
      </w:r>
      <w:del w:id="399" w:author="Liao, Chen/Sloan Kettering Institute" w:date="2022-09-05T19:59:00Z">
        <w:r w:rsidR="008336F0" w:rsidRPr="006409FA" w:rsidDel="00815932">
          <w:rPr>
            <w:bCs/>
          </w:rPr>
          <w:delText xml:space="preserve">subjects </w:delText>
        </w:r>
      </w:del>
      <w:r w:rsidR="008336F0" w:rsidRPr="006409FA">
        <w:rPr>
          <w:bCs/>
        </w:rPr>
        <w:t>(gree</w:t>
      </w:r>
      <w:r w:rsidR="001E4BFE" w:rsidRPr="006409FA">
        <w:rPr>
          <w:bCs/>
        </w:rPr>
        <w:t>n</w:t>
      </w:r>
      <w:r w:rsidR="008336F0" w:rsidRPr="006409FA">
        <w:rPr>
          <w:bCs/>
        </w:rPr>
        <w:t>)</w:t>
      </w:r>
      <w:ins w:id="400" w:author="Liao, Chen/Sloan Kettering Institute" w:date="2022-09-05T19:59:00Z">
        <w:r w:rsidR="00815932">
          <w:rPr>
            <w:bCs/>
          </w:rPr>
          <w:t xml:space="preserve"> </w:t>
        </w:r>
        <w:r w:rsidR="00815932" w:rsidRPr="006409FA">
          <w:rPr>
            <w:bCs/>
          </w:rPr>
          <w:t>subjects</w:t>
        </w:r>
      </w:ins>
      <w:r w:rsidR="008B13DF" w:rsidRPr="006409FA">
        <w:rPr>
          <w:bCs/>
        </w:rPr>
        <w:t xml:space="preserve">. Line: </w:t>
      </w:r>
      <w:r w:rsidR="00450B25" w:rsidRPr="006409FA">
        <w:rPr>
          <w:bCs/>
        </w:rPr>
        <w:t>best linear fit</w:t>
      </w:r>
      <w:r w:rsidR="008B13DF" w:rsidRPr="006409FA">
        <w:rPr>
          <w:bCs/>
        </w:rPr>
        <w:t xml:space="preserve">; shading: 95% </w:t>
      </w:r>
      <w:r w:rsidR="005A5541" w:rsidRPr="006409FA">
        <w:rPr>
          <w:bCs/>
        </w:rPr>
        <w:t>CI</w:t>
      </w:r>
      <w:r w:rsidR="008B13DF" w:rsidRPr="006409FA">
        <w:rPr>
          <w:bCs/>
        </w:rPr>
        <w:t>.</w:t>
      </w:r>
      <w:r w:rsidR="003A0FE5" w:rsidRPr="006409FA">
        <w:rPr>
          <w:bCs/>
        </w:rPr>
        <w:t xml:space="preserve"> Unit of bacterial load: 16S copies per gram of feces.</w:t>
      </w:r>
    </w:p>
    <w:p w14:paraId="70627E69" w14:textId="77777777" w:rsidR="00D34C83" w:rsidRPr="006409FA" w:rsidRDefault="00D34C83" w:rsidP="000A48DA">
      <w:pPr>
        <w:rPr>
          <w:bCs/>
        </w:rPr>
      </w:pPr>
    </w:p>
    <w:p w14:paraId="26787B48" w14:textId="60932941" w:rsidR="005F7FDD" w:rsidRPr="006409FA" w:rsidRDefault="00DB5C4A" w:rsidP="005F7FDD">
      <w:pPr>
        <w:rPr>
          <w:b/>
        </w:rPr>
      </w:pPr>
      <w:ins w:id="401" w:author="Liao, Chen/Sloan Kettering Institute" w:date="2022-09-04T08:13:00Z">
        <w:r>
          <w:rPr>
            <w:b/>
          </w:rPr>
          <w:t>A q</w:t>
        </w:r>
      </w:ins>
      <w:del w:id="402" w:author="Liao, Chen/Sloan Kettering Institute" w:date="2022-09-04T08:13:00Z">
        <w:r w:rsidR="00785E2B" w:rsidRPr="006409FA" w:rsidDel="00DB5C4A">
          <w:rPr>
            <w:b/>
          </w:rPr>
          <w:delText>Q</w:delText>
        </w:r>
      </w:del>
      <w:r w:rsidR="00785E2B" w:rsidRPr="006409FA">
        <w:rPr>
          <w:b/>
        </w:rPr>
        <w:t>uanti</w:t>
      </w:r>
      <w:ins w:id="403" w:author="Liao, Chen/Sloan Kettering Institute" w:date="2022-09-04T08:13:00Z">
        <w:r>
          <w:rPr>
            <w:b/>
          </w:rPr>
          <w:t>tative approach to estimate</w:t>
        </w:r>
      </w:ins>
      <w:del w:id="404" w:author="Liao, Chen/Sloan Kettering Institute" w:date="2022-09-04T08:13:00Z">
        <w:r w:rsidR="00785E2B" w:rsidRPr="006409FA" w:rsidDel="00DB5C4A">
          <w:rPr>
            <w:b/>
          </w:rPr>
          <w:delText>fying</w:delText>
        </w:r>
      </w:del>
      <w:r w:rsidR="00785E2B" w:rsidRPr="006409FA">
        <w:rPr>
          <w:b/>
        </w:rPr>
        <w:t xml:space="preserve"> the</w:t>
      </w:r>
      <w:r w:rsidR="00832B94" w:rsidRPr="006409FA">
        <w:rPr>
          <w:b/>
        </w:rPr>
        <w:t xml:space="preserve"> fraction </w:t>
      </w:r>
      <w:r w:rsidR="00785E2B" w:rsidRPr="006409FA">
        <w:rPr>
          <w:b/>
        </w:rPr>
        <w:t xml:space="preserve">of </w:t>
      </w:r>
      <w:r w:rsidR="00832B94" w:rsidRPr="006409FA">
        <w:rPr>
          <w:b/>
        </w:rPr>
        <w:t>o</w:t>
      </w:r>
      <w:r w:rsidR="005F7FDD" w:rsidRPr="006409FA">
        <w:rPr>
          <w:b/>
        </w:rPr>
        <w:t xml:space="preserve">ral bacteria in </w:t>
      </w:r>
      <w:r w:rsidR="00096C4F" w:rsidRPr="006409FA">
        <w:rPr>
          <w:b/>
        </w:rPr>
        <w:t>human</w:t>
      </w:r>
      <w:r w:rsidR="00785E2B" w:rsidRPr="006409FA">
        <w:rPr>
          <w:b/>
        </w:rPr>
        <w:t xml:space="preserve"> </w:t>
      </w:r>
      <w:r w:rsidR="00832B94" w:rsidRPr="006409FA">
        <w:rPr>
          <w:b/>
        </w:rPr>
        <w:t>feces</w:t>
      </w:r>
    </w:p>
    <w:p w14:paraId="70F68CC1" w14:textId="3CB59132" w:rsidR="00BF5F26" w:rsidRPr="006409FA" w:rsidDel="008D68CA" w:rsidRDefault="00A61B6F" w:rsidP="00255031">
      <w:pPr>
        <w:rPr>
          <w:del w:id="405" w:author="Liao, Chen/Sloan Kettering Institute" w:date="2022-09-04T07:16:00Z"/>
        </w:rPr>
      </w:pPr>
      <w:del w:id="406" w:author="Liao, Chen/Sloan Kettering Institute" w:date="2022-09-04T07:08:00Z">
        <w:r w:rsidRPr="006409FA" w:rsidDel="00034991">
          <w:delText>Most studies of the</w:delText>
        </w:r>
        <w:r w:rsidR="00625E31" w:rsidRPr="006409FA" w:rsidDel="00034991">
          <w:delText xml:space="preserve"> </w:delText>
        </w:r>
        <w:r w:rsidR="009D1CA6" w:rsidRPr="006409FA" w:rsidDel="00034991">
          <w:delText xml:space="preserve">human gut </w:delText>
        </w:r>
        <w:r w:rsidR="008F7715" w:rsidRPr="006409FA" w:rsidDel="00034991">
          <w:delText xml:space="preserve">microbiome </w:delText>
        </w:r>
        <w:r w:rsidR="00785E2B" w:rsidRPr="006409FA" w:rsidDel="00034991">
          <w:delText>also</w:delText>
        </w:r>
      </w:del>
      <w:del w:id="407" w:author="Liao, Chen/Sloan Kettering Institute" w:date="2022-09-04T07:11:00Z">
        <w:r w:rsidR="00785E2B" w:rsidRPr="006409FA" w:rsidDel="00034991">
          <w:delText xml:space="preserve"> </w:delText>
        </w:r>
        <w:r w:rsidR="009D1CA6" w:rsidRPr="006409FA" w:rsidDel="00034991">
          <w:delText>lack</w:delText>
        </w:r>
        <w:r w:rsidR="00625E31" w:rsidRPr="006409FA" w:rsidDel="00034991">
          <w:delText xml:space="preserve"> </w:delText>
        </w:r>
        <w:r w:rsidR="00785E2B" w:rsidRPr="006409FA" w:rsidDel="00034991">
          <w:delText>paired</w:delText>
        </w:r>
        <w:r w:rsidRPr="006409FA" w:rsidDel="00034991">
          <w:delText xml:space="preserve"> oral </w:delText>
        </w:r>
        <w:r w:rsidR="006200EA" w:rsidRPr="006409FA" w:rsidDel="00034991">
          <w:delText>samples</w:delText>
        </w:r>
        <w:r w:rsidR="009E5B8E" w:rsidRPr="006409FA" w:rsidDel="00034991">
          <w:delText xml:space="preserve">. </w:delText>
        </w:r>
      </w:del>
      <w:r w:rsidR="006200EA" w:rsidRPr="006409FA">
        <w:t xml:space="preserve">To quantify the oral </w:t>
      </w:r>
      <w:ins w:id="408" w:author="Liao, Chen/Sloan Kettering Institute" w:date="2022-09-04T07:11:00Z">
        <w:r w:rsidR="00034991">
          <w:t xml:space="preserve">bacterial </w:t>
        </w:r>
      </w:ins>
      <w:r w:rsidR="006200EA" w:rsidRPr="006409FA">
        <w:t>fraction in</w:t>
      </w:r>
      <w:ins w:id="409" w:author="Liao, Chen/Sloan Kettering Institute" w:date="2022-09-05T20:00:00Z">
        <w:r w:rsidR="00D96348">
          <w:t xml:space="preserve"> human</w:t>
        </w:r>
      </w:ins>
      <w:del w:id="410" w:author="Liao, Chen/Sloan Kettering Institute" w:date="2022-09-05T20:00:00Z">
        <w:r w:rsidR="006200EA" w:rsidRPr="006409FA" w:rsidDel="00D96348">
          <w:delText xml:space="preserve"> the</w:delText>
        </w:r>
      </w:del>
      <w:r w:rsidR="006200EA" w:rsidRPr="006409FA">
        <w:t xml:space="preserve"> feces</w:t>
      </w:r>
      <w:del w:id="411" w:author="Liao, Chen/Sloan Kettering Institute" w:date="2022-09-05T20:00:00Z">
        <w:r w:rsidR="006200EA" w:rsidRPr="006409FA" w:rsidDel="00D96348">
          <w:delText xml:space="preserve"> of humans</w:delText>
        </w:r>
      </w:del>
      <w:del w:id="412" w:author="Liao, Chen/Sloan Kettering Institute" w:date="2022-09-04T07:10:00Z">
        <w:r w:rsidR="006200EA" w:rsidRPr="006409FA" w:rsidDel="00034991">
          <w:delText xml:space="preserve"> </w:delText>
        </w:r>
      </w:del>
      <w:r w:rsidR="008F7715" w:rsidRPr="006409FA">
        <w:t>, we</w:t>
      </w:r>
      <w:r w:rsidR="00660FA9" w:rsidRPr="006409FA">
        <w:t xml:space="preserve"> followed a similar strategy as used in mice</w:t>
      </w:r>
      <w:ins w:id="413" w:author="Liao, Chen/Sloan Kettering Institute" w:date="2022-09-04T07:11:00Z">
        <w:r w:rsidR="00034991">
          <w:t xml:space="preserve"> to </w:t>
        </w:r>
        <w:r w:rsidR="00034991">
          <w:t>address the limitation of</w:t>
        </w:r>
        <w:r w:rsidR="00034991" w:rsidRPr="006409FA">
          <w:t xml:space="preserve"> lack</w:t>
        </w:r>
        <w:r w:rsidR="00034991">
          <w:t>ing</w:t>
        </w:r>
        <w:r w:rsidR="00034991" w:rsidRPr="006409FA">
          <w:t xml:space="preserve"> paired oral samples</w:t>
        </w:r>
        <w:r w:rsidR="00034991">
          <w:t xml:space="preserve"> in human gut microbiome studies</w:t>
        </w:r>
      </w:ins>
      <w:ins w:id="414" w:author="Liao, Chen/Sloan Kettering Institute" w:date="2022-09-04T07:13:00Z">
        <w:r w:rsidR="00515A8C">
          <w:t>, especially those with quantitative data</w:t>
        </w:r>
      </w:ins>
      <w:ins w:id="415" w:author="Liao, Chen/Sloan Kettering Institute" w:date="2022-09-04T07:11:00Z">
        <w:r w:rsidR="00034991">
          <w:t>.</w:t>
        </w:r>
      </w:ins>
      <w:del w:id="416" w:author="Liao, Chen/Sloan Kettering Institute" w:date="2022-09-04T07:11:00Z">
        <w:r w:rsidR="006200EA" w:rsidRPr="006409FA" w:rsidDel="00034991">
          <w:delText>:</w:delText>
        </w:r>
      </w:del>
      <w:r w:rsidR="006200EA" w:rsidRPr="006409FA">
        <w:t xml:space="preserve"> </w:t>
      </w:r>
      <w:ins w:id="417" w:author="Liao, Chen/Sloan Kettering Institute" w:date="2022-09-04T07:13:00Z">
        <w:r w:rsidR="00515A8C">
          <w:t>To</w:t>
        </w:r>
      </w:ins>
      <w:del w:id="418" w:author="Liao, Chen/Sloan Kettering Institute" w:date="2022-09-04T07:11:00Z">
        <w:r w:rsidR="006200EA" w:rsidRPr="006409FA" w:rsidDel="00034991">
          <w:delText>w</w:delText>
        </w:r>
      </w:del>
      <w:del w:id="419" w:author="Liao, Chen/Sloan Kettering Institute" w:date="2022-09-04T07:13:00Z">
        <w:r w:rsidR="006200EA" w:rsidRPr="006409FA" w:rsidDel="00515A8C">
          <w:delText>e</w:delText>
        </w:r>
      </w:del>
      <w:r w:rsidR="00DE6C31" w:rsidRPr="006409FA">
        <w:t xml:space="preserve"> </w:t>
      </w:r>
      <w:r w:rsidR="00AD7595" w:rsidRPr="006409FA">
        <w:t>buil</w:t>
      </w:r>
      <w:ins w:id="420" w:author="Liao, Chen/Sloan Kettering Institute" w:date="2022-09-04T07:13:00Z">
        <w:r w:rsidR="00515A8C">
          <w:t>d</w:t>
        </w:r>
      </w:ins>
      <w:del w:id="421" w:author="Liao, Chen/Sloan Kettering Institute" w:date="2022-09-04T07:13:00Z">
        <w:r w:rsidR="006200EA" w:rsidRPr="006409FA" w:rsidDel="00515A8C">
          <w:delText>t</w:delText>
        </w:r>
      </w:del>
      <w:r w:rsidR="00AD7595" w:rsidRPr="006409FA">
        <w:t xml:space="preserve"> a </w:t>
      </w:r>
      <w:r w:rsidR="00DE6C31" w:rsidRPr="006409FA">
        <w:t>reference set</w:t>
      </w:r>
      <w:r w:rsidR="00AD7595" w:rsidRPr="006409FA">
        <w:t xml:space="preserve"> of</w:t>
      </w:r>
      <w:r w:rsidR="005439FC" w:rsidRPr="006409FA">
        <w:t xml:space="preserve"> bacterial 16S rRNA </w:t>
      </w:r>
      <w:r w:rsidR="00AD7595" w:rsidRPr="006409FA">
        <w:t xml:space="preserve">gene </w:t>
      </w:r>
      <w:r w:rsidR="005439FC" w:rsidRPr="006409FA">
        <w:t>sequences that typically colonize the human oral cavity</w:t>
      </w:r>
      <w:r w:rsidR="00C82133" w:rsidRPr="006409FA">
        <w:t xml:space="preserve"> (</w:t>
      </w:r>
      <w:r w:rsidR="00C82133" w:rsidRPr="006409FA">
        <w:rPr>
          <w:highlight w:val="yellow"/>
        </w:rPr>
        <w:t>see STAR Methods</w:t>
      </w:r>
      <w:r w:rsidR="00C82133" w:rsidRPr="006409FA">
        <w:t>)</w:t>
      </w:r>
      <w:ins w:id="422" w:author="Liao, Chen/Sloan Kettering Institute" w:date="2022-09-04T07:13:00Z">
        <w:r w:rsidR="00727B80">
          <w:t>,</w:t>
        </w:r>
      </w:ins>
      <w:del w:id="423" w:author="Liao, Chen/Sloan Kettering Institute" w:date="2022-09-04T07:13:00Z">
        <w:r w:rsidR="005439FC" w:rsidRPr="006409FA" w:rsidDel="00727B80">
          <w:delText>.</w:delText>
        </w:r>
      </w:del>
      <w:ins w:id="424" w:author="Liao, Chen/Sloan Kettering Institute" w:date="2022-09-04T07:14:00Z">
        <w:r w:rsidR="00727B80">
          <w:t xml:space="preserve"> </w:t>
        </w:r>
      </w:ins>
      <w:del w:id="425" w:author="Liao, Chen/Sloan Kettering Institute" w:date="2022-09-04T07:14:00Z">
        <w:r w:rsidR="00660FA9" w:rsidRPr="006409FA" w:rsidDel="00727B80">
          <w:delText xml:space="preserve"> </w:delText>
        </w:r>
        <w:r w:rsidR="00920B5B" w:rsidRPr="006409FA" w:rsidDel="00727B80">
          <w:delText>For th</w:delText>
        </w:r>
      </w:del>
      <w:del w:id="426" w:author="Liao, Chen/Sloan Kettering Institute" w:date="2022-09-04T07:13:00Z">
        <w:r w:rsidR="00920B5B" w:rsidRPr="006409FA" w:rsidDel="00727B80">
          <w:delText>is</w:delText>
        </w:r>
      </w:del>
      <w:del w:id="427" w:author="Liao, Chen/Sloan Kettering Institute" w:date="2022-09-04T07:14:00Z">
        <w:r w:rsidR="00920B5B" w:rsidRPr="006409FA" w:rsidDel="00727B80">
          <w:delText xml:space="preserve"> </w:delText>
        </w:r>
      </w:del>
      <w:r w:rsidR="00920B5B" w:rsidRPr="006409FA">
        <w:t>w</w:t>
      </w:r>
      <w:r w:rsidR="004175A7" w:rsidRPr="006409FA">
        <w:t xml:space="preserve">e leveraged the Human Microbiome Project (HMP) that </w:t>
      </w:r>
      <w:r w:rsidR="002A7BF0" w:rsidRPr="006409FA">
        <w:t xml:space="preserve">have </w:t>
      </w:r>
      <w:r w:rsidR="004175A7" w:rsidRPr="006409FA">
        <w:t>sequenced paired oral</w:t>
      </w:r>
      <w:r w:rsidR="00651A71" w:rsidRPr="006409FA">
        <w:t xml:space="preserve"> (multiple subsites)</w:t>
      </w:r>
      <w:r w:rsidR="004175A7" w:rsidRPr="006409FA">
        <w:t>-gut</w:t>
      </w:r>
      <w:r w:rsidR="00651A71" w:rsidRPr="006409FA">
        <w:t xml:space="preserve"> (stool)</w:t>
      </w:r>
      <w:r w:rsidR="004175A7" w:rsidRPr="006409FA">
        <w:t xml:space="preserve"> microbiome</w:t>
      </w:r>
      <w:r w:rsidR="009C1C0B" w:rsidRPr="006409FA">
        <w:t>s</w:t>
      </w:r>
      <w:r w:rsidR="004175A7" w:rsidRPr="006409FA">
        <w:t xml:space="preserve"> from 237 healthy volunteers </w:t>
      </w:r>
      <w:r w:rsidR="004175A7" w:rsidRPr="006409FA">
        <w:fldChar w:fldCharType="begin"/>
      </w:r>
      <w:r w:rsidR="002D75C3" w:rsidRPr="006409FA">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6409FA">
        <w:fldChar w:fldCharType="separate"/>
      </w:r>
      <w:r w:rsidR="002D75C3" w:rsidRPr="006409FA">
        <w:rPr>
          <w:noProof/>
        </w:rPr>
        <w:t>(The Human Microbiome Project Consortium, 2012)</w:t>
      </w:r>
      <w:r w:rsidR="004175A7" w:rsidRPr="006409FA">
        <w:fldChar w:fldCharType="end"/>
      </w:r>
      <w:r w:rsidR="004175A7" w:rsidRPr="006409FA">
        <w:t xml:space="preserve">. Distinct bacterial communities were found inhabiting the two body sites </w:t>
      </w:r>
      <w:del w:id="428" w:author="Liao, Chen/Sloan Kettering Institute" w:date="2022-09-05T20:01:00Z">
        <w:r w:rsidR="00A56B9E" w:rsidRPr="006409FA" w:rsidDel="005721C2">
          <w:delText xml:space="preserve">of </w:delText>
        </w:r>
      </w:del>
      <w:r w:rsidR="004175A7" w:rsidRPr="006409FA">
        <w:t>(</w:t>
      </w:r>
      <w:r w:rsidR="004175A7" w:rsidRPr="006409FA">
        <w:rPr>
          <w:highlight w:val="yellow"/>
        </w:rPr>
        <w:t xml:space="preserve">Fig. </w:t>
      </w:r>
      <w:r w:rsidR="00001774" w:rsidRPr="006409FA">
        <w:rPr>
          <w:highlight w:val="yellow"/>
        </w:rPr>
        <w:t>3</w:t>
      </w:r>
      <w:r w:rsidR="004175A7" w:rsidRPr="006409FA">
        <w:rPr>
          <w:highlight w:val="yellow"/>
        </w:rPr>
        <w:t>A</w:t>
      </w:r>
      <w:r w:rsidR="004175A7" w:rsidRPr="006409FA">
        <w:t xml:space="preserve">), </w:t>
      </w:r>
      <w:r w:rsidR="007D7197" w:rsidRPr="006409FA">
        <w:t xml:space="preserve">which provides a pragmatic basis to </w:t>
      </w:r>
      <w:r w:rsidR="008662CE" w:rsidRPr="006409FA">
        <w:t>define oral-typical</w:t>
      </w:r>
      <w:r w:rsidR="007D7197" w:rsidRPr="006409FA">
        <w:t xml:space="preserve"> ASVs</w:t>
      </w:r>
      <w:r w:rsidR="008662CE" w:rsidRPr="006409FA">
        <w:t xml:space="preserve"> based on their abundance and prevalence</w:t>
      </w:r>
      <w:r w:rsidR="004C5CA4" w:rsidRPr="006409FA">
        <w:t xml:space="preserve"> in healthy people</w:t>
      </w:r>
      <w:r w:rsidR="007D7197" w:rsidRPr="006409FA">
        <w:t>.</w:t>
      </w:r>
      <w:r w:rsidR="00025D92" w:rsidRPr="006409FA">
        <w:t xml:space="preserve"> </w:t>
      </w:r>
      <w:r w:rsidR="009C0F53" w:rsidRPr="006409FA">
        <w:t>W</w:t>
      </w:r>
      <w:r w:rsidR="00025D92" w:rsidRPr="006409FA">
        <w:t xml:space="preserve">e </w:t>
      </w:r>
      <w:r w:rsidR="009C0F53" w:rsidRPr="006409FA">
        <w:t>called</w:t>
      </w:r>
      <w:ins w:id="429" w:author="Liao, Chen/Sloan Kettering Institute" w:date="2022-09-05T20:03:00Z">
        <w:r w:rsidR="008F3B8B">
          <w:t xml:space="preserve"> those ASVs as of</w:t>
        </w:r>
      </w:ins>
      <w:r w:rsidR="009C0F53" w:rsidRPr="006409FA">
        <w:t xml:space="preserve"> oral </w:t>
      </w:r>
      <w:ins w:id="430" w:author="Liao, Chen/Sloan Kettering Institute" w:date="2022-09-05T20:03:00Z">
        <w:r w:rsidR="008F3B8B">
          <w:t xml:space="preserve">origin if </w:t>
        </w:r>
      </w:ins>
      <w:del w:id="431" w:author="Liao, Chen/Sloan Kettering Institute" w:date="2022-09-05T20:03:00Z">
        <w:r w:rsidR="009C0F53" w:rsidRPr="006409FA" w:rsidDel="008F3B8B">
          <w:delText>bacteria to those whose</w:delText>
        </w:r>
      </w:del>
      <w:ins w:id="432" w:author="Liao, Chen/Sloan Kettering Institute" w:date="2022-09-05T20:03:00Z">
        <w:r w:rsidR="008F3B8B">
          <w:t>their</w:t>
        </w:r>
      </w:ins>
      <w:r w:rsidR="00C36E5D" w:rsidRPr="006409FA">
        <w:t xml:space="preserve"> </w:t>
      </w:r>
      <w:r w:rsidR="00AB4CE3" w:rsidRPr="006409FA">
        <w:t xml:space="preserve">mean </w:t>
      </w:r>
      <w:r w:rsidR="004175A7" w:rsidRPr="006409FA">
        <w:t xml:space="preserve">relative abundance and prevalence </w:t>
      </w:r>
      <w:r w:rsidR="009C0F53" w:rsidRPr="006409FA">
        <w:t>w</w:t>
      </w:r>
      <w:ins w:id="433" w:author="Liao, Chen/Sloan Kettering Institute" w:date="2022-09-04T07:16:00Z">
        <w:r w:rsidR="008D68CA">
          <w:t>ere</w:t>
        </w:r>
      </w:ins>
      <w:del w:id="434" w:author="Liao, Chen/Sloan Kettering Institute" w:date="2022-09-04T07:16:00Z">
        <w:r w:rsidR="009C0F53" w:rsidRPr="006409FA" w:rsidDel="008D68CA">
          <w:delText>as</w:delText>
        </w:r>
      </w:del>
      <w:r w:rsidR="009C0F53" w:rsidRPr="006409FA">
        <w:t xml:space="preserve"> </w:t>
      </w:r>
      <w:r w:rsidR="004175A7" w:rsidRPr="006409FA">
        <w:t xml:space="preserve">greater than 0.01% and 5% respectively </w:t>
      </w:r>
      <w:r w:rsidR="00AB4CE3" w:rsidRPr="006409FA">
        <w:t>among</w:t>
      </w:r>
      <w:r w:rsidR="004175A7" w:rsidRPr="006409FA">
        <w:t xml:space="preserve"> all oral</w:t>
      </w:r>
      <w:r w:rsidR="003B5FB0" w:rsidRPr="006409FA">
        <w:t xml:space="preserve"> cavity</w:t>
      </w:r>
      <w:r w:rsidR="004175A7" w:rsidRPr="006409FA">
        <w:t xml:space="preserve"> samples</w:t>
      </w:r>
      <w:r w:rsidR="00C36E5D" w:rsidRPr="006409FA">
        <w:t xml:space="preserve">, </w:t>
      </w:r>
      <w:r w:rsidR="00AB4CE3" w:rsidRPr="006409FA">
        <w:t xml:space="preserve">and </w:t>
      </w:r>
      <w:r w:rsidR="00680683" w:rsidRPr="006409FA">
        <w:t xml:space="preserve">no greater than </w:t>
      </w:r>
      <w:r w:rsidR="004175A7" w:rsidRPr="006409FA">
        <w:t xml:space="preserve">the same cutoffs </w:t>
      </w:r>
      <w:r w:rsidR="00C0735A" w:rsidRPr="006409FA">
        <w:t>among</w:t>
      </w:r>
      <w:r w:rsidR="004175A7" w:rsidRPr="006409FA">
        <w:t xml:space="preserve"> all fecal samples (</w:t>
      </w:r>
      <w:r w:rsidR="004175A7" w:rsidRPr="006409FA">
        <w:rPr>
          <w:highlight w:val="yellow"/>
        </w:rPr>
        <w:t xml:space="preserve">Fig. </w:t>
      </w:r>
      <w:r w:rsidR="00BF5FD8" w:rsidRPr="006409FA">
        <w:rPr>
          <w:highlight w:val="yellow"/>
        </w:rPr>
        <w:t>3</w:t>
      </w:r>
      <w:r w:rsidR="004175A7" w:rsidRPr="006409FA">
        <w:rPr>
          <w:highlight w:val="yellow"/>
        </w:rPr>
        <w:t>B</w:t>
      </w:r>
      <w:del w:id="435" w:author="Liao, Chen/Sloan Kettering Institute" w:date="2022-09-04T07:36:00Z">
        <w:r w:rsidR="004175A7" w:rsidRPr="006409FA" w:rsidDel="00455FFA">
          <w:rPr>
            <w:highlight w:val="yellow"/>
          </w:rPr>
          <w:delText>,C</w:delText>
        </w:r>
      </w:del>
      <w:r w:rsidR="004175A7" w:rsidRPr="006409FA">
        <w:t xml:space="preserve">). </w:t>
      </w:r>
      <w:commentRangeStart w:id="436"/>
      <w:del w:id="437" w:author="Liao, Chen/Sloan Kettering Institute" w:date="2022-09-04T07:15:00Z">
        <w:r w:rsidR="00EA6371" w:rsidRPr="006409FA" w:rsidDel="000237B8">
          <w:delText xml:space="preserve">The rationale of filtering </w:delText>
        </w:r>
        <w:r w:rsidR="002A4CD7" w:rsidRPr="006409FA" w:rsidDel="000237B8">
          <w:delText>is</w:delText>
        </w:r>
        <w:r w:rsidR="00EA6371" w:rsidRPr="006409FA" w:rsidDel="000237B8">
          <w:delText xml:space="preserve"> </w:delText>
        </w:r>
        <w:r w:rsidR="00F56300" w:rsidRPr="006409FA" w:rsidDel="000237B8">
          <w:delText>that</w:delText>
        </w:r>
        <w:r w:rsidR="002A4CD7" w:rsidRPr="006409FA" w:rsidDel="000237B8">
          <w:delText xml:space="preserve"> the more typical ASV of the oral cavity, the less likely it colonizes the gut</w:delText>
        </w:r>
        <w:r w:rsidR="00D770F9" w:rsidRPr="006409FA" w:rsidDel="000237B8">
          <w:delText xml:space="preserve"> due to niche specificity</w:delText>
        </w:r>
        <w:r w:rsidR="002A4CD7" w:rsidRPr="006409FA" w:rsidDel="000237B8">
          <w:delText xml:space="preserve">, and the more likely its presence in feces indicates </w:delText>
        </w:r>
        <w:r w:rsidR="00EE5275" w:rsidRPr="006409FA" w:rsidDel="000237B8">
          <w:delText>oral-gut</w:delText>
        </w:r>
        <w:r w:rsidR="002A4CD7" w:rsidRPr="006409FA" w:rsidDel="000237B8">
          <w:delText xml:space="preserve"> translocatio</w:delText>
        </w:r>
        <w:r w:rsidR="00EF3B5A" w:rsidRPr="006409FA" w:rsidDel="000237B8">
          <w:delText>n</w:delText>
        </w:r>
        <w:r w:rsidR="002A4CD7" w:rsidRPr="006409FA" w:rsidDel="000237B8">
          <w:delText>.</w:delText>
        </w:r>
        <w:commentRangeEnd w:id="436"/>
        <w:r w:rsidR="009C0F53" w:rsidRPr="006409FA" w:rsidDel="000237B8">
          <w:rPr>
            <w:rStyle w:val="CommentReference"/>
            <w:sz w:val="24"/>
            <w:szCs w:val="24"/>
          </w:rPr>
          <w:commentReference w:id="436"/>
        </w:r>
      </w:del>
    </w:p>
    <w:p w14:paraId="70DD92BA" w14:textId="281E51E3" w:rsidR="004B1E35" w:rsidDel="003E5F24" w:rsidRDefault="009C0F53" w:rsidP="00255031">
      <w:pPr>
        <w:rPr>
          <w:del w:id="438" w:author="Liao, Chen/Sloan Kettering Institute" w:date="2022-09-04T07:18:00Z"/>
        </w:rPr>
      </w:pPr>
      <w:r w:rsidRPr="006409FA">
        <w:t xml:space="preserve">The </w:t>
      </w:r>
      <w:del w:id="439" w:author="Liao, Chen/Sloan Kettering Institute" w:date="2022-09-04T07:17:00Z">
        <w:r w:rsidRPr="006409FA" w:rsidDel="003E5F24">
          <w:delText>analysis revealed</w:delText>
        </w:r>
      </w:del>
      <w:ins w:id="440" w:author="Liao, Chen/Sloan Kettering Institute" w:date="2022-09-05T14:08:00Z">
        <w:r w:rsidR="003A4863">
          <w:t>filtering</w:t>
        </w:r>
      </w:ins>
      <w:ins w:id="441" w:author="Liao, Chen/Sloan Kettering Institute" w:date="2022-09-04T07:17:00Z">
        <w:r w:rsidR="003E5F24">
          <w:t xml:space="preserve"> gave rise to</w:t>
        </w:r>
      </w:ins>
      <w:r w:rsidR="00E958BB" w:rsidRPr="006409FA">
        <w:t xml:space="preserve"> </w:t>
      </w:r>
      <w:r w:rsidR="0095183C" w:rsidRPr="006409FA">
        <w:t>178</w:t>
      </w:r>
      <w:ins w:id="442" w:author="Liao, Chen/Sloan Kettering Institute" w:date="2022-09-05T14:09:00Z">
        <w:r w:rsidR="003A4863">
          <w:t xml:space="preserve"> </w:t>
        </w:r>
      </w:ins>
      <w:del w:id="443" w:author="Liao, Chen/Sloan Kettering Institute" w:date="2022-09-05T14:09:00Z">
        <w:r w:rsidR="007A5492" w:rsidRPr="006409FA" w:rsidDel="003A4863">
          <w:delText xml:space="preserve"> u</w:delText>
        </w:r>
      </w:del>
      <w:del w:id="444" w:author="Liao, Chen/Sloan Kettering Institute" w:date="2022-09-05T14:08:00Z">
        <w:r w:rsidR="007A5492" w:rsidRPr="006409FA" w:rsidDel="003A4863">
          <w:delText>nique</w:delText>
        </w:r>
        <w:r w:rsidR="0095183C" w:rsidRPr="006409FA" w:rsidDel="003A4863">
          <w:delText xml:space="preserve"> </w:delText>
        </w:r>
      </w:del>
      <w:r w:rsidR="007367AE" w:rsidRPr="006409FA">
        <w:t xml:space="preserve">oral </w:t>
      </w:r>
      <w:r w:rsidR="0095183C" w:rsidRPr="006409FA">
        <w:t>ASVs (</w:t>
      </w:r>
      <w:r w:rsidR="0095183C" w:rsidRPr="006409FA">
        <w:rPr>
          <w:highlight w:val="yellow"/>
        </w:rPr>
        <w:t>Table S2</w:t>
      </w:r>
      <w:r w:rsidR="0095183C" w:rsidRPr="006409FA">
        <w:t>)</w:t>
      </w:r>
      <w:ins w:id="445" w:author="Liao, Chen/Sloan Kettering Institute" w:date="2022-09-04T07:17:00Z">
        <w:r w:rsidR="003E5F24">
          <w:t xml:space="preserve"> and</w:t>
        </w:r>
      </w:ins>
      <w:del w:id="446" w:author="Liao, Chen/Sloan Kettering Institute" w:date="2022-09-04T07:17:00Z">
        <w:r w:rsidRPr="006409FA" w:rsidDel="003E5F24">
          <w:delText>;</w:delText>
        </w:r>
      </w:del>
      <w:r w:rsidR="0095183C" w:rsidRPr="006409FA">
        <w:t xml:space="preserve"> the leading genera </w:t>
      </w:r>
      <w:r w:rsidRPr="006409FA">
        <w:t>we</w:t>
      </w:r>
      <w:r w:rsidR="0095183C" w:rsidRPr="006409FA">
        <w:t xml:space="preserve">re </w:t>
      </w:r>
      <w:proofErr w:type="spellStart"/>
      <w:r w:rsidR="0095183C" w:rsidRPr="006409FA">
        <w:rPr>
          <w:i/>
          <w:iCs/>
        </w:rPr>
        <w:t>Prevotella</w:t>
      </w:r>
      <w:proofErr w:type="spellEnd"/>
      <w:r w:rsidR="0095183C" w:rsidRPr="006409FA">
        <w:t xml:space="preserve"> and </w:t>
      </w:r>
      <w:r w:rsidR="0095183C" w:rsidRPr="006409FA">
        <w:rPr>
          <w:i/>
          <w:iCs/>
        </w:rPr>
        <w:t>Streptococcus</w:t>
      </w:r>
      <w:r w:rsidR="0095183C" w:rsidRPr="006409FA">
        <w:t xml:space="preserve"> (</w:t>
      </w:r>
      <w:r w:rsidR="0095183C" w:rsidRPr="006409FA">
        <w:rPr>
          <w:highlight w:val="yellow"/>
        </w:rPr>
        <w:t>Fig</w:t>
      </w:r>
      <w:r w:rsidR="0095183C" w:rsidRPr="00455FFA">
        <w:rPr>
          <w:highlight w:val="yellow"/>
        </w:rPr>
        <w:t xml:space="preserve">. </w:t>
      </w:r>
      <w:del w:id="447" w:author="Liao, Chen/Sloan Kettering Institute" w:date="2022-09-04T07:36:00Z">
        <w:r w:rsidR="0095183C" w:rsidRPr="00455FFA" w:rsidDel="00455FFA">
          <w:rPr>
            <w:highlight w:val="yellow"/>
          </w:rPr>
          <w:delText>3D</w:delText>
        </w:r>
      </w:del>
      <w:ins w:id="448" w:author="Liao, Chen/Sloan Kettering Institute" w:date="2022-09-04T07:36:00Z">
        <w:r w:rsidR="00455FFA" w:rsidRPr="00455FFA">
          <w:rPr>
            <w:highlight w:val="yellow"/>
          </w:rPr>
          <w:t>3</w:t>
        </w:r>
        <w:r w:rsidR="00455FFA" w:rsidRPr="00455FFA">
          <w:rPr>
            <w:highlight w:val="yellow"/>
          </w:rPr>
          <w:t>C</w:t>
        </w:r>
      </w:ins>
      <w:r w:rsidR="0095183C" w:rsidRPr="006409FA">
        <w:t xml:space="preserve">). </w:t>
      </w:r>
      <w:r w:rsidR="004175A7" w:rsidRPr="006409FA">
        <w:t xml:space="preserve">219 out of 280 </w:t>
      </w:r>
      <w:r w:rsidR="002264C6" w:rsidRPr="006409FA">
        <w:t xml:space="preserve">HMP </w:t>
      </w:r>
      <w:r w:rsidR="00101052" w:rsidRPr="006409FA">
        <w:t xml:space="preserve">fecal </w:t>
      </w:r>
      <w:r w:rsidR="004175A7" w:rsidRPr="006409FA">
        <w:t xml:space="preserve">samples </w:t>
      </w:r>
      <w:r w:rsidR="00847C89" w:rsidRPr="006409FA">
        <w:t xml:space="preserve">contain </w:t>
      </w:r>
      <w:r w:rsidRPr="006409FA">
        <w:t xml:space="preserve">none of these </w:t>
      </w:r>
      <w:r w:rsidR="00847C89" w:rsidRPr="006409FA">
        <w:t xml:space="preserve">oral </w:t>
      </w:r>
      <w:r w:rsidR="00262B9D" w:rsidRPr="006409FA">
        <w:t>ASVs,</w:t>
      </w:r>
      <w:r w:rsidR="00847C89" w:rsidRPr="006409FA">
        <w:t xml:space="preserve"> and their mean </w:t>
      </w:r>
      <w:r w:rsidR="005342C5" w:rsidRPr="006409FA">
        <w:t>relative abundance</w:t>
      </w:r>
      <w:r w:rsidR="005D5B77" w:rsidRPr="006409FA">
        <w:t xml:space="preserve"> </w:t>
      </w:r>
      <w:r w:rsidR="004175A7" w:rsidRPr="006409FA">
        <w:t>is as low as 0.05%</w:t>
      </w:r>
      <w:r w:rsidR="004F6449" w:rsidRPr="006409FA">
        <w:t xml:space="preserve"> (</w:t>
      </w:r>
      <w:r w:rsidR="004F6449" w:rsidRPr="006409FA">
        <w:rPr>
          <w:highlight w:val="yellow"/>
        </w:rPr>
        <w:t>Fig.</w:t>
      </w:r>
      <w:r w:rsidR="004F6449" w:rsidRPr="00455FFA">
        <w:rPr>
          <w:highlight w:val="yellow"/>
        </w:rPr>
        <w:t xml:space="preserve"> </w:t>
      </w:r>
      <w:del w:id="449" w:author="Liao, Chen/Sloan Kettering Institute" w:date="2022-09-04T07:36:00Z">
        <w:r w:rsidR="00BF5FD8" w:rsidRPr="00455FFA" w:rsidDel="00455FFA">
          <w:rPr>
            <w:highlight w:val="yellow"/>
          </w:rPr>
          <w:delText>3</w:delText>
        </w:r>
        <w:r w:rsidR="004F6449" w:rsidRPr="00455FFA" w:rsidDel="00455FFA">
          <w:rPr>
            <w:highlight w:val="yellow"/>
          </w:rPr>
          <w:delText>E</w:delText>
        </w:r>
      </w:del>
      <w:ins w:id="450" w:author="Liao, Chen/Sloan Kettering Institute" w:date="2022-09-04T07:36:00Z">
        <w:r w:rsidR="00455FFA" w:rsidRPr="00455FFA">
          <w:rPr>
            <w:highlight w:val="yellow"/>
          </w:rPr>
          <w:t>3</w:t>
        </w:r>
        <w:r w:rsidR="00455FFA" w:rsidRPr="00455FFA">
          <w:rPr>
            <w:highlight w:val="yellow"/>
          </w:rPr>
          <w:t>D</w:t>
        </w:r>
      </w:ins>
      <w:r w:rsidR="004F6449" w:rsidRPr="006409FA">
        <w:t>)</w:t>
      </w:r>
      <w:r w:rsidR="00CE7937" w:rsidRPr="006409FA">
        <w:t>.</w:t>
      </w:r>
      <w:r w:rsidR="005859CD" w:rsidRPr="006409FA">
        <w:t xml:space="preserve"> </w:t>
      </w:r>
      <w:r w:rsidR="00BF5F26" w:rsidRPr="006409FA">
        <w:t xml:space="preserve">This is consistent with previous findings that </w:t>
      </w:r>
      <w:r w:rsidR="00480170" w:rsidRPr="006409FA">
        <w:t xml:space="preserve">oral bacteria </w:t>
      </w:r>
      <w:r w:rsidR="00DF4B58" w:rsidRPr="006409FA">
        <w:t>are rare in the feces of</w:t>
      </w:r>
      <w:r w:rsidR="006074AD" w:rsidRPr="006409FA">
        <w:t xml:space="preserve"> </w:t>
      </w:r>
      <w:r w:rsidR="00480170" w:rsidRPr="006409FA">
        <w:t>healthy</w:t>
      </w:r>
      <w:r w:rsidR="00BF5F26" w:rsidRPr="006409FA">
        <w:t xml:space="preserve"> </w:t>
      </w:r>
      <w:r w:rsidR="00DF4B58" w:rsidRPr="006409FA">
        <w:t>people</w:t>
      </w:r>
      <w:r w:rsidR="00BF5F26" w:rsidRPr="006409FA">
        <w:t xml:space="preserve"> </w:t>
      </w:r>
      <w:r w:rsidR="00EA0EF0" w:rsidRPr="006409FA">
        <w:fldChar w:fldCharType="begin"/>
      </w:r>
      <w:r w:rsidR="00EA0EF0" w:rsidRPr="006409FA">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6409FA">
        <w:fldChar w:fldCharType="separate"/>
      </w:r>
      <w:r w:rsidR="00EA0EF0" w:rsidRPr="006409FA">
        <w:rPr>
          <w:noProof/>
        </w:rPr>
        <w:t>(Rashidi</w:t>
      </w:r>
      <w:r w:rsidR="00EA0EF0" w:rsidRPr="006409FA">
        <w:rPr>
          <w:i/>
          <w:noProof/>
        </w:rPr>
        <w:t xml:space="preserve"> et al.</w:t>
      </w:r>
      <w:r w:rsidR="00EA0EF0" w:rsidRPr="006409FA">
        <w:rPr>
          <w:noProof/>
        </w:rPr>
        <w:t>, 2021; Schmidt</w:t>
      </w:r>
      <w:r w:rsidR="00EA0EF0" w:rsidRPr="006409FA">
        <w:rPr>
          <w:i/>
          <w:noProof/>
        </w:rPr>
        <w:t xml:space="preserve"> et al.</w:t>
      </w:r>
      <w:r w:rsidR="00EA0EF0" w:rsidRPr="006409FA">
        <w:rPr>
          <w:noProof/>
        </w:rPr>
        <w:t>, 2019)</w:t>
      </w:r>
      <w:r w:rsidR="00EA0EF0" w:rsidRPr="006409FA">
        <w:fldChar w:fldCharType="end"/>
      </w:r>
      <w:r w:rsidR="00BF5F26" w:rsidRPr="006409FA">
        <w:t xml:space="preserve">. </w:t>
      </w:r>
      <w:ins w:id="451" w:author="Liao, Chen/Sloan Kettering Institute" w:date="2022-09-04T07:20:00Z">
        <w:r w:rsidR="003E5F24">
          <w:t>We</w:t>
        </w:r>
      </w:ins>
      <w:ins w:id="452" w:author="Liao, Chen/Sloan Kettering Institute" w:date="2022-09-05T14:09:00Z">
        <w:r w:rsidR="003A4863">
          <w:t xml:space="preserve"> showed that </w:t>
        </w:r>
      </w:ins>
      <w:ins w:id="453" w:author="Liao, Chen/Sloan Kettering Institute" w:date="2022-09-04T07:22:00Z">
        <w:r w:rsidR="003E5F24">
          <w:t xml:space="preserve">the filtering step is necessary for obtaining a conservative </w:t>
        </w:r>
      </w:ins>
      <w:ins w:id="454" w:author="Liao, Chen/Sloan Kettering Institute" w:date="2022-09-05T14:09:00Z">
        <w:r w:rsidR="003A4863">
          <w:t xml:space="preserve">estimation of </w:t>
        </w:r>
      </w:ins>
      <w:ins w:id="455" w:author="Liao, Chen/Sloan Kettering Institute" w:date="2022-09-05T14:10:00Z">
        <w:r w:rsidR="003A4863">
          <w:t>oral bacteria in the feces of both healthy people and</w:t>
        </w:r>
      </w:ins>
      <w:ins w:id="456" w:author="Liao, Chen/Sloan Kettering Institute" w:date="2022-09-05T14:11:00Z">
        <w:r w:rsidR="003A4863">
          <w:t xml:space="preserve"> those with diseases</w:t>
        </w:r>
      </w:ins>
      <w:ins w:id="457" w:author="Liao, Chen/Sloan Kettering Institute" w:date="2022-09-04T07:21:00Z">
        <w:r w:rsidR="003E5F24">
          <w:t xml:space="preserve"> (</w:t>
        </w:r>
      </w:ins>
      <w:ins w:id="458" w:author="Liao, Chen/Sloan Kettering Institute" w:date="2022-09-05T14:11:00Z">
        <w:r w:rsidR="003A4863" w:rsidRPr="003A4863">
          <w:rPr>
            <w:highlight w:val="yellow"/>
          </w:rPr>
          <w:t xml:space="preserve">Supplementary Texts, </w:t>
        </w:r>
      </w:ins>
      <w:ins w:id="459" w:author="Liao, Chen/Sloan Kettering Institute" w:date="2022-09-04T07:21:00Z">
        <w:r w:rsidR="003E5F24" w:rsidRPr="003A4863">
          <w:rPr>
            <w:highlight w:val="yellow"/>
          </w:rPr>
          <w:t xml:space="preserve">Fig. </w:t>
        </w:r>
      </w:ins>
      <w:ins w:id="460" w:author="Liao, Chen/Sloan Kettering Institute" w:date="2022-09-05T20:10:00Z">
        <w:r w:rsidR="009800A7">
          <w:rPr>
            <w:highlight w:val="yellow"/>
          </w:rPr>
          <w:t>S</w:t>
        </w:r>
      </w:ins>
      <w:ins w:id="461" w:author="Liao, Chen/Sloan Kettering Institute" w:date="2022-09-05T14:13:00Z">
        <w:r w:rsidR="003A4863" w:rsidRPr="003A4863">
          <w:rPr>
            <w:highlight w:val="yellow"/>
          </w:rPr>
          <w:t>4</w:t>
        </w:r>
      </w:ins>
      <w:ins w:id="462" w:author="Liao, Chen/Sloan Kettering Institute" w:date="2022-09-04T07:21:00Z">
        <w:r w:rsidR="003E5F24">
          <w:t>)</w:t>
        </w:r>
      </w:ins>
      <w:ins w:id="463" w:author="Liao, Chen/Sloan Kettering Institute" w:date="2022-09-04T07:42:00Z">
        <w:r w:rsidR="00D91D71">
          <w:t>.</w:t>
        </w:r>
      </w:ins>
      <w:commentRangeStart w:id="464"/>
      <w:del w:id="465" w:author="Liao, Chen/Sloan Kettering Institute" w:date="2022-09-04T07:18:00Z">
        <w:r w:rsidR="00A81188" w:rsidRPr="006409FA" w:rsidDel="003E5F24">
          <w:delText xml:space="preserve">To show that </w:delText>
        </w:r>
        <w:r w:rsidR="005019D3" w:rsidRPr="006409FA" w:rsidDel="003E5F24">
          <w:delText>filtering</w:delText>
        </w:r>
        <w:r w:rsidR="00086A17" w:rsidRPr="006409FA" w:rsidDel="003E5F24">
          <w:delText xml:space="preserve"> is key to 16S rRNA-based inference of oral bacteria</w:delText>
        </w:r>
        <w:r w:rsidR="00A81188" w:rsidRPr="006409FA" w:rsidDel="003E5F24">
          <w:delText>, we took an alternative approach by</w:delText>
        </w:r>
        <w:r w:rsidR="00086A17" w:rsidRPr="006409FA" w:rsidDel="003E5F24">
          <w:delText xml:space="preserve"> </w:delText>
        </w:r>
        <w:r w:rsidR="00A81188" w:rsidRPr="006409FA" w:rsidDel="003E5F24">
          <w:delText>c</w:delText>
        </w:r>
        <w:r w:rsidR="003D4249" w:rsidRPr="006409FA" w:rsidDel="003E5F24">
          <w:delText>ounting</w:delText>
        </w:r>
        <w:r w:rsidR="00B66BF2" w:rsidRPr="006409FA" w:rsidDel="003E5F24">
          <w:delText xml:space="preserve"> </w:delText>
        </w:r>
        <w:r w:rsidR="003D4249" w:rsidRPr="006409FA" w:rsidDel="003E5F24">
          <w:delText xml:space="preserve">every </w:delText>
        </w:r>
        <w:r w:rsidR="00A81188" w:rsidRPr="006409FA" w:rsidDel="003E5F24">
          <w:delText xml:space="preserve">single </w:delText>
        </w:r>
        <w:r w:rsidR="00B66BF2" w:rsidRPr="006409FA" w:rsidDel="003E5F24">
          <w:delText>ASV</w:delText>
        </w:r>
        <w:r w:rsidR="003D4249" w:rsidRPr="006409FA" w:rsidDel="003E5F24">
          <w:delText xml:space="preserve"> </w:delText>
        </w:r>
        <w:r w:rsidR="005019D3" w:rsidRPr="006409FA" w:rsidDel="003E5F24">
          <w:delText>in feces as of oral origin if it is</w:delText>
        </w:r>
        <w:r w:rsidR="00C05B84" w:rsidRPr="006409FA" w:rsidDel="003E5F24">
          <w:delText xml:space="preserve"> </w:delText>
        </w:r>
        <w:r w:rsidR="005019D3" w:rsidRPr="006409FA" w:rsidDel="003E5F24">
          <w:delText xml:space="preserve">found in </w:delText>
        </w:r>
        <w:r w:rsidR="008151DE" w:rsidRPr="006409FA" w:rsidDel="003E5F24">
          <w:delText xml:space="preserve">any </w:delText>
        </w:r>
        <w:r w:rsidR="00493C25" w:rsidRPr="006409FA" w:rsidDel="003E5F24">
          <w:delText xml:space="preserve">of </w:delText>
        </w:r>
        <w:r w:rsidR="008151DE" w:rsidRPr="006409FA" w:rsidDel="003E5F24">
          <w:delText>paired</w:delText>
        </w:r>
        <w:r w:rsidR="00F56300" w:rsidRPr="006409FA" w:rsidDel="003E5F24">
          <w:delText xml:space="preserve"> oral cavity</w:delText>
        </w:r>
        <w:r w:rsidR="005019D3" w:rsidRPr="006409FA" w:rsidDel="003E5F24">
          <w:delText xml:space="preserve"> </w:delText>
        </w:r>
        <w:r w:rsidR="00493C25" w:rsidRPr="006409FA" w:rsidDel="003E5F24">
          <w:delText xml:space="preserve">subsite </w:delText>
        </w:r>
        <w:r w:rsidR="008151DE" w:rsidRPr="006409FA" w:rsidDel="003E5F24">
          <w:delText>sample</w:delText>
        </w:r>
        <w:r w:rsidR="00493C25" w:rsidRPr="006409FA" w:rsidDel="003E5F24">
          <w:delText>s</w:delText>
        </w:r>
        <w:r w:rsidR="00A81188" w:rsidRPr="006409FA" w:rsidDel="003E5F24">
          <w:delText>. This</w:delText>
        </w:r>
        <w:r w:rsidR="005019D3" w:rsidRPr="006409FA" w:rsidDel="003E5F24">
          <w:delText xml:space="preserve"> naïve approach</w:delText>
        </w:r>
        <w:r w:rsidR="00A81188" w:rsidRPr="006409FA" w:rsidDel="003E5F24">
          <w:delText xml:space="preserve"> led to </w:delText>
        </w:r>
        <w:r w:rsidR="00B849D2" w:rsidRPr="006409FA" w:rsidDel="003E5F24">
          <w:delText xml:space="preserve">an average of </w:delText>
        </w:r>
        <w:r w:rsidR="00A81188" w:rsidRPr="006409FA" w:rsidDel="003E5F24">
          <w:delText xml:space="preserve">247 oral ASVs per </w:delText>
        </w:r>
        <w:r w:rsidR="00B849D2" w:rsidRPr="006409FA" w:rsidDel="003E5F24">
          <w:delText xml:space="preserve">HMP fecal sample </w:delText>
        </w:r>
        <w:r w:rsidR="00A81188" w:rsidRPr="006409FA" w:rsidDel="003E5F24">
          <w:delText>and</w:delText>
        </w:r>
        <w:r w:rsidR="003D4249" w:rsidRPr="006409FA" w:rsidDel="003E5F24">
          <w:delText xml:space="preserve"> </w:delText>
        </w:r>
        <w:r w:rsidR="00086A17" w:rsidRPr="006409FA" w:rsidDel="003E5F24">
          <w:delText>the</w:delText>
        </w:r>
        <w:r w:rsidR="00B849D2" w:rsidRPr="006409FA" w:rsidDel="003E5F24">
          <w:delText>ir</w:delText>
        </w:r>
        <w:r w:rsidR="00086A17" w:rsidRPr="006409FA" w:rsidDel="003E5F24">
          <w:delText xml:space="preserve"> mean relative abundance</w:delText>
        </w:r>
        <w:r w:rsidR="00B849D2" w:rsidRPr="006409FA" w:rsidDel="003E5F24">
          <w:delText xml:space="preserve"> rises </w:delText>
        </w:r>
        <w:r w:rsidR="00405E1E" w:rsidRPr="006409FA" w:rsidDel="003E5F24">
          <w:delText>&gt;300-fold</w:delText>
        </w:r>
        <w:r w:rsidR="003D4249" w:rsidRPr="006409FA" w:rsidDel="003E5F24">
          <w:delText xml:space="preserve"> to </w:delText>
        </w:r>
        <w:r w:rsidR="00BF5F26" w:rsidRPr="006409FA" w:rsidDel="003E5F24">
          <w:delText>15.6%</w:delText>
        </w:r>
        <w:r w:rsidR="003944E7" w:rsidRPr="006409FA" w:rsidDel="003E5F24">
          <w:delText xml:space="preserve">. The severe overestimation </w:delText>
        </w:r>
        <w:r w:rsidR="00EB364B" w:rsidRPr="006409FA" w:rsidDel="003E5F24">
          <w:delText>suggest</w:delText>
        </w:r>
        <w:r w:rsidR="003944E7" w:rsidRPr="006409FA" w:rsidDel="003E5F24">
          <w:delText>s</w:delText>
        </w:r>
        <w:r w:rsidR="00636AB5" w:rsidRPr="006409FA" w:rsidDel="003E5F24">
          <w:delText xml:space="preserve"> t</w:delText>
        </w:r>
        <w:r w:rsidR="002A4CD7" w:rsidRPr="006409FA" w:rsidDel="003E5F24">
          <w:delText>hat the majority of shared ASVs</w:delText>
        </w:r>
        <w:r w:rsidR="00AC6E59" w:rsidRPr="006409FA" w:rsidDel="003E5F24">
          <w:delText xml:space="preserve"> </w:delText>
        </w:r>
        <w:r w:rsidR="00AB5F5E" w:rsidRPr="006409FA" w:rsidDel="003E5F24">
          <w:delText xml:space="preserve">are not indicators of oral-gut transmission but </w:delText>
        </w:r>
        <w:r w:rsidR="00EF3B5A" w:rsidRPr="006409FA" w:rsidDel="003E5F24">
          <w:delText>coincidences of</w:delText>
        </w:r>
        <w:r w:rsidR="00AA22A8" w:rsidRPr="006409FA" w:rsidDel="003E5F24">
          <w:delText xml:space="preserve"> </w:delText>
        </w:r>
        <w:r w:rsidR="00EF3B5A" w:rsidRPr="006409FA" w:rsidDel="003E5F24">
          <w:delText>c</w:delText>
        </w:r>
        <w:r w:rsidR="002A4CD7" w:rsidRPr="006409FA" w:rsidDel="003E5F24">
          <w:delText>losely related bacteria occupy</w:delText>
        </w:r>
        <w:r w:rsidR="00EF3B5A" w:rsidRPr="006409FA" w:rsidDel="003E5F24">
          <w:delText xml:space="preserve">ing </w:delText>
        </w:r>
        <w:r w:rsidR="002A4CD7" w:rsidRPr="006409FA" w:rsidDel="003E5F24">
          <w:delText>both niches</w:delText>
        </w:r>
        <w:r w:rsidR="00A81188" w:rsidRPr="006409FA" w:rsidDel="003E5F24">
          <w:delText>.</w:delText>
        </w:r>
        <w:commentRangeEnd w:id="464"/>
        <w:r w:rsidR="000F11D2" w:rsidRPr="006409FA" w:rsidDel="003E5F24">
          <w:rPr>
            <w:rStyle w:val="CommentReference"/>
            <w:sz w:val="24"/>
            <w:szCs w:val="24"/>
          </w:rPr>
          <w:commentReference w:id="464"/>
        </w:r>
      </w:del>
    </w:p>
    <w:p w14:paraId="16DE6A67" w14:textId="77777777" w:rsidR="003E5F24" w:rsidRPr="006409FA" w:rsidRDefault="003E5F24" w:rsidP="00255031">
      <w:pPr>
        <w:rPr>
          <w:ins w:id="466" w:author="Liao, Chen/Sloan Kettering Institute" w:date="2022-09-04T07:20:00Z"/>
        </w:rPr>
      </w:pPr>
    </w:p>
    <w:p w14:paraId="1294C629" w14:textId="660C6724" w:rsidR="001D5660" w:rsidRPr="006409FA" w:rsidRDefault="001D5660" w:rsidP="003E5F24">
      <w:pPr>
        <w:ind w:firstLine="720"/>
      </w:pPr>
    </w:p>
    <w:p w14:paraId="06F86903" w14:textId="6CEBD82E" w:rsidR="00C161B3" w:rsidRPr="006409FA" w:rsidRDefault="00F76C4A" w:rsidP="00255031">
      <w:pPr>
        <w:jc w:val="center"/>
      </w:pPr>
      <w:ins w:id="467" w:author="Liao, Chen/Sloan Kettering Institute" w:date="2022-09-04T09:49:00Z">
        <w:r>
          <w:rPr>
            <w:noProof/>
          </w:rPr>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4282633" cy="3831830"/>
                      </a:xfrm>
                      <a:prstGeom prst="rect">
                        <a:avLst/>
                      </a:prstGeom>
                    </pic:spPr>
                  </pic:pic>
                </a:graphicData>
              </a:graphic>
            </wp:inline>
          </w:drawing>
        </w:r>
      </w:ins>
    </w:p>
    <w:p w14:paraId="163B67CD" w14:textId="364CB0BA" w:rsidR="001D5660" w:rsidRDefault="001D5660" w:rsidP="000A48DA">
      <w:pPr>
        <w:rPr>
          <w:ins w:id="468" w:author="Liao, Chen/Sloan Kettering Institute" w:date="2022-09-04T07:36:00Z"/>
        </w:rPr>
      </w:pPr>
      <w:r w:rsidRPr="006409FA">
        <w:rPr>
          <w:b/>
        </w:rPr>
        <w:t xml:space="preserve">Figure </w:t>
      </w:r>
      <w:r w:rsidR="00D963EF" w:rsidRPr="006409FA">
        <w:rPr>
          <w:b/>
        </w:rPr>
        <w:t>3</w:t>
      </w:r>
      <w:r w:rsidRPr="006409FA">
        <w:rPr>
          <w:b/>
        </w:rPr>
        <w:t xml:space="preserve">. </w:t>
      </w:r>
      <w:r w:rsidR="00216890" w:rsidRPr="006409FA">
        <w:rPr>
          <w:b/>
        </w:rPr>
        <w:t>Data from healthy individuals reveals b</w:t>
      </w:r>
      <w:r w:rsidR="00446545" w:rsidRPr="006409FA">
        <w:rPr>
          <w:b/>
        </w:rPr>
        <w:t xml:space="preserve">acterial DNAs typically found in the </w:t>
      </w:r>
      <w:r w:rsidR="00634901" w:rsidRPr="006409FA">
        <w:rPr>
          <w:b/>
        </w:rPr>
        <w:t xml:space="preserve">human </w:t>
      </w:r>
      <w:r w:rsidR="00446545" w:rsidRPr="006409FA">
        <w:rPr>
          <w:b/>
        </w:rPr>
        <w:t>oral cavity but not the intestine</w:t>
      </w:r>
      <w:r w:rsidR="00F8546B" w:rsidRPr="006409FA">
        <w:rPr>
          <w:b/>
        </w:rPr>
        <w:t xml:space="preserve">. </w:t>
      </w:r>
      <w:r w:rsidR="00F8546B" w:rsidRPr="006409FA">
        <w:rPr>
          <w:bCs/>
        </w:rPr>
        <w:t>(</w:t>
      </w:r>
      <w:r w:rsidR="00F8546B" w:rsidRPr="006409FA">
        <w:rPr>
          <w:b/>
        </w:rPr>
        <w:t>A</w:t>
      </w:r>
      <w:r w:rsidR="00F8546B" w:rsidRPr="006409FA">
        <w:rPr>
          <w:bCs/>
        </w:rPr>
        <w:t xml:space="preserve">) An overview of the </w:t>
      </w:r>
      <w:r w:rsidR="00FB07EB" w:rsidRPr="006409FA">
        <w:rPr>
          <w:bCs/>
        </w:rPr>
        <w:t xml:space="preserve">4,354 </w:t>
      </w:r>
      <w:r w:rsidR="00F8546B" w:rsidRPr="006409FA">
        <w:rPr>
          <w:bCs/>
        </w:rPr>
        <w:t xml:space="preserve">microbiome samples from </w:t>
      </w:r>
      <w:r w:rsidR="000F7D64" w:rsidRPr="006409FA">
        <w:rPr>
          <w:bCs/>
        </w:rPr>
        <w:t>t</w:t>
      </w:r>
      <w:r w:rsidR="00F8546B" w:rsidRPr="006409FA">
        <w:rPr>
          <w:bCs/>
        </w:rPr>
        <w:t>he</w:t>
      </w:r>
      <w:r w:rsidR="00F032BD" w:rsidRPr="006409FA">
        <w:rPr>
          <w:bCs/>
        </w:rPr>
        <w:t xml:space="preserve"> Human Microbiome Project (HMP).</w:t>
      </w:r>
      <w:r w:rsidRPr="006409FA">
        <w:rPr>
          <w:bCs/>
        </w:rPr>
        <w:t xml:space="preserve"> </w:t>
      </w:r>
      <w:r w:rsidR="00F8546B" w:rsidRPr="006409FA">
        <w:rPr>
          <w:bCs/>
        </w:rPr>
        <w:t>T</w:t>
      </w:r>
      <w:r w:rsidRPr="006409FA">
        <w:rPr>
          <w:bCs/>
        </w:rPr>
        <w:t>-distributed</w:t>
      </w:r>
      <w:r w:rsidRPr="006409FA">
        <w:t xml:space="preserve"> stochastic neighbor embedding </w:t>
      </w:r>
      <w:r w:rsidRPr="006409FA">
        <w:lastRenderedPageBreak/>
        <w:t>(</w:t>
      </w:r>
      <w:proofErr w:type="spellStart"/>
      <w:r w:rsidRPr="006409FA">
        <w:t>tSNE</w:t>
      </w:r>
      <w:proofErr w:type="spellEnd"/>
      <w:r w:rsidRPr="006409FA">
        <w:t>)</w:t>
      </w:r>
      <w:r w:rsidR="00AD3BC8" w:rsidRPr="006409FA">
        <w:t xml:space="preserve"> </w:t>
      </w:r>
      <w:r w:rsidR="00AD3BC8" w:rsidRPr="006409FA">
        <w:fldChar w:fldCharType="begin"/>
      </w:r>
      <w:r w:rsidR="002D75C3" w:rsidRPr="006409FA">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6409FA">
        <w:fldChar w:fldCharType="separate"/>
      </w:r>
      <w:r w:rsidR="002D75C3" w:rsidRPr="006409FA">
        <w:rPr>
          <w:noProof/>
        </w:rPr>
        <w:t>(Van der Maaten and Hinton, 2008)</w:t>
      </w:r>
      <w:r w:rsidR="00AD3BC8" w:rsidRPr="006409FA">
        <w:fldChar w:fldCharType="end"/>
      </w:r>
      <w:r w:rsidR="00F1513D" w:rsidRPr="006409FA">
        <w:t xml:space="preserve"> collapses </w:t>
      </w:r>
      <w:r w:rsidR="00F8546B" w:rsidRPr="006409FA">
        <w:t xml:space="preserve">all </w:t>
      </w:r>
      <w:r w:rsidR="00F14D87" w:rsidRPr="006409FA">
        <w:t>samples</w:t>
      </w:r>
      <w:r w:rsidR="00405420" w:rsidRPr="006409FA">
        <w:t xml:space="preserve"> (dots)</w:t>
      </w:r>
      <w:r w:rsidR="00F14D87" w:rsidRPr="006409FA">
        <w:t xml:space="preserve"> </w:t>
      </w:r>
      <w:r w:rsidR="00F1513D" w:rsidRPr="006409FA">
        <w:t>into distinct clusters</w:t>
      </w:r>
      <w:r w:rsidR="00F14D87" w:rsidRPr="006409FA">
        <w:t xml:space="preserve"> based on their compositions</w:t>
      </w:r>
      <w:r w:rsidR="00F1513D" w:rsidRPr="006409FA">
        <w:t>.</w:t>
      </w:r>
      <w:r w:rsidRPr="006409FA">
        <w:t xml:space="preserve"> (</w:t>
      </w:r>
      <w:r w:rsidRPr="006409FA">
        <w:rPr>
          <w:b/>
          <w:bCs/>
        </w:rPr>
        <w:t>B</w:t>
      </w:r>
      <w:r w:rsidRPr="006409FA">
        <w:t>)</w:t>
      </w:r>
      <w:r w:rsidR="001B5C85" w:rsidRPr="006409FA">
        <w:t xml:space="preserve"> </w:t>
      </w:r>
      <w:r w:rsidR="000027A1" w:rsidRPr="006409FA">
        <w:t xml:space="preserve">The </w:t>
      </w:r>
      <w:r w:rsidR="00947D59" w:rsidRPr="006409FA">
        <w:t>mean r</w:t>
      </w:r>
      <w:r w:rsidR="000027A1" w:rsidRPr="006409FA">
        <w:t xml:space="preserve">elative abundance </w:t>
      </w:r>
      <w:del w:id="469" w:author="Liao, Chen/Sloan Kettering Institute" w:date="2022-09-04T07:40:00Z">
        <w:r w:rsidR="000027A1" w:rsidRPr="006409FA" w:rsidDel="00D91D71">
          <w:delText xml:space="preserve">(B) </w:delText>
        </w:r>
      </w:del>
      <w:r w:rsidR="000027A1" w:rsidRPr="006409FA">
        <w:t>and prevalence</w:t>
      </w:r>
      <w:del w:id="470" w:author="Liao, Chen/Sloan Kettering Institute" w:date="2022-09-04T07:40:00Z">
        <w:r w:rsidR="000027A1" w:rsidRPr="006409FA" w:rsidDel="00D91D71">
          <w:delText xml:space="preserve"> (C)</w:delText>
        </w:r>
      </w:del>
      <w:r w:rsidR="000027A1" w:rsidRPr="006409FA">
        <w:t xml:space="preserve"> of ASVs</w:t>
      </w:r>
      <w:r w:rsidR="009F044C" w:rsidRPr="006409FA">
        <w:t xml:space="preserve"> (dots)</w:t>
      </w:r>
      <w:r w:rsidR="000027A1" w:rsidRPr="006409FA">
        <w:t xml:space="preserve"> </w:t>
      </w:r>
      <w:r w:rsidR="00EC5DE6" w:rsidRPr="006409FA">
        <w:t xml:space="preserve">among </w:t>
      </w:r>
      <w:r w:rsidR="00695FA0" w:rsidRPr="006409FA">
        <w:t xml:space="preserve">all </w:t>
      </w:r>
      <w:r w:rsidR="00EC5DE6" w:rsidRPr="006409FA">
        <w:t>HMP</w:t>
      </w:r>
      <w:r w:rsidR="000027A1" w:rsidRPr="006409FA">
        <w:t xml:space="preserve"> oral </w:t>
      </w:r>
      <w:r w:rsidR="00695FA0" w:rsidRPr="006409FA">
        <w:t xml:space="preserve">cavity </w:t>
      </w:r>
      <w:r w:rsidR="00823E0F" w:rsidRPr="006409FA">
        <w:t xml:space="preserve">samples </w:t>
      </w:r>
      <w:r w:rsidR="00974240" w:rsidRPr="006409FA">
        <w:t xml:space="preserve">(x axis) and </w:t>
      </w:r>
      <w:r w:rsidR="00823E0F" w:rsidRPr="006409FA">
        <w:t xml:space="preserve">the </w:t>
      </w:r>
      <w:r w:rsidR="00157A9F" w:rsidRPr="006409FA">
        <w:t>fecal</w:t>
      </w:r>
      <w:r w:rsidR="00823E0F" w:rsidRPr="006409FA">
        <w:t xml:space="preserve"> samples</w:t>
      </w:r>
      <w:r w:rsidR="00974240" w:rsidRPr="006409FA">
        <w:t xml:space="preserve"> (y axis)</w:t>
      </w:r>
      <w:r w:rsidR="000027A1" w:rsidRPr="006409FA">
        <w:t>.</w:t>
      </w:r>
      <w:r w:rsidR="00E20A2D" w:rsidRPr="006409FA">
        <w:t xml:space="preserve"> </w:t>
      </w:r>
      <w:r w:rsidR="00695FA0" w:rsidRPr="006409FA">
        <w:t>178 ASVs were identified as o</w:t>
      </w:r>
      <w:r w:rsidR="00E20A2D" w:rsidRPr="006409FA">
        <w:t xml:space="preserve">ral-typical </w:t>
      </w:r>
      <w:r w:rsidR="00695FA0" w:rsidRPr="006409FA">
        <w:t xml:space="preserve">and highlighted </w:t>
      </w:r>
      <w:r w:rsidR="00E20A2D" w:rsidRPr="006409FA">
        <w:t xml:space="preserve">in orange. </w:t>
      </w:r>
      <w:r w:rsidR="00E9388D" w:rsidRPr="006409FA">
        <w:t>(</w:t>
      </w:r>
      <w:ins w:id="471" w:author="Liao, Chen/Sloan Kettering Institute" w:date="2022-09-04T07:40:00Z">
        <w:r w:rsidR="00D91D71">
          <w:rPr>
            <w:b/>
            <w:bCs/>
          </w:rPr>
          <w:t>C</w:t>
        </w:r>
      </w:ins>
      <w:del w:id="472" w:author="Liao, Chen/Sloan Kettering Institute" w:date="2022-09-04T07:40:00Z">
        <w:r w:rsidR="00E9388D" w:rsidRPr="006409FA" w:rsidDel="00D91D71">
          <w:rPr>
            <w:b/>
            <w:bCs/>
          </w:rPr>
          <w:delText>D</w:delText>
        </w:r>
      </w:del>
      <w:r w:rsidR="00E9388D" w:rsidRPr="006409FA">
        <w:t>) Genus-level distribution of the 178 oral-typical ASVs</w:t>
      </w:r>
      <w:r w:rsidR="000E28BA" w:rsidRPr="006409FA">
        <w:t xml:space="preserve">. </w:t>
      </w:r>
      <w:r w:rsidR="00E9388D" w:rsidRPr="006409FA">
        <w:t>(</w:t>
      </w:r>
      <w:ins w:id="473" w:author="Liao, Chen/Sloan Kettering Institute" w:date="2022-09-04T07:40:00Z">
        <w:r w:rsidR="00D91D71">
          <w:rPr>
            <w:b/>
            <w:bCs/>
          </w:rPr>
          <w:t>D</w:t>
        </w:r>
      </w:ins>
      <w:del w:id="474" w:author="Liao, Chen/Sloan Kettering Institute" w:date="2022-09-04T07:40:00Z">
        <w:r w:rsidR="00E9388D" w:rsidRPr="006409FA" w:rsidDel="00D91D71">
          <w:rPr>
            <w:b/>
            <w:bCs/>
          </w:rPr>
          <w:delText>E</w:delText>
        </w:r>
        <w:r w:rsidR="00072420" w:rsidRPr="006409FA" w:rsidDel="00D91D71">
          <w:rPr>
            <w:b/>
            <w:bCs/>
          </w:rPr>
          <w:delText>,</w:delText>
        </w:r>
        <w:r w:rsidR="00B462EE" w:rsidRPr="006409FA" w:rsidDel="00D91D71">
          <w:rPr>
            <w:b/>
            <w:bCs/>
          </w:rPr>
          <w:delText xml:space="preserve"> </w:delText>
        </w:r>
        <w:r w:rsidR="00072420" w:rsidRPr="006409FA" w:rsidDel="00D91D71">
          <w:rPr>
            <w:b/>
            <w:bCs/>
          </w:rPr>
          <w:delText>F</w:delText>
        </w:r>
      </w:del>
      <w:r w:rsidR="00E9388D" w:rsidRPr="006409FA">
        <w:t xml:space="preserve">) </w:t>
      </w:r>
      <w:ins w:id="475" w:author="Liao, Chen/Sloan Kettering Institute" w:date="2022-09-05T20:06:00Z">
        <w:r w:rsidR="00226971">
          <w:t>Distribution of t</w:t>
        </w:r>
      </w:ins>
      <w:del w:id="476" w:author="Liao, Chen/Sloan Kettering Institute" w:date="2022-09-05T20:06:00Z">
        <w:r w:rsidR="00F1368F" w:rsidRPr="006409FA" w:rsidDel="00226971">
          <w:delText>T</w:delText>
        </w:r>
      </w:del>
      <w:r w:rsidR="00F1368F" w:rsidRPr="006409FA">
        <w:t xml:space="preserve">he </w:t>
      </w:r>
      <w:r w:rsidR="00C91B5A" w:rsidRPr="006409FA">
        <w:t xml:space="preserve">total </w:t>
      </w:r>
      <w:r w:rsidR="006704E6" w:rsidRPr="006409FA">
        <w:t>fractions of oral-typical ASVs in</w:t>
      </w:r>
      <w:r w:rsidR="00395102" w:rsidRPr="006409FA">
        <w:t xml:space="preserve"> the </w:t>
      </w:r>
      <w:r w:rsidR="005D6455" w:rsidRPr="006409FA">
        <w:t>feces</w:t>
      </w:r>
      <w:r w:rsidR="00395102" w:rsidRPr="006409FA">
        <w:t xml:space="preserve"> of </w:t>
      </w:r>
      <w:del w:id="477" w:author="Liao, Chen/Sloan Kettering Institute" w:date="2022-09-04T07:41:00Z">
        <w:r w:rsidR="00185C5F" w:rsidRPr="006409FA" w:rsidDel="00D91D71">
          <w:delText xml:space="preserve">(E) </w:delText>
        </w:r>
      </w:del>
      <w:r w:rsidR="00395102" w:rsidRPr="006409FA">
        <w:t>HMP subjects</w:t>
      </w:r>
      <w:r w:rsidR="00E77454" w:rsidRPr="006409FA">
        <w:t xml:space="preserve"> (n=280)</w:t>
      </w:r>
      <w:ins w:id="478" w:author="Liao, Chen/Sloan Kettering Institute" w:date="2022-09-04T07:42:00Z">
        <w:r w:rsidR="00D91D71">
          <w:t xml:space="preserve">. </w:t>
        </w:r>
      </w:ins>
      <w:del w:id="479" w:author="Liao, Chen/Sloan Kettering Institute" w:date="2022-09-04T07:42:00Z">
        <w:r w:rsidR="00072420" w:rsidRPr="006409FA" w:rsidDel="00D91D71">
          <w:delText xml:space="preserve"> </w:delText>
        </w:r>
        <w:r w:rsidR="00750A50" w:rsidRPr="006409FA" w:rsidDel="00D91D71">
          <w:delText>and</w:delText>
        </w:r>
        <w:r w:rsidR="00072420" w:rsidRPr="006409FA" w:rsidDel="00D91D71">
          <w:delText xml:space="preserve"> </w:delText>
        </w:r>
        <w:r w:rsidR="00185C5F" w:rsidRPr="006409FA" w:rsidDel="00D91D71">
          <w:delText xml:space="preserve">(F) </w:delText>
        </w:r>
        <w:r w:rsidR="00072420" w:rsidRPr="006409FA" w:rsidDel="00D91D71">
          <w:delText>p</w:delText>
        </w:r>
        <w:r w:rsidR="0019290D" w:rsidRPr="006409FA" w:rsidDel="00D91D71">
          <w:delText>atients with inflammatory bowel disease</w:delText>
        </w:r>
        <w:r w:rsidR="000E652C" w:rsidRPr="006409FA" w:rsidDel="00D91D71">
          <w:delText xml:space="preserve"> </w:delText>
        </w:r>
        <w:r w:rsidR="007048C7" w:rsidRPr="006409FA" w:rsidDel="00D91D71">
          <w:delText>a</w:delText>
        </w:r>
        <w:r w:rsidR="00750A50" w:rsidRPr="006409FA" w:rsidDel="00D91D71">
          <w:delText xml:space="preserve">s well as </w:delText>
        </w:r>
        <w:r w:rsidR="000E652C" w:rsidRPr="006409FA" w:rsidDel="00D91D71">
          <w:delText>their own healthy controls</w:delText>
        </w:r>
        <w:r w:rsidR="00B91C51" w:rsidRPr="006409FA" w:rsidDel="00D91D71">
          <w:delText xml:space="preserve"> (n=101)</w:delText>
        </w:r>
        <w:r w:rsidR="006704E6" w:rsidRPr="006409FA" w:rsidDel="00D91D71">
          <w:delText>.</w:delText>
        </w:r>
        <w:r w:rsidR="00072420" w:rsidRPr="006409FA" w:rsidDel="00D91D71">
          <w:delText xml:space="preserve"> </w:delText>
        </w:r>
      </w:del>
      <w:r w:rsidR="00395102" w:rsidRPr="006409FA">
        <w:t xml:space="preserve">Each circle represents a </w:t>
      </w:r>
      <w:r w:rsidR="00D43E40" w:rsidRPr="006409FA">
        <w:t xml:space="preserve">fecal </w:t>
      </w:r>
      <w:r w:rsidR="00395102" w:rsidRPr="006409FA">
        <w:t>sample</w:t>
      </w:r>
      <w:del w:id="480" w:author="Liao, Chen/Sloan Kettering Institute" w:date="2022-09-05T20:06:00Z">
        <w:r w:rsidR="00072420" w:rsidRPr="006409FA" w:rsidDel="00226971">
          <w:delText>.</w:delText>
        </w:r>
        <w:r w:rsidR="00AB12C0" w:rsidRPr="006409FA" w:rsidDel="00226971">
          <w:delText xml:space="preserve"> </w:delText>
        </w:r>
      </w:del>
      <w:ins w:id="481" w:author="Liao, Chen/Sloan Kettering Institute" w:date="2022-09-04T07:42:00Z">
        <w:r w:rsidR="00D91D71">
          <w:t>.</w:t>
        </w:r>
      </w:ins>
      <w:del w:id="482" w:author="Liao, Chen/Sloan Kettering Institute" w:date="2022-09-04T07:42:00Z">
        <w:r w:rsidR="00AB12C0" w:rsidRPr="006409FA" w:rsidDel="00D91D71">
          <w:delText>HC: healthy control (n=</w:delText>
        </w:r>
        <w:r w:rsidR="00853C90" w:rsidRPr="006409FA" w:rsidDel="00D91D71">
          <w:delText>43</w:delText>
        </w:r>
        <w:r w:rsidR="00AB12C0" w:rsidRPr="006409FA" w:rsidDel="00D91D71">
          <w:delText>); CD: Crohn’s disease (n=</w:delText>
        </w:r>
        <w:r w:rsidR="00853C90" w:rsidRPr="006409FA" w:rsidDel="00D91D71">
          <w:delText>16</w:delText>
        </w:r>
        <w:r w:rsidR="00AB12C0" w:rsidRPr="006409FA" w:rsidDel="00D91D71">
          <w:delText>); UC: ulcerative colitis (n=</w:delText>
        </w:r>
        <w:r w:rsidR="00853C90" w:rsidRPr="006409FA" w:rsidDel="00D91D71">
          <w:delText>42</w:delText>
        </w:r>
        <w:r w:rsidR="00AB12C0" w:rsidRPr="006409FA" w:rsidDel="00D91D71">
          <w:delText>).</w:delText>
        </w:r>
        <w:r w:rsidR="00072420" w:rsidRPr="006409FA" w:rsidDel="00D91D71">
          <w:delText xml:space="preserve"> </w:delText>
        </w:r>
        <w:r w:rsidR="00B462EE" w:rsidRPr="006409FA" w:rsidDel="00D91D71">
          <w:delText>(</w:delText>
        </w:r>
        <w:r w:rsidR="00B462EE" w:rsidRPr="006409FA" w:rsidDel="00D91D71">
          <w:rPr>
            <w:b/>
            <w:bCs/>
          </w:rPr>
          <w:delText>G</w:delText>
        </w:r>
        <w:r w:rsidR="00B462EE" w:rsidRPr="006409FA" w:rsidDel="00D91D71">
          <w:delText>) Proportions of fecal ASVs inferred as of oral origin that can also be found in paired saliva samples. (</w:delText>
        </w:r>
        <w:r w:rsidR="00B462EE" w:rsidRPr="006409FA" w:rsidDel="00D91D71">
          <w:rPr>
            <w:b/>
            <w:bCs/>
          </w:rPr>
          <w:delText>H</w:delText>
        </w:r>
        <w:r w:rsidR="00B462EE" w:rsidRPr="006409FA" w:rsidDel="00D91D71">
          <w:delText>)</w:delText>
        </w:r>
        <w:r w:rsidR="00D43DD3" w:rsidRPr="006409FA" w:rsidDel="00D91D71">
          <w:delText xml:space="preserve"> </w:delText>
        </w:r>
        <w:r w:rsidR="00670631" w:rsidRPr="006409FA" w:rsidDel="00D91D71">
          <w:delText>Total</w:delText>
        </w:r>
        <w:r w:rsidR="00AB1410" w:rsidRPr="006409FA" w:rsidDel="00D91D71">
          <w:delText xml:space="preserve"> fractions</w:delText>
        </w:r>
        <w:r w:rsidR="00D43DD3" w:rsidRPr="006409FA" w:rsidDel="00D91D71">
          <w:delText xml:space="preserve"> </w:delText>
        </w:r>
        <w:r w:rsidR="00670631" w:rsidRPr="006409FA" w:rsidDel="00D91D71">
          <w:delText>of</w:delText>
        </w:r>
        <w:r w:rsidR="00E2003A" w:rsidRPr="006409FA" w:rsidDel="00D91D71">
          <w:delText xml:space="preserve"> inferred</w:delText>
        </w:r>
        <w:r w:rsidR="00670631" w:rsidRPr="006409FA" w:rsidDel="00D91D71">
          <w:delText xml:space="preserve"> </w:delText>
        </w:r>
        <w:r w:rsidR="00D43DD3" w:rsidRPr="006409FA" w:rsidDel="00D91D71">
          <w:delText xml:space="preserve">oral ASVs </w:delText>
        </w:r>
        <w:r w:rsidR="00E2003A" w:rsidRPr="006409FA" w:rsidDel="00D91D71">
          <w:delText xml:space="preserve">that were also </w:delText>
        </w:r>
        <w:r w:rsidR="00670631" w:rsidRPr="006409FA" w:rsidDel="00D91D71">
          <w:delText xml:space="preserve">found </w:delText>
        </w:r>
        <w:r w:rsidR="00D43DD3" w:rsidRPr="006409FA" w:rsidDel="00D91D71">
          <w:delText>in the paired saliva samples, divided by</w:delText>
        </w:r>
        <w:r w:rsidR="00670631" w:rsidRPr="006409FA" w:rsidDel="00D91D71">
          <w:delText xml:space="preserve"> </w:delText>
        </w:r>
        <w:r w:rsidR="00D43DD3" w:rsidRPr="006409FA" w:rsidDel="00D91D71">
          <w:delText xml:space="preserve">total fractions of all </w:delText>
        </w:r>
        <w:r w:rsidR="00E2003A" w:rsidRPr="006409FA" w:rsidDel="00D91D71">
          <w:delText xml:space="preserve">inferred </w:delText>
        </w:r>
        <w:r w:rsidR="00D43DD3" w:rsidRPr="006409FA" w:rsidDel="00D91D71">
          <w:delText>oral ASVs</w:delText>
        </w:r>
        <w:r w:rsidR="00E2003A" w:rsidRPr="006409FA" w:rsidDel="00D91D71">
          <w:delText xml:space="preserve"> in the feces</w:delText>
        </w:r>
        <w:r w:rsidR="00D43DD3" w:rsidRPr="006409FA" w:rsidDel="00D91D71">
          <w:delText>.</w:delText>
        </w:r>
        <w:r w:rsidR="00B462EE" w:rsidRPr="006409FA" w:rsidDel="00D91D71">
          <w:delText xml:space="preserve"> </w:delText>
        </w:r>
        <w:r w:rsidR="00053D73" w:rsidRPr="006409FA" w:rsidDel="00D91D71">
          <w:delText xml:space="preserve">Data sources: </w:delText>
        </w:r>
        <w:r w:rsidR="00A720F3" w:rsidRPr="006409FA" w:rsidDel="00D91D71">
          <w:delText>panel</w:delText>
        </w:r>
        <w:r w:rsidR="00072420" w:rsidRPr="006409FA" w:rsidDel="00D91D71">
          <w:delText>s</w:delText>
        </w:r>
        <w:r w:rsidR="00A720F3" w:rsidRPr="006409FA" w:rsidDel="00D91D71">
          <w:delText xml:space="preserve"> A-E </w:delText>
        </w:r>
        <w:r w:rsidR="00A720F3" w:rsidRPr="006409FA" w:rsidDel="00D91D71">
          <w:fldChar w:fldCharType="begin"/>
        </w:r>
        <w:r w:rsidR="002D75C3" w:rsidRPr="006409FA" w:rsidDel="00D91D71">
          <w:del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delInstrText>
        </w:r>
        <w:r w:rsidR="00A720F3" w:rsidRPr="006409FA" w:rsidDel="00D91D71">
          <w:fldChar w:fldCharType="separate"/>
        </w:r>
        <w:r w:rsidR="002D75C3" w:rsidRPr="006409FA" w:rsidDel="00D91D71">
          <w:rPr>
            <w:noProof/>
          </w:rPr>
          <w:delText>(The Human Microbiome Project Consortium, 2012)</w:delText>
        </w:r>
        <w:r w:rsidR="00A720F3" w:rsidRPr="006409FA" w:rsidDel="00D91D71">
          <w:fldChar w:fldCharType="end"/>
        </w:r>
        <w:r w:rsidR="00A720F3" w:rsidRPr="006409FA" w:rsidDel="00D91D71">
          <w:delText>; panel</w:delText>
        </w:r>
        <w:r w:rsidR="00072420" w:rsidRPr="006409FA" w:rsidDel="00D91D71">
          <w:delText>s</w:delText>
        </w:r>
        <w:r w:rsidR="00A720F3" w:rsidRPr="006409FA" w:rsidDel="00D91D71">
          <w:delText xml:space="preserve"> F</w:delText>
        </w:r>
        <w:r w:rsidR="00072420" w:rsidRPr="006409FA" w:rsidDel="00D91D71">
          <w:delText>-H</w:delText>
        </w:r>
        <w:r w:rsidR="00A720F3" w:rsidRPr="006409FA" w:rsidDel="00D91D71">
          <w:delText xml:space="preserve"> </w:delText>
        </w:r>
        <w:r w:rsidR="00A720F3" w:rsidRPr="006409FA" w:rsidDel="00D91D71">
          <w:fldChar w:fldCharType="begin"/>
        </w:r>
        <w:r w:rsidR="00D5631C" w:rsidRPr="006409FA" w:rsidDel="00D91D71">
          <w:del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delInstrText>
        </w:r>
        <w:r w:rsidR="00A720F3" w:rsidRPr="006409FA" w:rsidDel="00D91D71">
          <w:fldChar w:fldCharType="separate"/>
        </w:r>
        <w:r w:rsidR="00D5631C" w:rsidRPr="006409FA" w:rsidDel="00D91D71">
          <w:rPr>
            <w:noProof/>
          </w:rPr>
          <w:delText>(Imai</w:delText>
        </w:r>
        <w:r w:rsidR="00D5631C" w:rsidRPr="006409FA" w:rsidDel="00D91D71">
          <w:rPr>
            <w:i/>
            <w:noProof/>
          </w:rPr>
          <w:delText xml:space="preserve"> et al.</w:delText>
        </w:r>
        <w:r w:rsidR="00D5631C" w:rsidRPr="006409FA" w:rsidDel="00D91D71">
          <w:rPr>
            <w:noProof/>
          </w:rPr>
          <w:delText>, 2021)</w:delText>
        </w:r>
        <w:r w:rsidR="00A720F3" w:rsidRPr="006409FA" w:rsidDel="00D91D71">
          <w:fldChar w:fldCharType="end"/>
        </w:r>
        <w:r w:rsidR="00A720F3" w:rsidRPr="006409FA" w:rsidDel="00D91D71">
          <w:delText>.</w:delText>
        </w:r>
      </w:del>
    </w:p>
    <w:p w14:paraId="483B3004" w14:textId="77777777" w:rsidR="00C43971" w:rsidRPr="006409FA" w:rsidRDefault="00C43971" w:rsidP="000A48DA"/>
    <w:p w14:paraId="41F63BC0" w14:textId="5C8911F0" w:rsidR="008519EA" w:rsidRPr="00DB5C4A" w:rsidDel="00255031" w:rsidRDefault="00DB5C4A" w:rsidP="000A48DA">
      <w:pPr>
        <w:rPr>
          <w:del w:id="483" w:author="Liao, Chen/Sloan Kettering Institute" w:date="2022-09-04T07:23:00Z"/>
          <w:b/>
          <w:bCs/>
        </w:rPr>
      </w:pPr>
      <w:ins w:id="484" w:author="Liao, Chen/Sloan Kettering Institute" w:date="2022-09-04T08:14:00Z">
        <w:r w:rsidRPr="00DB5C4A">
          <w:rPr>
            <w:b/>
            <w:bCs/>
          </w:rPr>
          <w:t xml:space="preserve">The intestinal domination of </w:t>
        </w:r>
      </w:ins>
    </w:p>
    <w:p w14:paraId="7CC6E645" w14:textId="3CBC4F67" w:rsidR="00096C4F" w:rsidDel="001B4791" w:rsidRDefault="00096C4F" w:rsidP="00DB5C4A">
      <w:pPr>
        <w:rPr>
          <w:del w:id="485" w:author="Liao, Chen/Sloan Kettering Institute" w:date="2022-09-04T07:43:00Z"/>
        </w:rPr>
      </w:pPr>
      <w:del w:id="486" w:author="Liao, Chen/Sloan Kettering Institute" w:date="2022-09-04T08:13:00Z">
        <w:r w:rsidRPr="00DB5C4A" w:rsidDel="00DB5C4A">
          <w:rPr>
            <w:b/>
            <w:bCs/>
          </w:rPr>
          <w:delText xml:space="preserve">DNA of </w:delText>
        </w:r>
      </w:del>
      <w:r w:rsidRPr="00DB5C4A">
        <w:rPr>
          <w:b/>
          <w:bCs/>
        </w:rPr>
        <w:t xml:space="preserve">oral bacteria </w:t>
      </w:r>
      <w:del w:id="487" w:author="Liao, Chen/Sloan Kettering Institute" w:date="2022-09-04T08:14:00Z">
        <w:r w:rsidRPr="00DB5C4A" w:rsidDel="00DB5C4A">
          <w:rPr>
            <w:b/>
            <w:bCs/>
          </w:rPr>
          <w:delText xml:space="preserve">increase in relative numbers </w:delText>
        </w:r>
      </w:del>
      <w:r w:rsidRPr="00DB5C4A">
        <w:rPr>
          <w:b/>
          <w:bCs/>
        </w:rPr>
        <w:t xml:space="preserve">in </w:t>
      </w:r>
      <w:del w:id="488" w:author="Liao, Chen/Sloan Kettering Institute" w:date="2022-09-04T08:14:00Z">
        <w:r w:rsidRPr="00DB5C4A" w:rsidDel="00DB5C4A">
          <w:rPr>
            <w:b/>
            <w:bCs/>
          </w:rPr>
          <w:delText>patient feces</w:delText>
        </w:r>
      </w:del>
      <w:ins w:id="489" w:author="Liao, Chen/Sloan Kettering Institute" w:date="2022-09-04T08:15:00Z">
        <w:r w:rsidR="00313101">
          <w:rPr>
            <w:b/>
            <w:bCs/>
          </w:rPr>
          <w:t>bone marrow tra</w:t>
        </w:r>
      </w:ins>
      <w:ins w:id="490" w:author="Liao, Chen/Sloan Kettering Institute" w:date="2022-09-04T08:16:00Z">
        <w:r w:rsidR="00313101">
          <w:rPr>
            <w:b/>
            <w:bCs/>
          </w:rPr>
          <w:t>nsplant</w:t>
        </w:r>
      </w:ins>
      <w:ins w:id="491" w:author="Liao, Chen/Sloan Kettering Institute" w:date="2022-09-04T08:14:00Z">
        <w:r w:rsidR="00DB5C4A" w:rsidRPr="00DB5C4A">
          <w:rPr>
            <w:b/>
            <w:bCs/>
          </w:rPr>
          <w:t xml:space="preserve"> recipients</w:t>
        </w:r>
      </w:ins>
      <w:r w:rsidRPr="00DB5C4A">
        <w:rPr>
          <w:b/>
          <w:bCs/>
        </w:rPr>
        <w:t xml:space="preserve"> </w:t>
      </w:r>
      <w:del w:id="492" w:author="Liao, Chen/Sloan Kettering Institute" w:date="2022-09-05T20:06:00Z">
        <w:r w:rsidR="00A0274A" w:rsidRPr="00DB5C4A" w:rsidDel="0047052A">
          <w:rPr>
            <w:b/>
            <w:bCs/>
          </w:rPr>
          <w:delText>reveal</w:delText>
        </w:r>
      </w:del>
      <w:ins w:id="493" w:author="Liao, Chen/Sloan Kettering Institute" w:date="2022-09-05T20:06:00Z">
        <w:r w:rsidR="0047052A" w:rsidRPr="00DB5C4A">
          <w:rPr>
            <w:b/>
            <w:bCs/>
          </w:rPr>
          <w:t>reveal</w:t>
        </w:r>
      </w:ins>
      <w:ins w:id="494" w:author="Liao, Chen/Sloan Kettering Institute" w:date="2022-09-04T08:14:00Z">
        <w:r w:rsidR="00DB5C4A" w:rsidRPr="00DB5C4A">
          <w:rPr>
            <w:b/>
            <w:bCs/>
          </w:rPr>
          <w:t xml:space="preserve"> </w:t>
        </w:r>
      </w:ins>
      <w:ins w:id="495" w:author="Liao, Chen/Sloan Kettering Institute" w:date="2022-09-04T08:15:00Z">
        <w:r w:rsidR="00DB5C4A" w:rsidRPr="00DB5C4A">
          <w:rPr>
            <w:b/>
            <w:bCs/>
          </w:rPr>
          <w:t>gut microbiome</w:t>
        </w:r>
      </w:ins>
      <w:del w:id="496" w:author="Liao, Chen/Sloan Kettering Institute" w:date="2022-09-04T08:14:00Z">
        <w:r w:rsidR="00A0274A" w:rsidRPr="00DB5C4A" w:rsidDel="00DB5C4A">
          <w:rPr>
            <w:b/>
            <w:bCs/>
          </w:rPr>
          <w:delText>ing</w:delText>
        </w:r>
      </w:del>
      <w:r w:rsidR="00A0274A" w:rsidRPr="00DB5C4A">
        <w:rPr>
          <w:b/>
          <w:bCs/>
        </w:rPr>
        <w:t xml:space="preserve"> </w:t>
      </w:r>
      <w:r w:rsidRPr="00DB5C4A">
        <w:rPr>
          <w:b/>
          <w:bCs/>
        </w:rPr>
        <w:t>damage</w:t>
      </w:r>
      <w:del w:id="497" w:author="Liao, Chen/Sloan Kettering Institute" w:date="2022-09-04T08:15:00Z">
        <w:r w:rsidRPr="006409FA" w:rsidDel="00DB5C4A">
          <w:rPr>
            <w:b/>
          </w:rPr>
          <w:delText xml:space="preserve"> to the gut microbiome</w:delText>
        </w:r>
      </w:del>
    </w:p>
    <w:p w14:paraId="2D7227AC" w14:textId="77777777" w:rsidR="001B4791" w:rsidRPr="006409FA" w:rsidRDefault="001B4791" w:rsidP="00DB5C4A">
      <w:pPr>
        <w:rPr>
          <w:ins w:id="498" w:author="Liao, Chen/Sloan Kettering Institute" w:date="2022-09-04T07:43:00Z"/>
        </w:rPr>
      </w:pPr>
    </w:p>
    <w:p w14:paraId="246C8730" w14:textId="2D4BDB3E" w:rsidR="00C66C3C" w:rsidRPr="006409FA" w:rsidRDefault="001B4791" w:rsidP="001B4791">
      <w:ins w:id="499" w:author="Liao, Chen/Sloan Kettering Institute" w:date="2022-09-04T07:43:00Z">
        <w:r>
          <w:t xml:space="preserve">Using the </w:t>
        </w:r>
      </w:ins>
      <w:ins w:id="500" w:author="Liao, Chen/Sloan Kettering Institute" w:date="2022-09-04T08:12:00Z">
        <w:r w:rsidR="00390F20">
          <w:t>quantifi</w:t>
        </w:r>
        <w:r w:rsidR="00695B8D">
          <w:t xml:space="preserve">cation </w:t>
        </w:r>
      </w:ins>
      <w:ins w:id="501" w:author="Liao, Chen/Sloan Kettering Institute" w:date="2022-09-04T07:43:00Z">
        <w:r>
          <w:t>method developed above, w</w:t>
        </w:r>
      </w:ins>
      <w:del w:id="502" w:author="Liao, Chen/Sloan Kettering Institute" w:date="2022-09-04T07:43:00Z">
        <w:r w:rsidR="0053203B" w:rsidRPr="006409FA" w:rsidDel="001B4791">
          <w:delText>W</w:delText>
        </w:r>
      </w:del>
      <w:r w:rsidR="0053203B" w:rsidRPr="006409FA">
        <w:t xml:space="preserve">e </w:t>
      </w:r>
      <w:r w:rsidR="00E10951" w:rsidRPr="006409FA">
        <w:t>determined the relative abundances of oral bacteria in</w:t>
      </w:r>
      <w:r w:rsidR="0053203B" w:rsidRPr="006409FA">
        <w:t xml:space="preserve"> </w:t>
      </w:r>
      <w:r w:rsidR="006B132E" w:rsidRPr="006409FA">
        <w:t xml:space="preserve">a </w:t>
      </w:r>
      <w:r w:rsidR="00401872" w:rsidRPr="006409FA">
        <w:t xml:space="preserve">large-scale microbiome dataset </w:t>
      </w:r>
      <w:r w:rsidR="00DD1AC9" w:rsidRPr="006409FA">
        <w:t xml:space="preserve">from </w:t>
      </w:r>
      <w:r w:rsidR="00360B6A" w:rsidRPr="006409FA">
        <w:t xml:space="preserve">adult </w:t>
      </w:r>
      <w:ins w:id="503" w:author="Liao, Chen/Sloan Kettering Institute" w:date="2022-09-05T20:06:00Z">
        <w:r w:rsidR="00A54CAD">
          <w:t xml:space="preserve">cancer </w:t>
        </w:r>
      </w:ins>
      <w:r w:rsidR="00DD1AC9" w:rsidRPr="006409FA">
        <w:t>patients</w:t>
      </w:r>
      <w:r w:rsidR="00401872" w:rsidRPr="006409FA">
        <w:t xml:space="preserve"> receiving</w:t>
      </w:r>
      <w:r w:rsidR="00D51374" w:rsidRPr="006409FA">
        <w:t xml:space="preserve"> allogeneic hematopoietic cell transplantation</w:t>
      </w:r>
      <w:r w:rsidR="00401872" w:rsidRPr="006409FA">
        <w:t xml:space="preserve"> </w:t>
      </w:r>
      <w:r w:rsidR="00D51374" w:rsidRPr="006409FA">
        <w:t>(</w:t>
      </w:r>
      <w:proofErr w:type="spellStart"/>
      <w:r w:rsidR="00401872" w:rsidRPr="006409FA">
        <w:t>allo</w:t>
      </w:r>
      <w:proofErr w:type="spellEnd"/>
      <w:r w:rsidR="00401872" w:rsidRPr="006409FA">
        <w:t>-HCT</w:t>
      </w:r>
      <w:r w:rsidR="00D51374" w:rsidRPr="006409FA">
        <w:t>)</w:t>
      </w:r>
      <w:r w:rsidR="00E10951" w:rsidRPr="006409FA">
        <w:t xml:space="preserve"> </w: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 </w:instrTex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EN.CITE.DATA </w:instrText>
      </w:r>
      <w:r w:rsidR="00E10951" w:rsidRPr="006409FA">
        <w:fldChar w:fldCharType="end"/>
      </w:r>
      <w:r w:rsidR="00E10951" w:rsidRPr="006409FA">
        <w:fldChar w:fldCharType="separate"/>
      </w:r>
      <w:r w:rsidR="00E10951" w:rsidRPr="006409FA">
        <w:rPr>
          <w:noProof/>
        </w:rPr>
        <w:t>(Liao et al., 2021; Yan et al., 2022)</w:t>
      </w:r>
      <w:r w:rsidR="00E10951" w:rsidRPr="006409FA">
        <w:fldChar w:fldCharType="end"/>
      </w:r>
      <w:r w:rsidR="00E10951" w:rsidRPr="006409FA">
        <w:t xml:space="preserve">. </w:t>
      </w:r>
      <w:proofErr w:type="spellStart"/>
      <w:r w:rsidR="00E10951" w:rsidRPr="006409FA">
        <w:t>Allo</w:t>
      </w:r>
      <w:proofErr w:type="spellEnd"/>
      <w:r w:rsidR="00E10951" w:rsidRPr="006409FA">
        <w:t xml:space="preserve">-HCT </w:t>
      </w:r>
      <w:ins w:id="504" w:author="Liao, Chen/Sloan Kettering Institute" w:date="2022-09-04T01:53:00Z">
        <w:r w:rsidR="00EE431D">
          <w:t>i</w:t>
        </w:r>
      </w:ins>
      <w:del w:id="505" w:author="Liao, Chen/Sloan Kettering Institute" w:date="2022-09-04T01:53:00Z">
        <w:r w:rsidR="00E10951" w:rsidRPr="006409FA" w:rsidDel="00EE431D">
          <w:delText>u</w:delText>
        </w:r>
      </w:del>
      <w:r w:rsidR="00E10951" w:rsidRPr="006409FA">
        <w:t xml:space="preserve">s </w:t>
      </w:r>
      <w:r w:rsidR="00627614" w:rsidRPr="006409FA">
        <w:t xml:space="preserve">the </w:t>
      </w:r>
      <w:r w:rsidR="00235695" w:rsidRPr="006409FA">
        <w:t>only</w:t>
      </w:r>
      <w:r w:rsidR="00627614" w:rsidRPr="006409FA">
        <w:t xml:space="preserve"> curative therapy for </w:t>
      </w:r>
      <w:r w:rsidR="00582FB3" w:rsidRPr="006409FA">
        <w:t>a variety of</w:t>
      </w:r>
      <w:r w:rsidR="00627614" w:rsidRPr="006409FA">
        <w:t xml:space="preserve"> hematologic disorders</w:t>
      </w:r>
      <w:r w:rsidR="00A633AC" w:rsidRPr="006409FA">
        <w:t xml:space="preserve"> </w:t>
      </w:r>
      <w:r w:rsidR="00CE371A" w:rsidRPr="006409FA">
        <w:t>including</w:t>
      </w:r>
      <w:r w:rsidR="00627614" w:rsidRPr="006409FA">
        <w:t xml:space="preserve"> </w:t>
      </w:r>
      <w:r w:rsidR="00A633AC" w:rsidRPr="006409FA">
        <w:t xml:space="preserve">leukemias, lymphomas, and myeloma </w:t>
      </w:r>
      <w:r w:rsidR="00627614" w:rsidRPr="006409FA">
        <w:fldChar w:fldCharType="begin"/>
      </w:r>
      <w:r w:rsidR="00627614"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6409FA">
        <w:fldChar w:fldCharType="separate"/>
      </w:r>
      <w:r w:rsidR="00627614" w:rsidRPr="006409FA">
        <w:rPr>
          <w:noProof/>
        </w:rPr>
        <w:t>(Shono and van den Brink, 2018)</w:t>
      </w:r>
      <w:r w:rsidR="00627614" w:rsidRPr="006409FA">
        <w:fldChar w:fldCharType="end"/>
      </w:r>
      <w:r w:rsidR="00627614" w:rsidRPr="006409FA">
        <w:t xml:space="preserve">. </w:t>
      </w:r>
      <w:r w:rsidR="00401872" w:rsidRPr="006409FA">
        <w:t>Along with other related procedures (conditioning regime, antibiotic exposure</w:t>
      </w:r>
      <w:r w:rsidR="00E1203D" w:rsidRPr="006409FA">
        <w:t>, etc.</w:t>
      </w:r>
      <w:r w:rsidR="00401872" w:rsidRPr="006409FA">
        <w:t xml:space="preserve">), </w:t>
      </w:r>
      <w:proofErr w:type="spellStart"/>
      <w:r w:rsidR="00401872" w:rsidRPr="006409FA">
        <w:t>allo</w:t>
      </w:r>
      <w:proofErr w:type="spellEnd"/>
      <w:r w:rsidR="00401872" w:rsidRPr="006409FA">
        <w:t xml:space="preserve">-HCT </w:t>
      </w:r>
      <w:r w:rsidR="00087472" w:rsidRPr="006409FA">
        <w:t xml:space="preserve">disrupts </w:t>
      </w:r>
      <w:r w:rsidR="001937C4" w:rsidRPr="006409FA">
        <w:t>the gut microbiome compositions</w:t>
      </w:r>
      <w:r w:rsidR="00401872" w:rsidRPr="006409FA">
        <w:t xml:space="preserve"> of the recipients, where </w:t>
      </w:r>
      <w:r w:rsidR="00401872" w:rsidRPr="006409FA">
        <w:rPr>
          <w:i/>
          <w:iCs/>
        </w:rPr>
        <w:t>Enterococcus</w:t>
      </w:r>
      <w:r w:rsidR="00401872" w:rsidRPr="006409FA">
        <w:t xml:space="preserve"> and </w:t>
      </w:r>
      <w:r w:rsidR="00401872" w:rsidRPr="006409FA">
        <w:rPr>
          <w:i/>
          <w:iCs/>
        </w:rPr>
        <w:t>Streptococcus</w:t>
      </w:r>
      <w:r w:rsidR="00401872" w:rsidRPr="006409FA">
        <w:t xml:space="preserve"> are the two most abundant genera that frequently dominate (&gt;30% relative abundance of a single ASV</w:t>
      </w:r>
      <w:r w:rsidR="005C6B34" w:rsidRPr="006409FA">
        <w:t xml:space="preserve">; </w:t>
      </w:r>
      <w:r w:rsidR="005C6B34" w:rsidRPr="006409FA">
        <w:fldChar w:fldCharType="begin"/>
      </w:r>
      <w:r w:rsidR="005C6B34" w:rsidRPr="006409FA">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6409FA">
        <w:fldChar w:fldCharType="separate"/>
      </w:r>
      <w:r w:rsidR="005C6B34" w:rsidRPr="006409FA">
        <w:rPr>
          <w:noProof/>
        </w:rPr>
        <w:t>(Taur et al., 2012)</w:t>
      </w:r>
      <w:r w:rsidR="005C6B34" w:rsidRPr="006409FA">
        <w:fldChar w:fldCharType="end"/>
      </w:r>
      <w:r w:rsidR="00401872" w:rsidRPr="006409FA">
        <w:t xml:space="preserve">) the </w:t>
      </w:r>
      <w:r w:rsidR="00A63DE7" w:rsidRPr="006409FA">
        <w:t>intestinal bacterial communities</w:t>
      </w:r>
      <w:r w:rsidR="00401872" w:rsidRPr="006409FA">
        <w:t xml:space="preserve"> (</w:t>
      </w:r>
      <w:r w:rsidR="00401872" w:rsidRPr="006409FA">
        <w:rPr>
          <w:highlight w:val="yellow"/>
        </w:rPr>
        <w:t>Fig. 4A, top</w:t>
      </w:r>
      <w:r w:rsidR="00401872" w:rsidRPr="006409FA">
        <w:t>)</w:t>
      </w:r>
      <w:r w:rsidR="00DB4950" w:rsidRPr="006409FA">
        <w:t xml:space="preserve"> </w:t>
      </w:r>
      <w:r w:rsidR="00DB4950" w:rsidRPr="006409FA">
        <w:fldChar w:fldCharType="begin"/>
      </w:r>
      <w:r w:rsidR="00765F86" w:rsidRPr="006409FA">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6409FA">
        <w:fldChar w:fldCharType="separate"/>
      </w:r>
      <w:r w:rsidR="00DB4950" w:rsidRPr="006409FA">
        <w:rPr>
          <w:noProof/>
        </w:rPr>
        <w:t>(Peled et al., 2020)</w:t>
      </w:r>
      <w:r w:rsidR="00DB4950" w:rsidRPr="006409FA">
        <w:fldChar w:fldCharType="end"/>
      </w:r>
      <w:r w:rsidR="00401872" w:rsidRPr="006409FA">
        <w:t xml:space="preserve">. </w:t>
      </w:r>
      <w:r w:rsidR="00731431" w:rsidRPr="006409FA">
        <w:t>Among the 10</w:t>
      </w:r>
      <w:r w:rsidR="00797F99" w:rsidRPr="006409FA">
        <w:t>,</w:t>
      </w:r>
      <w:r w:rsidR="008E1EF5" w:rsidRPr="006409FA">
        <w:t>433</w:t>
      </w:r>
      <w:r w:rsidR="00797F99" w:rsidRPr="006409FA">
        <w:t xml:space="preserve"> </w:t>
      </w:r>
      <w:r w:rsidR="00976EBB" w:rsidRPr="006409FA">
        <w:t xml:space="preserve">samples </w:t>
      </w:r>
      <w:r w:rsidR="00C1337A" w:rsidRPr="006409FA">
        <w:t>from 1,276 patients</w:t>
      </w:r>
      <w:r w:rsidR="00731431" w:rsidRPr="006409FA">
        <w:t xml:space="preserve">, </w:t>
      </w:r>
      <w:r w:rsidR="002C7CF9" w:rsidRPr="006409FA">
        <w:t>901</w:t>
      </w:r>
      <w:r w:rsidR="00401872" w:rsidRPr="006409FA">
        <w:t xml:space="preserve"> were </w:t>
      </w:r>
      <w:r w:rsidR="002C7CF9" w:rsidRPr="006409FA">
        <w:t>dominated by at least on</w:t>
      </w:r>
      <w:r w:rsidR="002A7FB4" w:rsidRPr="006409FA">
        <w:t xml:space="preserve">e </w:t>
      </w:r>
      <w:r w:rsidR="00401872" w:rsidRPr="006409FA">
        <w:t xml:space="preserve">oral ASV </w:t>
      </w:r>
      <w:r w:rsidR="002C7CF9" w:rsidRPr="006409FA">
        <w:t xml:space="preserve">and </w:t>
      </w:r>
      <w:r w:rsidR="005B0CC6" w:rsidRPr="006409FA">
        <w:t>the</w:t>
      </w:r>
      <w:r w:rsidR="0085066D" w:rsidRPr="006409FA">
        <w:t xml:space="preserve"> leading genera of thes</w:t>
      </w:r>
      <w:r w:rsidR="005B0CC6" w:rsidRPr="006409FA">
        <w:t xml:space="preserve">e ASVs </w:t>
      </w:r>
      <w:r w:rsidR="0085066D" w:rsidRPr="006409FA">
        <w:t>are</w:t>
      </w:r>
      <w:r w:rsidR="00862A7E" w:rsidRPr="006409FA">
        <w:t xml:space="preserve"> </w:t>
      </w:r>
      <w:r w:rsidR="00862A7E" w:rsidRPr="006409FA">
        <w:rPr>
          <w:i/>
        </w:rPr>
        <w:t>Streptococcus</w:t>
      </w:r>
      <w:r w:rsidR="00862A7E" w:rsidRPr="006409FA">
        <w:rPr>
          <w:iCs/>
        </w:rPr>
        <w:t>,</w:t>
      </w:r>
      <w:r w:rsidR="00862A7E" w:rsidRPr="006409FA">
        <w:rPr>
          <w:i/>
        </w:rPr>
        <w:t xml:space="preserve"> Actinomyces</w:t>
      </w:r>
      <w:r w:rsidR="00862A7E" w:rsidRPr="006409FA">
        <w:rPr>
          <w:iCs/>
        </w:rPr>
        <w:t xml:space="preserve">, </w:t>
      </w:r>
      <w:r w:rsidR="00DE39BE" w:rsidRPr="006409FA">
        <w:rPr>
          <w:iCs/>
        </w:rPr>
        <w:t xml:space="preserve">and </w:t>
      </w:r>
      <w:proofErr w:type="spellStart"/>
      <w:r w:rsidR="00862A7E" w:rsidRPr="006409FA">
        <w:rPr>
          <w:i/>
        </w:rPr>
        <w:t>Abiotrophia</w:t>
      </w:r>
      <w:proofErr w:type="spellEnd"/>
      <w:r w:rsidR="00A25EF3" w:rsidRPr="006409FA">
        <w:rPr>
          <w:i/>
        </w:rPr>
        <w:t xml:space="preserve"> </w:t>
      </w:r>
      <w:r w:rsidR="00A25EF3" w:rsidRPr="006409FA">
        <w:rPr>
          <w:iCs/>
        </w:rPr>
        <w:t>(</w:t>
      </w:r>
      <w:r w:rsidR="00A25EF3" w:rsidRPr="006409FA">
        <w:rPr>
          <w:iCs/>
          <w:highlight w:val="yellow"/>
        </w:rPr>
        <w:t>Fig. 4A, middle</w:t>
      </w:r>
      <w:r w:rsidR="00A25EF3" w:rsidRPr="006409FA">
        <w:rPr>
          <w:iCs/>
        </w:rPr>
        <w:t>)</w:t>
      </w:r>
      <w:r w:rsidR="00992CE6" w:rsidRPr="006409FA">
        <w:t>.</w:t>
      </w:r>
      <w:r w:rsidR="00A25EF3" w:rsidRPr="006409FA">
        <w:t xml:space="preserve"> </w:t>
      </w:r>
      <w:r w:rsidR="00B2474A" w:rsidRPr="006409FA">
        <w:rPr>
          <w:bCs/>
        </w:rPr>
        <w:t>The</w:t>
      </w:r>
      <w:r w:rsidR="002F36D5" w:rsidRPr="006409FA">
        <w:rPr>
          <w:bCs/>
        </w:rPr>
        <w:t xml:space="preserve"> total bacterial loads of</w:t>
      </w:r>
      <w:r w:rsidR="003A18C4" w:rsidRPr="006409FA">
        <w:rPr>
          <w:bCs/>
        </w:rPr>
        <w:t xml:space="preserve"> a subset of</w:t>
      </w:r>
      <w:r w:rsidR="002F36D5" w:rsidRPr="006409FA">
        <w:rPr>
          <w:bCs/>
        </w:rPr>
        <w:t xml:space="preserve"> 3,</w:t>
      </w:r>
      <w:r w:rsidR="003A18C4" w:rsidRPr="006409FA">
        <w:rPr>
          <w:bCs/>
        </w:rPr>
        <w:t>126</w:t>
      </w:r>
      <w:r w:rsidR="002F36D5" w:rsidRPr="006409FA">
        <w:rPr>
          <w:bCs/>
        </w:rPr>
        <w:t xml:space="preserve"> samples </w:t>
      </w:r>
      <w:r w:rsidR="00B2474A" w:rsidRPr="006409FA">
        <w:rPr>
          <w:bCs/>
        </w:rPr>
        <w:t>showed</w:t>
      </w:r>
      <w:r w:rsidR="008D6001" w:rsidRPr="006409FA">
        <w:rPr>
          <w:bCs/>
        </w:rPr>
        <w:t xml:space="preserve"> that t</w:t>
      </w:r>
      <w:r w:rsidR="002F36D5" w:rsidRPr="006409FA">
        <w:rPr>
          <w:bCs/>
        </w:rPr>
        <w:t>h</w:t>
      </w:r>
      <w:r w:rsidR="008D6001" w:rsidRPr="006409FA">
        <w:rPr>
          <w:bCs/>
        </w:rPr>
        <w:t>e</w:t>
      </w:r>
      <w:r w:rsidR="002F36D5" w:rsidRPr="006409FA">
        <w:rPr>
          <w:bCs/>
        </w:rPr>
        <w:t xml:space="preserve"> </w:t>
      </w:r>
      <w:r w:rsidR="00454730" w:rsidRPr="006409FA">
        <w:rPr>
          <w:bCs/>
        </w:rPr>
        <w:t>fecal</w:t>
      </w:r>
      <w:r w:rsidR="008D6001" w:rsidRPr="006409FA">
        <w:rPr>
          <w:bCs/>
        </w:rPr>
        <w:t xml:space="preserve"> </w:t>
      </w:r>
      <w:r w:rsidR="00454730" w:rsidRPr="006409FA">
        <w:rPr>
          <w:bCs/>
        </w:rPr>
        <w:t>sample</w:t>
      </w:r>
      <w:r w:rsidR="002F36D5" w:rsidRPr="006409FA">
        <w:rPr>
          <w:bCs/>
        </w:rPr>
        <w:t xml:space="preserve">s </w:t>
      </w:r>
      <w:r w:rsidR="008D6001" w:rsidRPr="006409FA">
        <w:rPr>
          <w:bCs/>
        </w:rPr>
        <w:t>highly enriched with o</w:t>
      </w:r>
      <w:r w:rsidR="002F36D5" w:rsidRPr="006409FA">
        <w:rPr>
          <w:bCs/>
        </w:rPr>
        <w:t xml:space="preserve">ral </w:t>
      </w:r>
      <w:r w:rsidR="008D6001" w:rsidRPr="006409FA">
        <w:rPr>
          <w:bCs/>
        </w:rPr>
        <w:t>ASVs</w:t>
      </w:r>
      <w:r w:rsidR="002F36D5" w:rsidRPr="006409FA">
        <w:rPr>
          <w:bCs/>
        </w:rPr>
        <w:t xml:space="preserve"> have lower </w:t>
      </w:r>
      <w:r w:rsidR="008D6001" w:rsidRPr="006409FA">
        <w:rPr>
          <w:bCs/>
        </w:rPr>
        <w:t>bacterial biomass</w:t>
      </w:r>
      <w:r w:rsidR="002F36D5" w:rsidRPr="006409FA">
        <w:rPr>
          <w:bCs/>
        </w:rPr>
        <w:t xml:space="preserve"> (</w:t>
      </w:r>
      <w:r w:rsidR="002F36D5" w:rsidRPr="006409FA">
        <w:rPr>
          <w:bCs/>
          <w:highlight w:val="yellow"/>
        </w:rPr>
        <w:t>Fig. 4A, bottom</w:t>
      </w:r>
      <w:r w:rsidR="002F36D5" w:rsidRPr="006409FA">
        <w:rPr>
          <w:bCs/>
        </w:rPr>
        <w:t>).</w:t>
      </w:r>
      <w:r w:rsidR="00190A5F" w:rsidRPr="006409FA">
        <w:rPr>
          <w:bCs/>
        </w:rPr>
        <w:t xml:space="preserve"> We confirmed that the total </w:t>
      </w:r>
      <w:r w:rsidR="009C1AF6" w:rsidRPr="006409FA">
        <w:rPr>
          <w:bCs/>
        </w:rPr>
        <w:t>fractions of oral</w:t>
      </w:r>
      <w:r w:rsidR="00535F0F" w:rsidRPr="006409FA">
        <w:rPr>
          <w:bCs/>
        </w:rPr>
        <w:t xml:space="preserve"> </w:t>
      </w:r>
      <w:r w:rsidR="00190A5F" w:rsidRPr="006409FA">
        <w:rPr>
          <w:bCs/>
        </w:rPr>
        <w:t xml:space="preserve">ASVs detected in the feces </w:t>
      </w:r>
      <w:r w:rsidR="00715F81" w:rsidRPr="006409FA">
        <w:rPr>
          <w:bCs/>
        </w:rPr>
        <w:t xml:space="preserve">of </w:t>
      </w:r>
      <w:proofErr w:type="spellStart"/>
      <w:r w:rsidR="00715F81" w:rsidRPr="006409FA">
        <w:rPr>
          <w:bCs/>
        </w:rPr>
        <w:t>allo</w:t>
      </w:r>
      <w:proofErr w:type="spellEnd"/>
      <w:r w:rsidR="00715F81" w:rsidRPr="006409FA">
        <w:rPr>
          <w:bCs/>
        </w:rPr>
        <w:t xml:space="preserve">-HCT recipients </w:t>
      </w:r>
      <w:r w:rsidR="00190A5F" w:rsidRPr="006409FA">
        <w:rPr>
          <w:bCs/>
        </w:rPr>
        <w:t>are not correlated with sequencing depths (</w:t>
      </w:r>
      <w:r w:rsidR="00190A5F" w:rsidRPr="006409FA">
        <w:rPr>
          <w:bCs/>
          <w:highlight w:val="yellow"/>
        </w:rPr>
        <w:t>Fig. S</w:t>
      </w:r>
      <w:ins w:id="506" w:author="Liao, Chen/Sloan Kettering Institute" w:date="2022-09-05T20:10:00Z">
        <w:r w:rsidR="009800A7">
          <w:rPr>
            <w:bCs/>
            <w:highlight w:val="yellow"/>
          </w:rPr>
          <w:t>5</w:t>
        </w:r>
      </w:ins>
      <w:del w:id="507" w:author="Liao, Chen/Sloan Kettering Institute" w:date="2022-09-05T20:10:00Z">
        <w:r w:rsidR="007C0F04" w:rsidRPr="006409FA" w:rsidDel="009800A7">
          <w:rPr>
            <w:bCs/>
            <w:highlight w:val="yellow"/>
          </w:rPr>
          <w:delText>6</w:delText>
        </w:r>
      </w:del>
      <w:r w:rsidR="00190A5F" w:rsidRPr="006409FA">
        <w:rPr>
          <w:bCs/>
        </w:rPr>
        <w:t>).</w:t>
      </w:r>
    </w:p>
    <w:p w14:paraId="05D5D99B" w14:textId="687081FE" w:rsidR="00122E13" w:rsidRPr="006409FA" w:rsidRDefault="003F2DE8" w:rsidP="000D3519">
      <w:pPr>
        <w:ind w:firstLine="720"/>
      </w:pPr>
      <w:r w:rsidRPr="006409FA">
        <w:t xml:space="preserve">To further test </w:t>
      </w:r>
      <w:r w:rsidR="00285902" w:rsidRPr="006409FA">
        <w:t>whether</w:t>
      </w:r>
      <w:r w:rsidRPr="006409FA">
        <w:t xml:space="preserve"> the bacteria were indeed of oral origin</w:t>
      </w:r>
      <w:r w:rsidR="008A2529" w:rsidRPr="006409FA">
        <w:t>,</w:t>
      </w:r>
      <w:r w:rsidR="00F853CD" w:rsidRPr="006409FA">
        <w:t xml:space="preserve"> we </w:t>
      </w:r>
      <w:r w:rsidR="00627614" w:rsidRPr="006409FA">
        <w:t xml:space="preserve">used co-occurrence analysis </w:t>
      </w:r>
      <w:r w:rsidR="00B57726" w:rsidRPr="006409FA">
        <w:t>(</w:t>
      </w:r>
      <w:r w:rsidR="00B57726" w:rsidRPr="006409FA">
        <w:rPr>
          <w:highlight w:val="yellow"/>
        </w:rPr>
        <w:t>see STAR Methods</w:t>
      </w:r>
      <w:r w:rsidR="00B57726" w:rsidRPr="006409FA">
        <w:t xml:space="preserve">) </w:t>
      </w:r>
      <w:r w:rsidR="00627614" w:rsidRPr="006409FA">
        <w:t xml:space="preserve">to identify </w:t>
      </w:r>
      <w:r w:rsidR="00FF165F" w:rsidRPr="006409FA">
        <w:t>combinations of oral</w:t>
      </w:r>
      <w:r w:rsidR="00627614" w:rsidRPr="006409FA">
        <w:t xml:space="preserve"> ASVs that were </w:t>
      </w:r>
      <w:r w:rsidR="00D24EE2" w:rsidRPr="006409FA">
        <w:t>simultaneously</w:t>
      </w:r>
      <w:r w:rsidR="00FF165F" w:rsidRPr="006409FA">
        <w:t xml:space="preserve"> </w:t>
      </w:r>
      <w:r w:rsidR="00627614" w:rsidRPr="006409FA">
        <w:t xml:space="preserve">present in the feces more than expected by chance. The co-occurring </w:t>
      </w:r>
      <w:r w:rsidR="00B57726" w:rsidRPr="006409FA">
        <w:t xml:space="preserve">oral </w:t>
      </w:r>
      <w:r w:rsidR="00627614" w:rsidRPr="006409FA">
        <w:t xml:space="preserve">ASVs, if </w:t>
      </w:r>
      <w:r w:rsidR="006807A3" w:rsidRPr="006409FA">
        <w:t>existed</w:t>
      </w:r>
      <w:r w:rsidR="00627614" w:rsidRPr="006409FA">
        <w:t xml:space="preserve">, </w:t>
      </w:r>
      <w:r w:rsidR="008B768E" w:rsidRPr="006409FA">
        <w:t xml:space="preserve">would </w:t>
      </w:r>
      <w:r w:rsidR="00627614" w:rsidRPr="006409FA">
        <w:t xml:space="preserve">indicate collective bacterial transmission from the oral cavity to the gut. </w:t>
      </w:r>
      <w:r w:rsidR="00D96285" w:rsidRPr="006409FA">
        <w:t>W</w:t>
      </w:r>
      <w:r w:rsidR="00627614" w:rsidRPr="006409FA">
        <w:t xml:space="preserve">e found 71 </w:t>
      </w:r>
      <w:r w:rsidR="00F84D8C" w:rsidRPr="006409FA">
        <w:t>such oral-</w:t>
      </w:r>
      <w:r w:rsidR="00627614" w:rsidRPr="006409FA">
        <w:t>ASV groups of size from 2 to 5</w:t>
      </w:r>
      <w:r w:rsidR="00E82C32" w:rsidRPr="006409FA">
        <w:t xml:space="preserve">, among which </w:t>
      </w:r>
      <w:r w:rsidR="00627614" w:rsidRPr="006409FA">
        <w:t xml:space="preserve">55 contain </w:t>
      </w:r>
      <w:r w:rsidR="00627614" w:rsidRPr="006409FA">
        <w:rPr>
          <w:i/>
          <w:iCs/>
        </w:rPr>
        <w:t>Streptococcus</w:t>
      </w:r>
      <w:r w:rsidR="00627614" w:rsidRPr="006409FA">
        <w:t xml:space="preserve"> ASVs (</w:t>
      </w:r>
      <w:r w:rsidR="00627614" w:rsidRPr="006409FA">
        <w:rPr>
          <w:highlight w:val="yellow"/>
        </w:rPr>
        <w:t>Table S</w:t>
      </w:r>
      <w:r w:rsidR="00A43772" w:rsidRPr="006409FA">
        <w:rPr>
          <w:highlight w:val="yellow"/>
        </w:rPr>
        <w:t>3</w:t>
      </w:r>
      <w:r w:rsidR="00627614" w:rsidRPr="006409FA">
        <w:t xml:space="preserve">). </w:t>
      </w:r>
      <w:r w:rsidR="00352EF8" w:rsidRPr="006409FA">
        <w:t>To identify the species</w:t>
      </w:r>
      <w:r w:rsidR="00581802" w:rsidRPr="006409FA">
        <w:t xml:space="preserve"> of </w:t>
      </w:r>
      <w:r w:rsidR="00627614" w:rsidRPr="006409FA">
        <w:t xml:space="preserve">the </w:t>
      </w:r>
      <w:r w:rsidR="00627614" w:rsidRPr="006409FA">
        <w:rPr>
          <w:i/>
          <w:iCs/>
        </w:rPr>
        <w:t>Streptococcus</w:t>
      </w:r>
      <w:r w:rsidR="00627614" w:rsidRPr="006409FA">
        <w:t xml:space="preserve"> ASVs</w:t>
      </w:r>
      <w:r w:rsidR="00352EF8" w:rsidRPr="006409FA">
        <w:t>, we extracted</w:t>
      </w:r>
      <w:r w:rsidR="00627614" w:rsidRPr="006409FA">
        <w:t xml:space="preserve"> </w:t>
      </w:r>
      <w:r w:rsidR="00352EF8" w:rsidRPr="006409FA">
        <w:t xml:space="preserve">shotgun metagenomes </w:t>
      </w:r>
      <w:r w:rsidR="00627614" w:rsidRPr="006409FA">
        <w:t xml:space="preserve">from </w:t>
      </w:r>
      <w:r w:rsidR="0062539E" w:rsidRPr="006409FA">
        <w:t>1</w:t>
      </w:r>
      <w:r w:rsidR="00C12ADD" w:rsidRPr="006409FA">
        <w:t>9</w:t>
      </w:r>
      <w:r w:rsidR="00627614" w:rsidRPr="006409FA">
        <w:t xml:space="preserve"> samples which have </w:t>
      </w:r>
      <w:r w:rsidR="00D32447" w:rsidRPr="006409FA">
        <w:t>at least 10%</w:t>
      </w:r>
      <w:r w:rsidR="0058412E" w:rsidRPr="006409FA">
        <w:t xml:space="preserve"> (measured by 16S amplicon sequencing)</w:t>
      </w:r>
      <w:r w:rsidR="00D32447" w:rsidRPr="006409FA">
        <w:t xml:space="preserve"> ASV_8 (the most abundant </w:t>
      </w:r>
      <w:r w:rsidR="00D32447" w:rsidRPr="006409FA">
        <w:rPr>
          <w:i/>
          <w:iCs/>
        </w:rPr>
        <w:t>Streptococcus</w:t>
      </w:r>
      <w:r w:rsidR="00D32447" w:rsidRPr="006409FA">
        <w:t xml:space="preserve"> ASV</w:t>
      </w:r>
      <w:r w:rsidR="00C06083" w:rsidRPr="006409FA">
        <w:t xml:space="preserve"> inferred as of oral origin</w:t>
      </w:r>
      <w:r w:rsidR="00D32447" w:rsidRPr="006409FA">
        <w:t xml:space="preserve">) from </w:t>
      </w:r>
      <w:r w:rsidR="00627614" w:rsidRPr="006409FA">
        <w:t xml:space="preserve">the same </w:t>
      </w:r>
      <w:proofErr w:type="spellStart"/>
      <w:r w:rsidR="00627614" w:rsidRPr="006409FA">
        <w:t>allo</w:t>
      </w:r>
      <w:proofErr w:type="spellEnd"/>
      <w:r w:rsidR="00627614" w:rsidRPr="006409FA">
        <w:t>-HCT cohort</w:t>
      </w:r>
      <w:r w:rsidR="00352EF8" w:rsidRPr="006409FA">
        <w:t xml:space="preserve">. </w:t>
      </w:r>
      <w:r w:rsidR="00641065" w:rsidRPr="006409FA">
        <w:t>We were able to recover</w:t>
      </w:r>
      <w:r w:rsidR="0062539E" w:rsidRPr="006409FA">
        <w:t xml:space="preserve"> 22</w:t>
      </w:r>
      <w:r w:rsidR="00641065" w:rsidRPr="006409FA">
        <w:t xml:space="preserve"> high-quality metagenome-assembled genomes</w:t>
      </w:r>
      <w:ins w:id="508" w:author="Liao, Chen/Sloan Kettering Institute" w:date="2022-09-05T18:05:00Z">
        <w:r w:rsidR="00E30586">
          <w:t xml:space="preserve"> (MAGs)</w:t>
        </w:r>
      </w:ins>
      <w:r w:rsidR="00BA6F3B" w:rsidRPr="006409FA">
        <w:t xml:space="preserve"> of </w:t>
      </w:r>
      <w:r w:rsidR="00BA6F3B" w:rsidRPr="006409FA">
        <w:rPr>
          <w:i/>
          <w:iCs/>
        </w:rPr>
        <w:t>Streptococcus spp.</w:t>
      </w:r>
      <w:r w:rsidR="00A456AA" w:rsidRPr="006409FA">
        <w:t>, among which</w:t>
      </w:r>
      <w:r w:rsidR="00641065" w:rsidRPr="006409FA">
        <w:t xml:space="preserve"> </w:t>
      </w:r>
      <w:ins w:id="509" w:author="Liao, Chen/Sloan Kettering Institute" w:date="2022-09-05T18:04:00Z">
        <w:r w:rsidR="00E30586">
          <w:t>4 contains ASV_8. All four MAG</w:t>
        </w:r>
      </w:ins>
      <w:ins w:id="510" w:author="Liao, Chen/Sloan Kettering Institute" w:date="2022-09-05T18:05:00Z">
        <w:r w:rsidR="00E30586">
          <w:t>s</w:t>
        </w:r>
      </w:ins>
      <w:del w:id="511" w:author="Liao, Chen/Sloan Kettering Institute" w:date="2022-09-05T18:05:00Z">
        <w:r w:rsidR="0080243A" w:rsidRPr="006409FA" w:rsidDel="00E30586">
          <w:delText>15</w:delText>
        </w:r>
      </w:del>
      <w:r w:rsidR="00641065" w:rsidRPr="006409FA">
        <w:t xml:space="preserve"> were annotated as </w:t>
      </w:r>
      <w:r w:rsidR="00703170" w:rsidRPr="006409FA">
        <w:rPr>
          <w:i/>
        </w:rPr>
        <w:t>S. thermophilus</w:t>
      </w:r>
      <w:r w:rsidR="000D3519" w:rsidRPr="006409FA">
        <w:t>—</w:t>
      </w:r>
      <w:r w:rsidR="0080243A" w:rsidRPr="006409FA">
        <w:t xml:space="preserve">a </w:t>
      </w:r>
      <w:r w:rsidR="0004480D" w:rsidRPr="006409FA">
        <w:t>probiotic species of</w:t>
      </w:r>
      <w:r w:rsidR="0080243A" w:rsidRPr="006409FA">
        <w:t xml:space="preserve"> lactic acid </w:t>
      </w:r>
      <w:r w:rsidR="00E70B1C" w:rsidRPr="006409FA">
        <w:t>bacteri</w:t>
      </w:r>
      <w:r w:rsidR="00081B9B" w:rsidRPr="006409FA">
        <w:t>a</w:t>
      </w:r>
      <w:ins w:id="512" w:author="Liao, Chen/Sloan Kettering Institute" w:date="2022-09-05T20:14:00Z">
        <w:r w:rsidR="00497EFD">
          <w:t xml:space="preserve"> </w:t>
        </w:r>
      </w:ins>
      <w:r w:rsidR="00497EFD">
        <w:fldChar w:fldCharType="begin"/>
      </w:r>
      <w:r w:rsidR="00497EFD">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fldChar w:fldCharType="separate"/>
      </w:r>
      <w:r w:rsidR="00497EFD">
        <w:rPr>
          <w:noProof/>
        </w:rPr>
        <w:t>(Siranosian et al., 2022)</w:t>
      </w:r>
      <w:r w:rsidR="00497EFD">
        <w:fldChar w:fldCharType="end"/>
      </w:r>
      <w:r w:rsidR="00954A28" w:rsidRPr="006409FA">
        <w:t xml:space="preserve">. To </w:t>
      </w:r>
      <w:r w:rsidR="00122E13" w:rsidRPr="006409FA">
        <w:t>assess the viability of t</w:t>
      </w:r>
      <w:del w:id="513" w:author="Liao, Chen/Sloan Kettering Institute" w:date="2022-09-05T18:05:00Z">
        <w:r w:rsidR="00122E13" w:rsidRPr="006409FA" w:rsidDel="00E30586">
          <w:delText xml:space="preserve">he </w:delText>
        </w:r>
        <w:r w:rsidR="00122E13" w:rsidRPr="006409FA" w:rsidDel="00E30586">
          <w:rPr>
            <w:i/>
            <w:iCs/>
          </w:rPr>
          <w:delText>Streptococcus</w:delText>
        </w:r>
        <w:r w:rsidR="00122E13" w:rsidRPr="006409FA" w:rsidDel="00E30586">
          <w:delText xml:space="preserve"> </w:delText>
        </w:r>
        <w:r w:rsidR="000D3519" w:rsidRPr="006409FA" w:rsidDel="00E30586">
          <w:delText>genome</w:delText>
        </w:r>
        <w:r w:rsidR="00122E13" w:rsidRPr="006409FA" w:rsidDel="00E30586">
          <w:delText>s</w:delText>
        </w:r>
      </w:del>
      <w:ins w:id="514" w:author="Liao, Chen/Sloan Kettering Institute" w:date="2022-09-05T18:05:00Z">
        <w:r w:rsidR="00E30586">
          <w:t>hese MAGs</w:t>
        </w:r>
      </w:ins>
      <w:r w:rsidR="00C12ADD" w:rsidRPr="006409FA">
        <w:t>, we compute</w:t>
      </w:r>
      <w:r w:rsidR="00C51CFC" w:rsidRPr="006409FA">
        <w:t>d</w:t>
      </w:r>
      <w:r w:rsidR="00C12ADD" w:rsidRPr="006409FA">
        <w:t xml:space="preserve"> the </w:t>
      </w:r>
      <w:r w:rsidR="00D552A5" w:rsidRPr="006409FA">
        <w:t xml:space="preserve">ratio of </w:t>
      </w:r>
      <w:r w:rsidR="00C12ADD" w:rsidRPr="006409FA">
        <w:t xml:space="preserve">metagenomic </w:t>
      </w:r>
      <w:r w:rsidR="00D552A5" w:rsidRPr="006409FA">
        <w:t xml:space="preserve">reads </w:t>
      </w:r>
      <w:r w:rsidR="00E977CF" w:rsidRPr="006409FA">
        <w:t>near the</w:t>
      </w:r>
      <w:r w:rsidR="00D552A5" w:rsidRPr="006409FA">
        <w:t xml:space="preserve"> </w:t>
      </w:r>
      <w:r w:rsidR="00E977CF" w:rsidRPr="006409FA">
        <w:t xml:space="preserve">replication origin to the replication terminus </w:t>
      </w:r>
      <w:r w:rsidR="00C12ADD" w:rsidRPr="006409FA">
        <w:t>(i.e., peak-to-trough</w:t>
      </w:r>
      <w:r w:rsidR="007107F4" w:rsidRPr="006409FA">
        <w:t xml:space="preserve"> (PTR)</w:t>
      </w:r>
      <w:r w:rsidR="00C12ADD" w:rsidRPr="006409FA">
        <w:t xml:space="preserve"> ratio) </w:t>
      </w:r>
      <w:r w:rsidR="00D552A5" w:rsidRPr="006409FA">
        <w:t>to</w:t>
      </w:r>
      <w:r w:rsidR="007107F4" w:rsidRPr="006409FA">
        <w:t xml:space="preserve"> estimate</w:t>
      </w:r>
      <w:r w:rsidR="00122E13" w:rsidRPr="006409FA">
        <w:t xml:space="preserve"> </w:t>
      </w:r>
      <w:r w:rsidR="00E70B1C" w:rsidRPr="006409FA">
        <w:t>the simultaneous replication events averaged across the population</w:t>
      </w:r>
      <w:r w:rsidR="00122E13" w:rsidRPr="006409FA">
        <w:t xml:space="preserve"> (</w:t>
      </w:r>
      <w:hyperlink r:id="rId18" w:anchor="bib3" w:history="1">
        <w:r w:rsidR="00122E13" w:rsidRPr="006409FA">
          <w:t>Gao and Li, 2018</w:t>
        </w:r>
      </w:hyperlink>
      <w:r w:rsidR="00122E13" w:rsidRPr="006409FA">
        <w:t>; </w:t>
      </w:r>
      <w:proofErr w:type="spellStart"/>
      <w:r w:rsidR="009820C7" w:rsidRPr="006409FA">
        <w:fldChar w:fldCharType="begin"/>
      </w:r>
      <w:r w:rsidR="009820C7" w:rsidRPr="006409FA">
        <w:instrText xml:space="preserve"> HYPERLINK "https://elifesciences.org/articles/45931" \l "bib4" </w:instrText>
      </w:r>
      <w:r w:rsidR="009820C7" w:rsidRPr="006409FA">
        <w:fldChar w:fldCharType="separate"/>
      </w:r>
      <w:r w:rsidR="00122E13" w:rsidRPr="006409FA">
        <w:t>Korem</w:t>
      </w:r>
      <w:proofErr w:type="spellEnd"/>
      <w:r w:rsidR="00122E13" w:rsidRPr="006409FA">
        <w:t xml:space="preserve"> et al., 2015</w:t>
      </w:r>
      <w:r w:rsidR="009820C7" w:rsidRPr="006409FA">
        <w:fldChar w:fldCharType="end"/>
      </w:r>
      <w:r w:rsidR="00122E13" w:rsidRPr="006409FA">
        <w:t>). We found that the</w:t>
      </w:r>
      <w:r w:rsidR="00C51CFC" w:rsidRPr="006409FA">
        <w:t xml:space="preserve"> averaged</w:t>
      </w:r>
      <w:r w:rsidR="00122E13" w:rsidRPr="006409FA">
        <w:t xml:space="preserve"> </w:t>
      </w:r>
      <w:r w:rsidR="007107F4" w:rsidRPr="006409FA">
        <w:t>PTR</w:t>
      </w:r>
      <w:r w:rsidR="00122E13" w:rsidRPr="006409FA">
        <w:t xml:space="preserve"> ratio is 1.</w:t>
      </w:r>
      <w:del w:id="515" w:author="Liao, Chen/Sloan Kettering Institute" w:date="2022-09-05T18:06:00Z">
        <w:r w:rsidR="00122E13" w:rsidRPr="006409FA" w:rsidDel="00E30586">
          <w:delText>5</w:delText>
        </w:r>
        <w:r w:rsidR="00C51CFC" w:rsidRPr="006409FA" w:rsidDel="00E30586">
          <w:delText>0</w:delText>
        </w:r>
        <w:r w:rsidR="00774262" w:rsidRPr="006409FA" w:rsidDel="00E30586">
          <w:delText xml:space="preserve"> </w:delText>
        </w:r>
      </w:del>
      <w:ins w:id="516" w:author="Liao, Chen/Sloan Kettering Institute" w:date="2022-09-05T18:06:00Z">
        <w:r w:rsidR="00E30586">
          <w:t>35</w:t>
        </w:r>
        <w:r w:rsidR="00E30586" w:rsidRPr="006409FA">
          <w:t xml:space="preserve"> </w:t>
        </w:r>
      </w:ins>
      <m:oMath>
        <m:r>
          <w:rPr>
            <w:rFonts w:ascii="Cambria Math" w:hAnsi="Cambria Math"/>
          </w:rPr>
          <m:t>±</m:t>
        </m:r>
      </m:oMath>
      <w:r w:rsidR="00C51CFC" w:rsidRPr="006409FA">
        <w:t xml:space="preserve"> 0.</w:t>
      </w:r>
      <w:ins w:id="517" w:author="Liao, Chen/Sloan Kettering Institute" w:date="2022-09-05T18:06:00Z">
        <w:r w:rsidR="00E30586">
          <w:t>014</w:t>
        </w:r>
      </w:ins>
      <w:del w:id="518" w:author="Liao, Chen/Sloan Kettering Institute" w:date="2022-09-05T18:06:00Z">
        <w:r w:rsidR="00C51CFC" w:rsidRPr="006409FA" w:rsidDel="00E30586">
          <w:delText>16</w:delText>
        </w:r>
      </w:del>
      <w:r w:rsidR="00774262" w:rsidRPr="006409FA">
        <w:t xml:space="preserve"> </w:t>
      </w:r>
      <w:r w:rsidR="00C12ADD" w:rsidRPr="006409FA">
        <w:t>(</w:t>
      </w:r>
      <w:r w:rsidR="00C12ADD" w:rsidRPr="006409FA">
        <w:rPr>
          <w:highlight w:val="yellow"/>
        </w:rPr>
        <w:t>Table S</w:t>
      </w:r>
      <w:r w:rsidR="007A44D0" w:rsidRPr="006409FA">
        <w:rPr>
          <w:highlight w:val="yellow"/>
        </w:rPr>
        <w:t>4</w:t>
      </w:r>
      <w:r w:rsidR="00C12ADD" w:rsidRPr="006409FA">
        <w:t>)</w:t>
      </w:r>
      <w:r w:rsidR="00122E13" w:rsidRPr="006409FA">
        <w:t>, suggesting</w:t>
      </w:r>
      <w:r w:rsidR="00C12ADD" w:rsidRPr="006409FA">
        <w:t xml:space="preserve"> a possible mixture of </w:t>
      </w:r>
      <w:ins w:id="519" w:author="Liao, Chen/Sloan Kettering Institute" w:date="2022-09-05T18:08:00Z">
        <w:r w:rsidR="00E30586">
          <w:t>35</w:t>
        </w:r>
      </w:ins>
      <w:del w:id="520" w:author="Liao, Chen/Sloan Kettering Institute" w:date="2022-09-05T18:08:00Z">
        <w:r w:rsidR="00C12ADD" w:rsidRPr="006409FA" w:rsidDel="00E30586">
          <w:delText>50</w:delText>
        </w:r>
      </w:del>
      <w:r w:rsidR="00C12ADD" w:rsidRPr="006409FA">
        <w:t xml:space="preserve">% 2-fork and </w:t>
      </w:r>
      <w:ins w:id="521" w:author="Liao, Chen/Sloan Kettering Institute" w:date="2022-09-05T18:08:00Z">
        <w:r w:rsidR="00E30586">
          <w:t>6</w:t>
        </w:r>
      </w:ins>
      <w:r w:rsidR="00C12ADD" w:rsidRPr="006409FA">
        <w:t>5</w:t>
      </w:r>
      <w:del w:id="522" w:author="Liao, Chen/Sloan Kettering Institute" w:date="2022-09-05T18:08:00Z">
        <w:r w:rsidR="00C12ADD" w:rsidRPr="006409FA" w:rsidDel="00E30586">
          <w:delText>0</w:delText>
        </w:r>
      </w:del>
      <w:r w:rsidR="00C12ADD" w:rsidRPr="006409FA">
        <w:t>% single-fork cells</w:t>
      </w:r>
      <w:r w:rsidR="00D552A5" w:rsidRPr="006409FA">
        <w:t>.</w:t>
      </w:r>
      <w:r w:rsidR="00C51CFC" w:rsidRPr="006409FA">
        <w:t xml:space="preserve"> The PTR-based growth estimates indicated </w:t>
      </w:r>
      <w:r w:rsidR="00D552A5" w:rsidRPr="006409FA">
        <w:t>that the</w:t>
      </w:r>
      <w:del w:id="523" w:author="Liao, Chen/Sloan Kettering Institute" w:date="2022-09-05T18:08:00Z">
        <w:r w:rsidR="00C51CFC" w:rsidRPr="006409FA" w:rsidDel="00E30586">
          <w:delText>se</w:delText>
        </w:r>
      </w:del>
      <w:r w:rsidR="00C51CFC" w:rsidRPr="006409FA">
        <w:t xml:space="preserve"> </w:t>
      </w:r>
      <w:r w:rsidR="00D552A5" w:rsidRPr="006409FA">
        <w:rPr>
          <w:i/>
          <w:iCs/>
        </w:rPr>
        <w:t xml:space="preserve">Streptococcus </w:t>
      </w:r>
      <w:del w:id="524" w:author="Liao, Chen/Sloan Kettering Institute" w:date="2022-09-05T18:08:00Z">
        <w:r w:rsidR="00C51CFC" w:rsidRPr="006409FA" w:rsidDel="00E30586">
          <w:delText xml:space="preserve">genomes </w:delText>
        </w:r>
      </w:del>
      <w:ins w:id="525" w:author="Liao, Chen/Sloan Kettering Institute" w:date="2022-09-05T18:08:00Z">
        <w:r w:rsidR="00E30586">
          <w:t>ASV_8</w:t>
        </w:r>
        <w:r w:rsidR="00E30586" w:rsidRPr="006409FA">
          <w:t xml:space="preserve"> </w:t>
        </w:r>
      </w:ins>
      <w:del w:id="526" w:author="Liao, Chen/Sloan Kettering Institute" w:date="2022-09-05T18:09:00Z">
        <w:r w:rsidR="00C51CFC" w:rsidRPr="006409FA" w:rsidDel="00E30586">
          <w:delText xml:space="preserve">generally </w:delText>
        </w:r>
      </w:del>
      <w:r w:rsidR="00740733" w:rsidRPr="006409FA">
        <w:t>ha</w:t>
      </w:r>
      <w:r w:rsidR="00755708" w:rsidRPr="006409FA">
        <w:t>d</w:t>
      </w:r>
      <w:r w:rsidR="00740733" w:rsidRPr="006409FA">
        <w:t xml:space="preserve"> s</w:t>
      </w:r>
      <w:r w:rsidR="00C51CFC" w:rsidRPr="006409FA">
        <w:t>low</w:t>
      </w:r>
      <w:r w:rsidR="00740733" w:rsidRPr="006409FA">
        <w:t xml:space="preserve"> </w:t>
      </w:r>
      <w:del w:id="527" w:author="Liao, Chen/Sloan Kettering Institute" w:date="2022-09-05T18:09:00Z">
        <w:r w:rsidR="00740733" w:rsidRPr="006409FA" w:rsidDel="00E30586">
          <w:delText>to intermediate</w:delText>
        </w:r>
        <w:r w:rsidR="00C51CFC" w:rsidRPr="006409FA" w:rsidDel="00E30586">
          <w:delText xml:space="preserve"> </w:delText>
        </w:r>
      </w:del>
      <w:r w:rsidR="00740733" w:rsidRPr="006409FA">
        <w:t>growth at the time of sampling.</w:t>
      </w:r>
    </w:p>
    <w:p w14:paraId="1A347A4F" w14:textId="77777777" w:rsidR="00E70B1C" w:rsidRPr="006409FA" w:rsidRDefault="00E70B1C" w:rsidP="000A48DA"/>
    <w:p w14:paraId="6C75DB28" w14:textId="5DDC3BEE" w:rsidR="005F3DB8" w:rsidRPr="006409FA" w:rsidRDefault="00D226BC" w:rsidP="000A48DA">
      <w:pPr>
        <w:rPr>
          <w:b/>
        </w:rPr>
      </w:pPr>
      <w:r w:rsidRPr="006409FA">
        <w:rPr>
          <w:b/>
        </w:rPr>
        <w:t xml:space="preserve">Piperacillin/tazobactam </w:t>
      </w:r>
      <w:r w:rsidR="00285902" w:rsidRPr="006409FA">
        <w:rPr>
          <w:b/>
        </w:rPr>
        <w:t>depletes gut commensals</w:t>
      </w:r>
      <w:r w:rsidRPr="006409FA">
        <w:rPr>
          <w:b/>
        </w:rPr>
        <w:t xml:space="preserve"> and drives relative enrichment of oral bacteria in feces</w:t>
      </w:r>
    </w:p>
    <w:p w14:paraId="5BCDDD38" w14:textId="1526BFBF" w:rsidR="00BA10F3" w:rsidRPr="006409FA" w:rsidRDefault="002871E0" w:rsidP="0070343A">
      <w:r w:rsidRPr="006409FA">
        <w:t xml:space="preserve">The </w:t>
      </w:r>
      <w:proofErr w:type="spellStart"/>
      <w:r w:rsidRPr="006409FA">
        <w:t>allo</w:t>
      </w:r>
      <w:proofErr w:type="spellEnd"/>
      <w:r w:rsidRPr="006409FA">
        <w:t xml:space="preserve">-HCT recipients require antibiotics to prophylactically minimize the risk of developing infections before immune system reconstitution and/or to treat infections when they develop </w:t>
      </w:r>
      <w:r w:rsidRPr="006409FA">
        <w:fldChar w:fldCharType="begin"/>
      </w:r>
      <w:r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Pr="006409FA">
        <w:fldChar w:fldCharType="separate"/>
      </w:r>
      <w:r w:rsidRPr="006409FA">
        <w:rPr>
          <w:noProof/>
        </w:rPr>
        <w:t>(Shono and van den Brink, 2018)</w:t>
      </w:r>
      <w:r w:rsidRPr="006409FA">
        <w:fldChar w:fldCharType="end"/>
      </w:r>
      <w:r w:rsidRPr="006409FA">
        <w:t>.</w:t>
      </w:r>
      <w:r w:rsidR="006E60E6" w:rsidRPr="006409FA">
        <w:t xml:space="preserve"> For the cohort we used, the </w:t>
      </w:r>
      <w:proofErr w:type="spellStart"/>
      <w:r w:rsidR="00463D6C" w:rsidRPr="006409FA">
        <w:t>allo</w:t>
      </w:r>
      <w:proofErr w:type="spellEnd"/>
      <w:r w:rsidR="00463D6C" w:rsidRPr="006409FA">
        <w:t xml:space="preserve">-HCT procedure </w:t>
      </w:r>
      <w:r w:rsidR="00E03EA8" w:rsidRPr="006409FA">
        <w:t xml:space="preserve">usually </w:t>
      </w:r>
      <w:r w:rsidR="00463D6C" w:rsidRPr="006409FA">
        <w:lastRenderedPageBreak/>
        <w:t>started a</w:t>
      </w:r>
      <w:r w:rsidR="00A96D90" w:rsidRPr="006409FA">
        <w:t xml:space="preserve">ntibiotic prophylaxis within a week </w:t>
      </w:r>
      <w:r w:rsidR="00057DB2" w:rsidRPr="006409FA">
        <w:t>prior to</w:t>
      </w:r>
      <w:r w:rsidR="00A96D90" w:rsidRPr="006409FA">
        <w:t xml:space="preserve"> transplantation. </w:t>
      </w:r>
      <w:r w:rsidR="00A159F6" w:rsidRPr="006409FA">
        <w:t xml:space="preserve">The timing of antibacterial </w:t>
      </w:r>
      <w:r w:rsidR="00A83439" w:rsidRPr="006409FA">
        <w:t xml:space="preserve">antibiotic </w:t>
      </w:r>
      <w:r w:rsidR="00DF6E18" w:rsidRPr="006409FA">
        <w:t>administration</w:t>
      </w:r>
      <w:r w:rsidR="00A159F6" w:rsidRPr="006409FA">
        <w:t xml:space="preserve"> (</w:t>
      </w:r>
      <w:r w:rsidR="00A159F6" w:rsidRPr="006409FA">
        <w:rPr>
          <w:bCs/>
          <w:highlight w:val="yellow"/>
        </w:rPr>
        <w:t xml:space="preserve">Fig. </w:t>
      </w:r>
      <w:r w:rsidR="00DF6E18" w:rsidRPr="006409FA">
        <w:rPr>
          <w:bCs/>
          <w:highlight w:val="yellow"/>
        </w:rPr>
        <w:t>4</w:t>
      </w:r>
      <w:r w:rsidR="001C1D6F" w:rsidRPr="006409FA">
        <w:rPr>
          <w:bCs/>
          <w:highlight w:val="yellow"/>
        </w:rPr>
        <w:t>B</w:t>
      </w:r>
      <w:r w:rsidR="00A159F6" w:rsidRPr="006409FA">
        <w:rPr>
          <w:highlight w:val="yellow"/>
        </w:rPr>
        <w:t xml:space="preserve">, </w:t>
      </w:r>
      <w:r w:rsidR="00015731" w:rsidRPr="006409FA">
        <w:rPr>
          <w:highlight w:val="yellow"/>
        </w:rPr>
        <w:t>top</w:t>
      </w:r>
      <w:r w:rsidR="00A159F6" w:rsidRPr="006409FA">
        <w:t xml:space="preserve">) corresponded </w:t>
      </w:r>
      <w:r w:rsidR="00976738" w:rsidRPr="006409FA">
        <w:t xml:space="preserve">well </w:t>
      </w:r>
      <w:r w:rsidR="00A159F6" w:rsidRPr="006409FA">
        <w:t xml:space="preserve">to the </w:t>
      </w:r>
      <w:r w:rsidR="005E52F8" w:rsidRPr="006409FA">
        <w:t>decline</w:t>
      </w:r>
      <w:r w:rsidR="00DF6E18" w:rsidRPr="006409FA">
        <w:t>d</w:t>
      </w:r>
      <w:r w:rsidR="00A159F6" w:rsidRPr="006409FA">
        <w:t xml:space="preserve"> gut</w:t>
      </w:r>
      <w:r w:rsidR="00DF6E18" w:rsidRPr="006409FA">
        <w:t xml:space="preserve"> bacterial relative </w:t>
      </w:r>
      <w:r w:rsidR="00A159F6" w:rsidRPr="006409FA">
        <w:t>(</w:t>
      </w:r>
      <w:r w:rsidR="00976738" w:rsidRPr="006409FA">
        <w:rPr>
          <w:highlight w:val="yellow"/>
        </w:rPr>
        <w:t xml:space="preserve">Fig. 4B, </w:t>
      </w:r>
      <w:r w:rsidR="00015731" w:rsidRPr="006409FA">
        <w:rPr>
          <w:highlight w:val="yellow"/>
        </w:rPr>
        <w:t>middle</w:t>
      </w:r>
      <w:r w:rsidR="00A159F6" w:rsidRPr="006409FA">
        <w:t xml:space="preserve">) and </w:t>
      </w:r>
      <w:r w:rsidR="007276F8" w:rsidRPr="006409FA">
        <w:t>absolute</w:t>
      </w:r>
      <w:r w:rsidR="00A159F6" w:rsidRPr="006409FA">
        <w:t xml:space="preserve"> </w:t>
      </w:r>
      <w:r w:rsidR="00015731" w:rsidRPr="006409FA">
        <w:t>(</w:t>
      </w:r>
      <w:r w:rsidR="00976738" w:rsidRPr="006409FA">
        <w:rPr>
          <w:highlight w:val="yellow"/>
        </w:rPr>
        <w:t xml:space="preserve">Fig. 4B, </w:t>
      </w:r>
      <w:r w:rsidR="00015731" w:rsidRPr="006409FA">
        <w:rPr>
          <w:highlight w:val="yellow"/>
        </w:rPr>
        <w:t>bottom</w:t>
      </w:r>
      <w:r w:rsidR="00DF6E18" w:rsidRPr="006409FA">
        <w:t>)</w:t>
      </w:r>
      <w:r w:rsidR="00976738" w:rsidRPr="006409FA">
        <w:t xml:space="preserve"> abundances</w:t>
      </w:r>
      <w:r w:rsidR="00A159F6" w:rsidRPr="006409FA">
        <w:t xml:space="preserve">. </w:t>
      </w:r>
      <w:r w:rsidR="00877F41" w:rsidRPr="006409FA">
        <w:t>Since the mean</w:t>
      </w:r>
      <w:r w:rsidR="00AB4FC8" w:rsidRPr="006409FA">
        <w:t xml:space="preserve"> </w:t>
      </w:r>
      <w:r w:rsidR="00072E58" w:rsidRPr="006409FA">
        <w:t>oral bacterial loads</w:t>
      </w:r>
      <w:r w:rsidR="003460CD" w:rsidRPr="006409FA">
        <w:t xml:space="preserve"> fluctuated </w:t>
      </w:r>
      <w:r w:rsidR="00AB4FC8" w:rsidRPr="006409FA">
        <w:t xml:space="preserve">around a stable </w:t>
      </w:r>
      <w:r w:rsidR="006E5319" w:rsidRPr="006409FA">
        <w:t>average</w:t>
      </w:r>
      <w:r w:rsidR="00877F41" w:rsidRPr="006409FA">
        <w:t>, the increased</w:t>
      </w:r>
      <w:r w:rsidR="00A159F6" w:rsidRPr="006409FA">
        <w:t xml:space="preserve"> relative abundance</w:t>
      </w:r>
      <w:r w:rsidR="00877F41" w:rsidRPr="006409FA">
        <w:t xml:space="preserve"> of oral ASVs was</w:t>
      </w:r>
      <w:r w:rsidR="005D4BE4" w:rsidRPr="006409FA">
        <w:t xml:space="preserve"> mainly</w:t>
      </w:r>
      <w:r w:rsidR="00877F41" w:rsidRPr="006409FA">
        <w:t xml:space="preserve"> driven by the declined gut bacterial </w:t>
      </w:r>
      <w:r w:rsidR="00682C7F" w:rsidRPr="006409FA">
        <w:t>load</w:t>
      </w:r>
      <w:r w:rsidR="001B6FBB" w:rsidRPr="006409FA">
        <w:t>. Th</w:t>
      </w:r>
      <w:r w:rsidR="000F6B13" w:rsidRPr="006409FA">
        <w:t>is</w:t>
      </w:r>
      <w:r w:rsidR="00736AC5" w:rsidRPr="006409FA">
        <w:t xml:space="preserve"> </w:t>
      </w:r>
      <w:r w:rsidR="00B977A2" w:rsidRPr="006409FA">
        <w:t>suppor</w:t>
      </w:r>
      <w:r w:rsidR="001B6FBB" w:rsidRPr="006409FA">
        <w:t>ts</w:t>
      </w:r>
      <w:r w:rsidR="006A5C3E" w:rsidRPr="006409FA">
        <w:t xml:space="preserve"> the </w:t>
      </w:r>
      <w:r w:rsidR="006A5C3E" w:rsidRPr="006409FA">
        <w:rPr>
          <w:i/>
          <w:iCs/>
        </w:rPr>
        <w:t xml:space="preserve">marker </w:t>
      </w:r>
      <w:r w:rsidR="006A5C3E" w:rsidRPr="006409FA">
        <w:t>hypothe</w:t>
      </w:r>
      <w:r w:rsidR="00567E28" w:rsidRPr="006409FA">
        <w:t>sis</w:t>
      </w:r>
      <w:r w:rsidR="001B6FBB" w:rsidRPr="006409FA">
        <w:t xml:space="preserve"> and generates a negative correlation </w:t>
      </w:r>
      <w:r w:rsidR="00D63560" w:rsidRPr="006409FA">
        <w:t xml:space="preserve">(Pearson’s r = -0.27, P = 2.2e-54) </w:t>
      </w:r>
      <w:r w:rsidR="001B6FBB" w:rsidRPr="006409FA">
        <w:t xml:space="preserve">between </w:t>
      </w:r>
      <w:r w:rsidR="00A159F6" w:rsidRPr="006409FA">
        <w:t>the</w:t>
      </w:r>
      <w:r w:rsidR="006D4228" w:rsidRPr="006409FA">
        <w:t xml:space="preserve"> oral bacterial</w:t>
      </w:r>
      <w:r w:rsidR="00A159F6" w:rsidRPr="006409FA">
        <w:t xml:space="preserve"> proportion</w:t>
      </w:r>
      <w:r w:rsidR="003A1181" w:rsidRPr="006409FA">
        <w:t>s</w:t>
      </w:r>
      <w:r w:rsidR="00A159F6" w:rsidRPr="006409FA">
        <w:t xml:space="preserve"> </w:t>
      </w:r>
      <w:r w:rsidR="001B6FBB" w:rsidRPr="006409FA">
        <w:t xml:space="preserve">and </w:t>
      </w:r>
      <w:r w:rsidR="00A159F6" w:rsidRPr="006409FA">
        <w:t xml:space="preserve">the total bacterial </w:t>
      </w:r>
      <w:r w:rsidR="00B04956" w:rsidRPr="006409FA">
        <w:t>load</w:t>
      </w:r>
      <w:r w:rsidR="003A1181" w:rsidRPr="006409FA">
        <w:t>s</w:t>
      </w:r>
      <w:r w:rsidR="00A159F6" w:rsidRPr="006409FA">
        <w:t xml:space="preserve"> </w:t>
      </w:r>
      <w:r w:rsidR="001B6FBB" w:rsidRPr="006409FA">
        <w:t xml:space="preserve">in feces </w:t>
      </w:r>
      <w:r w:rsidR="00A159F6" w:rsidRPr="006409FA">
        <w:t>(</w:t>
      </w:r>
      <w:r w:rsidR="00A159F6" w:rsidRPr="006409FA">
        <w:rPr>
          <w:bCs/>
          <w:highlight w:val="yellow"/>
        </w:rPr>
        <w:t xml:space="preserve">Fig. </w:t>
      </w:r>
      <w:r w:rsidR="00E801B9" w:rsidRPr="006409FA">
        <w:rPr>
          <w:bCs/>
          <w:highlight w:val="yellow"/>
        </w:rPr>
        <w:t>4</w:t>
      </w:r>
      <w:r w:rsidR="003C6B9F" w:rsidRPr="006409FA">
        <w:rPr>
          <w:bCs/>
          <w:highlight w:val="yellow"/>
        </w:rPr>
        <w:t>C</w:t>
      </w:r>
      <w:r w:rsidR="00A159F6" w:rsidRPr="006409FA">
        <w:t>).</w:t>
      </w:r>
      <w:r w:rsidR="008438BD" w:rsidRPr="006409FA">
        <w:t xml:space="preserve"> T</w:t>
      </w:r>
      <w:r w:rsidR="00617E1B" w:rsidRPr="006409FA">
        <w:t xml:space="preserve">he inverse correlation of oral bacteria is </w:t>
      </w:r>
      <w:r w:rsidR="008438BD" w:rsidRPr="006409FA">
        <w:t xml:space="preserve">in </w:t>
      </w:r>
      <w:r w:rsidR="00617E1B" w:rsidRPr="006409FA">
        <w:t xml:space="preserve">direct </w:t>
      </w:r>
      <w:r w:rsidR="008438BD" w:rsidRPr="006409FA">
        <w:t xml:space="preserve">contrast to </w:t>
      </w:r>
      <w:r w:rsidR="008438BD" w:rsidRPr="006409FA">
        <w:rPr>
          <w:i/>
          <w:iCs/>
        </w:rPr>
        <w:t>Enterococcus</w:t>
      </w:r>
      <w:r w:rsidR="0070343A" w:rsidRPr="006409FA">
        <w:t xml:space="preserve"> </w:t>
      </w:r>
      <w:r w:rsidR="0070343A" w:rsidRPr="006409FA">
        <w:fldChar w:fldCharType="begin"/>
      </w:r>
      <w:r w:rsidR="0070343A" w:rsidRPr="006409F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6409FA">
        <w:fldChar w:fldCharType="separate"/>
      </w:r>
      <w:r w:rsidR="0070343A" w:rsidRPr="006409FA">
        <w:rPr>
          <w:noProof/>
        </w:rPr>
        <w:t>(Stein-Thoeringer et al., 2019)</w:t>
      </w:r>
      <w:r w:rsidR="0070343A" w:rsidRPr="006409FA">
        <w:fldChar w:fldCharType="end"/>
      </w:r>
      <w:r w:rsidR="0070343A" w:rsidRPr="006409FA">
        <w:t xml:space="preserve"> </w:t>
      </w:r>
      <w:r w:rsidR="008438BD" w:rsidRPr="006409FA">
        <w:t xml:space="preserve">and </w:t>
      </w:r>
      <w:r w:rsidR="008438BD" w:rsidRPr="006409FA">
        <w:rPr>
          <w:i/>
          <w:iCs/>
        </w:rPr>
        <w:t>Candida spp.</w:t>
      </w:r>
      <w:r w:rsidR="008438BD" w:rsidRPr="006409FA">
        <w:t xml:space="preserve"> </w: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 </w:instrTex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EN.CITE.DATA </w:instrText>
      </w:r>
      <w:r w:rsidR="008438BD" w:rsidRPr="006409FA">
        <w:fldChar w:fldCharType="end"/>
      </w:r>
      <w:r w:rsidR="008438BD" w:rsidRPr="006409FA">
        <w:fldChar w:fldCharType="separate"/>
      </w:r>
      <w:r w:rsidR="008438BD" w:rsidRPr="006409FA">
        <w:rPr>
          <w:noProof/>
        </w:rPr>
        <w:t>(Rolling et al., 2021; Zhai et al., 2020)</w:t>
      </w:r>
      <w:r w:rsidR="008438BD" w:rsidRPr="006409FA">
        <w:fldChar w:fldCharType="end"/>
      </w:r>
      <w:r w:rsidR="008438BD" w:rsidRPr="006409FA">
        <w:t xml:space="preserve"> whose relative abundance</w:t>
      </w:r>
      <w:r w:rsidR="00C10562" w:rsidRPr="006409FA">
        <w:t>s in the gut</w:t>
      </w:r>
      <w:r w:rsidR="008438BD" w:rsidRPr="006409FA">
        <w:t xml:space="preserve"> i</w:t>
      </w:r>
      <w:r w:rsidR="00617E1B" w:rsidRPr="006409FA">
        <w:t xml:space="preserve">nforms </w:t>
      </w:r>
      <w:r w:rsidR="008438BD" w:rsidRPr="006409FA">
        <w:t>their absolute quantities.</w:t>
      </w:r>
    </w:p>
    <w:p w14:paraId="7A1BFB74" w14:textId="33A53BB3" w:rsidR="0095166F" w:rsidRPr="006409FA" w:rsidDel="00DB4249" w:rsidRDefault="007D724A" w:rsidP="00DB4249">
      <w:pPr>
        <w:ind w:firstLine="720"/>
        <w:rPr>
          <w:del w:id="528" w:author="Liao, Chen/Sloan Kettering Institute" w:date="2022-09-04T08:18:00Z"/>
        </w:rPr>
      </w:pPr>
      <w:r w:rsidRPr="006409FA">
        <w:t>W</w:t>
      </w:r>
      <w:r w:rsidR="000415F9" w:rsidRPr="006409FA">
        <w:t xml:space="preserve">e </w:t>
      </w:r>
      <w:r w:rsidRPr="006409FA">
        <w:t xml:space="preserve">next </w:t>
      </w:r>
      <w:r w:rsidR="002332A9" w:rsidRPr="006409FA">
        <w:t xml:space="preserve">conducted a </w:t>
      </w:r>
      <w:r w:rsidR="005C6B34" w:rsidRPr="006409FA">
        <w:t xml:space="preserve">time-varying </w:t>
      </w:r>
      <w:r w:rsidR="002332A9" w:rsidRPr="006409FA">
        <w:t>survival analysis</w:t>
      </w:r>
      <w:r w:rsidR="00AD6BFA" w:rsidRPr="006409FA">
        <w:t xml:space="preserve"> </w:t>
      </w:r>
      <w:r w:rsidR="002332A9" w:rsidRPr="006409FA">
        <w:t xml:space="preserve">to </w:t>
      </w:r>
      <w:r w:rsidR="009A15D8" w:rsidRPr="006409FA">
        <w:t>quantify the effects of the different</w:t>
      </w:r>
      <w:r w:rsidR="002332A9" w:rsidRPr="006409FA">
        <w:t xml:space="preserve"> antibiotic</w:t>
      </w:r>
      <w:r w:rsidR="009A15D8" w:rsidRPr="006409FA">
        <w:t>s</w:t>
      </w:r>
      <w:r w:rsidR="002332A9" w:rsidRPr="006409FA">
        <w:t xml:space="preserve"> </w:t>
      </w:r>
      <w:r w:rsidR="009A15D8" w:rsidRPr="006409FA">
        <w:t xml:space="preserve">associated with enriched </w:t>
      </w:r>
      <w:r w:rsidR="00436FB3" w:rsidRPr="006409FA">
        <w:t>oral</w:t>
      </w:r>
      <w:r w:rsidR="0066716A" w:rsidRPr="006409FA">
        <w:t xml:space="preserve"> ASV</w:t>
      </w:r>
      <w:r w:rsidR="009A15D8" w:rsidRPr="006409FA">
        <w:t>s</w:t>
      </w:r>
      <w:r w:rsidR="0066716A" w:rsidRPr="006409FA">
        <w:t xml:space="preserve"> </w:t>
      </w:r>
      <w:ins w:id="529" w:author="Liao, Chen/Sloan Kettering Institute" w:date="2022-09-05T20:17:00Z">
        <w:r w:rsidR="00295C0B">
          <w:t xml:space="preserve">in </w:t>
        </w:r>
      </w:ins>
      <w:r w:rsidR="009A15D8" w:rsidRPr="006409FA">
        <w:t>feces</w:t>
      </w:r>
      <w:r w:rsidR="002332A9" w:rsidRPr="006409FA">
        <w:t>.</w:t>
      </w:r>
      <w:r w:rsidR="005C6B34" w:rsidRPr="006409FA">
        <w:t xml:space="preserve"> </w:t>
      </w:r>
      <w:r w:rsidR="00D952C8" w:rsidRPr="006409FA">
        <w:t>P</w:t>
      </w:r>
      <w:r w:rsidR="005C6B34" w:rsidRPr="006409FA">
        <w:t>iperacillin/tazobactam (</w:t>
      </w:r>
      <w:r w:rsidR="00360B6A" w:rsidRPr="006409FA">
        <w:t xml:space="preserve">TZP, </w:t>
      </w:r>
      <w:r w:rsidR="005C6B34" w:rsidRPr="006409FA">
        <w:t>P=5.7e-7)</w:t>
      </w:r>
      <w:r w:rsidR="00A65B03" w:rsidRPr="006409FA">
        <w:t>—a combination of beta-lactam and beta-lactamase inhibitor—</w:t>
      </w:r>
      <w:r w:rsidR="005F43E7" w:rsidRPr="006409FA">
        <w:t>strongly</w:t>
      </w:r>
      <w:r w:rsidR="005C6B34" w:rsidRPr="006409FA">
        <w:t xml:space="preserve"> increase</w:t>
      </w:r>
      <w:r w:rsidR="00AA22B3" w:rsidRPr="006409FA">
        <w:t>d</w:t>
      </w:r>
      <w:r w:rsidR="005C6B34" w:rsidRPr="006409FA">
        <w:t xml:space="preserve"> the risk of </w:t>
      </w:r>
      <w:ins w:id="530" w:author="Liao, Chen/Sloan Kettering Institute" w:date="2022-09-05T20:18:00Z">
        <w:r w:rsidR="00D724A3">
          <w:t xml:space="preserve">intestinal </w:t>
        </w:r>
      </w:ins>
      <w:r w:rsidR="007A1424" w:rsidRPr="006409FA">
        <w:t>domination by oral-derived bacteria</w:t>
      </w:r>
      <w:r w:rsidR="008A4E08" w:rsidRPr="006409FA">
        <w:t xml:space="preserve"> (</w:t>
      </w:r>
      <w:r w:rsidR="008A4E08" w:rsidRPr="006409FA">
        <w:rPr>
          <w:highlight w:val="yellow"/>
        </w:rPr>
        <w:t>Fig. 4D</w:t>
      </w:r>
      <w:r w:rsidR="008A4E08" w:rsidRPr="006409FA">
        <w:t>)</w:t>
      </w:r>
      <w:r w:rsidR="005C6B34" w:rsidRPr="006409FA">
        <w:t>.</w:t>
      </w:r>
      <w:r w:rsidR="006B2184" w:rsidRPr="006409FA">
        <w:t xml:space="preserve"> </w:t>
      </w:r>
      <w:r w:rsidR="00AC53D9" w:rsidRPr="006409FA">
        <w:t xml:space="preserve">We confirmed this association in </w:t>
      </w:r>
      <w:r w:rsidR="00563743" w:rsidRPr="006409FA">
        <w:t>a</w:t>
      </w:r>
      <w:r w:rsidR="00B242C1" w:rsidRPr="006409FA">
        <w:t xml:space="preserve">n </w:t>
      </w:r>
      <w:r w:rsidR="00645537" w:rsidRPr="006409FA">
        <w:t xml:space="preserve">independent cohort of pediatric </w:t>
      </w:r>
      <w:proofErr w:type="spellStart"/>
      <w:r w:rsidR="00B242C1" w:rsidRPr="006409FA">
        <w:t>allo</w:t>
      </w:r>
      <w:proofErr w:type="spellEnd"/>
      <w:r w:rsidR="00B242C1" w:rsidRPr="006409FA">
        <w:t xml:space="preserve">-HCT recipients </w:t>
      </w:r>
      <w:r w:rsidR="00645537" w:rsidRPr="006409FA">
        <w:fldChar w:fldCharType="begin"/>
      </w:r>
      <w:r w:rsidR="00645537" w:rsidRPr="006409FA">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6409FA">
        <w:fldChar w:fldCharType="separate"/>
      </w:r>
      <w:r w:rsidR="00645537" w:rsidRPr="006409FA">
        <w:rPr>
          <w:noProof/>
        </w:rPr>
        <w:t>(Bekker et al., 2019)</w:t>
      </w:r>
      <w:r w:rsidR="00645537" w:rsidRPr="006409FA">
        <w:fldChar w:fldCharType="end"/>
      </w:r>
      <w:r w:rsidR="00645537" w:rsidRPr="006409FA">
        <w:t>,</w:t>
      </w:r>
      <w:r w:rsidR="005F43E7" w:rsidRPr="006409FA">
        <w:t xml:space="preserve"> by observing that</w:t>
      </w:r>
      <w:r w:rsidR="00645537" w:rsidRPr="006409FA">
        <w:t xml:space="preserve"> children who have received oral </w:t>
      </w:r>
      <w:r w:rsidR="00B242C1" w:rsidRPr="006409FA">
        <w:t>TZP</w:t>
      </w:r>
      <w:r w:rsidR="00645537" w:rsidRPr="006409FA">
        <w:t xml:space="preserve"> ha</w:t>
      </w:r>
      <w:r w:rsidR="00B242C1" w:rsidRPr="006409FA">
        <w:t>d</w:t>
      </w:r>
      <w:r w:rsidR="00645537" w:rsidRPr="006409FA">
        <w:t xml:space="preserve"> </w:t>
      </w:r>
      <w:r w:rsidR="008D43C2" w:rsidRPr="006409FA">
        <w:t xml:space="preserve">much </w:t>
      </w:r>
      <w:r w:rsidR="00645537" w:rsidRPr="006409FA">
        <w:t xml:space="preserve">higher relative abundance of oral bacteria in feces than those who have received </w:t>
      </w:r>
      <w:r w:rsidR="00B242C1" w:rsidRPr="006409FA">
        <w:t>oral</w:t>
      </w:r>
      <w:r w:rsidR="00645537" w:rsidRPr="006409FA">
        <w:t xml:space="preserve"> polymyxin/neomycin (</w:t>
      </w:r>
      <w:r w:rsidR="00645537" w:rsidRPr="006409FA">
        <w:rPr>
          <w:highlight w:val="yellow"/>
        </w:rPr>
        <w:t>Fig. S7</w:t>
      </w:r>
      <w:r w:rsidR="00645537" w:rsidRPr="006409FA">
        <w:t>).</w:t>
      </w:r>
      <w:r w:rsidR="00B242C1" w:rsidRPr="006409FA">
        <w:t xml:space="preserve"> </w:t>
      </w:r>
      <w:r w:rsidR="0033141C" w:rsidRPr="006409FA">
        <w:t xml:space="preserve">According to the </w:t>
      </w:r>
      <w:r w:rsidR="0033141C" w:rsidRPr="006409FA">
        <w:rPr>
          <w:i/>
          <w:iCs/>
        </w:rPr>
        <w:t xml:space="preserve">marker </w:t>
      </w:r>
      <w:r w:rsidR="0033141C" w:rsidRPr="006409FA">
        <w:t xml:space="preserve">hypothesis, </w:t>
      </w:r>
      <w:r w:rsidR="00B242C1" w:rsidRPr="006409FA">
        <w:t xml:space="preserve">the </w:t>
      </w:r>
      <w:r w:rsidR="005F43E7" w:rsidRPr="006409FA">
        <w:t>positive association</w:t>
      </w:r>
      <w:r w:rsidR="0033141C" w:rsidRPr="006409FA">
        <w:t xml:space="preserve"> </w:t>
      </w:r>
      <w:r w:rsidR="00D3018C" w:rsidRPr="006409FA">
        <w:t xml:space="preserve">of TZP </w:t>
      </w:r>
      <w:r w:rsidR="00B242C1" w:rsidRPr="006409FA">
        <w:t xml:space="preserve">reflects the strong anaerobe-killing capacity of this drug </w:t>
      </w:r>
      <w:r w:rsidR="00B242C1" w:rsidRPr="006409FA">
        <w:fldChar w:fldCharType="begin"/>
      </w:r>
      <w:r w:rsidR="00B242C1" w:rsidRPr="006409FA">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rsidRPr="006409FA">
        <w:fldChar w:fldCharType="separate"/>
      </w:r>
      <w:r w:rsidR="00B242C1" w:rsidRPr="006409FA">
        <w:rPr>
          <w:noProof/>
        </w:rPr>
        <w:t>(Morjaria et al., 2019)</w:t>
      </w:r>
      <w:r w:rsidR="00B242C1" w:rsidRPr="006409FA">
        <w:fldChar w:fldCharType="end"/>
      </w:r>
      <w:r w:rsidR="00B242C1" w:rsidRPr="006409FA">
        <w:t>.</w:t>
      </w:r>
      <w:r w:rsidR="00563743" w:rsidRPr="006409FA">
        <w:t xml:space="preserve"> Other than TZP, orally (P=0.049) but not intravenous</w:t>
      </w:r>
      <w:r w:rsidR="00D3018C" w:rsidRPr="006409FA">
        <w:t xml:space="preserve">ly (P=0.58) administered </w:t>
      </w:r>
      <w:r w:rsidR="00563743" w:rsidRPr="006409FA">
        <w:t xml:space="preserve">vancomycin is associated with </w:t>
      </w:r>
      <w:r w:rsidR="00C671C0" w:rsidRPr="006409FA">
        <w:t>intestinal domination of oral bacteria</w:t>
      </w:r>
      <w:r w:rsidR="00563743" w:rsidRPr="006409FA">
        <w:t xml:space="preserve">, likely because </w:t>
      </w:r>
      <w:r w:rsidR="0085315D" w:rsidRPr="006409FA">
        <w:t xml:space="preserve">the latter </w:t>
      </w:r>
      <w:r w:rsidR="00563743" w:rsidRPr="006409FA">
        <w:t>fails to reach the</w:t>
      </w:r>
      <w:r w:rsidR="00D3018C" w:rsidRPr="006409FA">
        <w:t xml:space="preserve"> gut</w:t>
      </w:r>
      <w:r w:rsidR="00563743" w:rsidRPr="006409FA">
        <w:t>.</w:t>
      </w:r>
      <w:r w:rsidR="00772754" w:rsidRPr="006409FA">
        <w:t xml:space="preserve"> </w:t>
      </w:r>
      <w:del w:id="531" w:author="Liao, Chen/Sloan Kettering Institute" w:date="2022-09-04T08:18:00Z">
        <w:r w:rsidR="005D4BE4" w:rsidRPr="006409FA" w:rsidDel="00DB4249">
          <w:delText>Interestingly, q</w:delText>
        </w:r>
        <w:r w:rsidR="00563743" w:rsidRPr="006409FA" w:rsidDel="00DB4249">
          <w:delText xml:space="preserve">uinolones (P=6.1e-4) reduced the risk </w:delText>
        </w:r>
        <w:r w:rsidR="00F01B2A" w:rsidRPr="006409FA" w:rsidDel="00DB4249">
          <w:delText>and thus preserved the total bacterial loads.</w:delText>
        </w:r>
      </w:del>
    </w:p>
    <w:p w14:paraId="4138357B" w14:textId="5D1691FE" w:rsidR="001E6B77" w:rsidRPr="006409FA" w:rsidDel="007510F4" w:rsidRDefault="005B7242" w:rsidP="00DB4249">
      <w:pPr>
        <w:ind w:firstLine="720"/>
        <w:rPr>
          <w:del w:id="532" w:author="Liao, Chen/Sloan Kettering Institute" w:date="2022-09-04T08:41:00Z"/>
        </w:rPr>
      </w:pPr>
      <w:del w:id="533" w:author="Liao, Chen/Sloan Kettering Institute" w:date="2022-09-04T08:18:00Z">
        <w:r w:rsidRPr="006409FA" w:rsidDel="00DB4249">
          <w:delText>(##talk about quinolones</w:delText>
        </w:r>
        <w:r w:rsidR="00691EA1" w:rsidRPr="006409FA" w:rsidDel="00DB4249">
          <w:delText>; I’ve added some text based on Tobias and Thierry’s e-mails. This may need more work.</w:delText>
        </w:r>
        <w:r w:rsidRPr="006409FA" w:rsidDel="00DB4249">
          <w:delText xml:space="preserve">##). </w:delText>
        </w:r>
      </w:del>
      <w:r w:rsidR="0061713C" w:rsidRPr="006409FA">
        <w:t>We also saw a negative association between</w:t>
      </w:r>
      <w:r w:rsidR="001E6B77" w:rsidRPr="006409FA">
        <w:t xml:space="preserve"> </w:t>
      </w:r>
      <w:r w:rsidR="0061713C" w:rsidRPr="006409FA">
        <w:t>quinolones</w:t>
      </w:r>
      <w:r w:rsidR="001E6B77" w:rsidRPr="006409FA">
        <w:t xml:space="preserve"> </w:t>
      </w:r>
      <w:r w:rsidR="0061713C" w:rsidRPr="006409FA">
        <w:t xml:space="preserve">and </w:t>
      </w:r>
      <w:r w:rsidR="001E6B77" w:rsidRPr="006409FA">
        <w:t>the fraction of</w:t>
      </w:r>
      <w:r w:rsidR="0061713C" w:rsidRPr="006409FA">
        <w:t xml:space="preserve"> oral bacteria </w:t>
      </w:r>
      <w:r w:rsidR="001E6B77" w:rsidRPr="006409FA">
        <w:t>in feces</w:t>
      </w:r>
      <w:r w:rsidR="0061713C" w:rsidRPr="006409FA">
        <w:t xml:space="preserve"> (</w:t>
      </w:r>
      <w:ins w:id="534" w:author="Liao, Chen/Sloan Kettering Institute" w:date="2022-09-04T08:17:00Z">
        <w:r w:rsidR="00DB4249">
          <w:t>P=6.</w:t>
        </w:r>
      </w:ins>
      <w:ins w:id="535" w:author="Liao, Chen/Sloan Kettering Institute" w:date="2022-09-04T08:18:00Z">
        <w:r w:rsidR="00DB4249">
          <w:t xml:space="preserve">1e-4, </w:t>
        </w:r>
      </w:ins>
      <w:r w:rsidR="0061713C" w:rsidRPr="006409FA">
        <w:rPr>
          <w:highlight w:val="yellow"/>
        </w:rPr>
        <w:t>Fig. 4D</w:t>
      </w:r>
      <w:r w:rsidR="0061713C" w:rsidRPr="006409FA">
        <w:t>).</w:t>
      </w:r>
      <w:r w:rsidR="0091364D" w:rsidRPr="006409FA">
        <w:t xml:space="preserve"> Quinolones are widely used as prophylaxis </w:t>
      </w:r>
      <w:ins w:id="536" w:author="Liao, Chen/Sloan Kettering Institute" w:date="2022-09-04T08:25:00Z">
        <w:r w:rsidR="00DB4249">
          <w:t>to reduce the</w:t>
        </w:r>
      </w:ins>
      <w:ins w:id="537" w:author="Liao, Chen/Sloan Kettering Institute" w:date="2022-09-04T08:26:00Z">
        <w:r w:rsidR="00DB4249">
          <w:t xml:space="preserve"> incidences</w:t>
        </w:r>
      </w:ins>
      <w:ins w:id="538" w:author="Liao, Chen/Sloan Kettering Institute" w:date="2022-09-04T08:25:00Z">
        <w:r w:rsidR="00DB4249">
          <w:t xml:space="preserve"> of gram</w:t>
        </w:r>
      </w:ins>
      <w:ins w:id="539" w:author="Liao, Chen/Sloan Kettering Institute" w:date="2022-09-04T08:26:00Z">
        <w:r w:rsidR="00DB4249">
          <w:t>-negative bacterial infections</w:t>
        </w:r>
      </w:ins>
      <w:ins w:id="540" w:author="Liao, Chen/Sloan Kettering Institute" w:date="2022-09-04T08:28:00Z">
        <w:r w:rsidR="00DB4249">
          <w:t xml:space="preserve"> (e.g., </w:t>
        </w:r>
        <w:r w:rsidR="00DB4249" w:rsidRPr="00DB4249">
          <w:rPr>
            <w:i/>
            <w:iCs/>
          </w:rPr>
          <w:t>Pseudomonas</w:t>
        </w:r>
        <w:r w:rsidR="00DB4249">
          <w:t xml:space="preserve"> </w:t>
        </w:r>
      </w:ins>
      <w:ins w:id="541" w:author="Liao, Chen/Sloan Kettering Institute" w:date="2022-09-04T08:29:00Z">
        <w:r w:rsidR="00DB4249">
          <w:t xml:space="preserve">and </w:t>
        </w:r>
        <w:r w:rsidR="00DB4249" w:rsidRPr="00DB4249">
          <w:rPr>
            <w:i/>
            <w:iCs/>
          </w:rPr>
          <w:t>Enterobacteriaceae</w:t>
        </w:r>
        <w:r w:rsidR="00DB4249">
          <w:t>)</w:t>
        </w:r>
      </w:ins>
      <w:ins w:id="542" w:author="Liao, Chen/Sloan Kettering Institute" w:date="2022-09-04T08:26:00Z">
        <w:r w:rsidR="00DB4249">
          <w:t xml:space="preserve"> in patients with neutropenia</w:t>
        </w:r>
      </w:ins>
      <w:ins w:id="543" w:author="Liao, Chen/Sloan Kettering Institute" w:date="2022-09-04T08:28:00Z">
        <w:r w:rsidR="00DB4249">
          <w:t xml:space="preserve"> </w:t>
        </w:r>
      </w:ins>
      <w:r w:rsidR="00DB4249">
        <w:fldChar w:fldCharType="begin"/>
      </w:r>
      <w:r w:rsidR="00DB4249">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DB4249">
        <w:fldChar w:fldCharType="separate"/>
      </w:r>
      <w:r w:rsidR="00DB4249">
        <w:rPr>
          <w:noProof/>
        </w:rPr>
        <w:t>(Cometta et al., 1994)</w:t>
      </w:r>
      <w:r w:rsidR="00DB4249">
        <w:fldChar w:fldCharType="end"/>
      </w:r>
      <w:ins w:id="544" w:author="Liao, Chen/Sloan Kettering Institute" w:date="2022-09-04T08:26:00Z">
        <w:r w:rsidR="00DB4249">
          <w:t>.</w:t>
        </w:r>
      </w:ins>
      <w:ins w:id="545" w:author="Liao, Chen/Sloan Kettering Institute" w:date="2022-09-04T08:28:00Z">
        <w:r w:rsidR="00DB4249">
          <w:t xml:space="preserve"> </w:t>
        </w:r>
      </w:ins>
      <w:del w:id="546" w:author="Liao, Chen/Sloan Kettering Institute" w:date="2022-09-04T08:29:00Z">
        <w:r w:rsidR="0091364D" w:rsidRPr="006409FA" w:rsidDel="00DB4249">
          <w:delText xml:space="preserve">for patients with neutropenia, active against </w:delText>
        </w:r>
        <w:r w:rsidR="0091364D" w:rsidRPr="006409FA" w:rsidDel="00DB4249">
          <w:rPr>
            <w:i/>
            <w:iCs/>
          </w:rPr>
          <w:delText>Pseudomonas</w:delText>
        </w:r>
        <w:r w:rsidR="0091364D" w:rsidRPr="006409FA" w:rsidDel="00DB4249">
          <w:delText xml:space="preserve"> and many pathogenic Enterobactericeae</w:delText>
        </w:r>
        <w:r w:rsidR="007D0277" w:rsidRPr="006409FA" w:rsidDel="00DB4249">
          <w:delText xml:space="preserve">. </w:delText>
        </w:r>
      </w:del>
      <w:r w:rsidR="001E6B77" w:rsidRPr="006409FA">
        <w:t xml:space="preserve">One explanation for the negative association </w:t>
      </w:r>
      <w:ins w:id="547" w:author="Liao, Chen/Sloan Kettering Institute" w:date="2022-09-04T08:29:00Z">
        <w:r w:rsidR="004C7773">
          <w:t xml:space="preserve">is that </w:t>
        </w:r>
      </w:ins>
      <w:ins w:id="548" w:author="Liao, Chen/Sloan Kettering Institute" w:date="2022-09-04T08:35:00Z">
        <w:r w:rsidR="004C7773">
          <w:t xml:space="preserve">most </w:t>
        </w:r>
      </w:ins>
      <w:ins w:id="549" w:author="Liao, Chen/Sloan Kettering Institute" w:date="2022-09-04T08:33:00Z">
        <w:r w:rsidR="004C7773">
          <w:t>quinolones</w:t>
        </w:r>
      </w:ins>
      <w:ins w:id="550" w:author="Liao, Chen/Sloan Kettering Institute" w:date="2022-09-04T08:39:00Z">
        <w:r w:rsidR="000C0168">
          <w:t>, especially early</w:t>
        </w:r>
      </w:ins>
      <w:ins w:id="551" w:author="Liao, Chen/Sloan Kettering Institute" w:date="2022-09-04T08:40:00Z">
        <w:r w:rsidR="000C0168">
          <w:t xml:space="preserve"> generations </w:t>
        </w:r>
      </w:ins>
      <w:r w:rsidR="000C0168">
        <w:fldChar w:fldCharType="begin"/>
      </w:r>
      <w:r w:rsidR="000C0168">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0C0168">
        <w:fldChar w:fldCharType="separate"/>
      </w:r>
      <w:r w:rsidR="000C0168">
        <w:rPr>
          <w:noProof/>
        </w:rPr>
        <w:t>(Appelbaum, 1999)</w:t>
      </w:r>
      <w:r w:rsidR="000C0168">
        <w:fldChar w:fldCharType="end"/>
      </w:r>
      <w:ins w:id="552" w:author="Liao, Chen/Sloan Kettering Institute" w:date="2022-09-04T08:40:00Z">
        <w:r w:rsidR="000C0168">
          <w:t xml:space="preserve">, </w:t>
        </w:r>
      </w:ins>
      <w:ins w:id="553" w:author="Liao, Chen/Sloan Kettering Institute" w:date="2022-09-04T08:35:00Z">
        <w:r w:rsidR="004C7773">
          <w:t xml:space="preserve">are more effective </w:t>
        </w:r>
        <w:r w:rsidR="005526E5">
          <w:t>against</w:t>
        </w:r>
      </w:ins>
      <w:ins w:id="554" w:author="Liao, Chen/Sloan Kettering Institute" w:date="2022-09-04T08:33:00Z">
        <w:r w:rsidR="004C7773">
          <w:t xml:space="preserve"> aerobic a</w:t>
        </w:r>
      </w:ins>
      <w:ins w:id="555" w:author="Liao, Chen/Sloan Kettering Institute" w:date="2022-09-04T08:34:00Z">
        <w:r w:rsidR="004C7773">
          <w:t xml:space="preserve">nd facultative anaerobic bacteria (e.g., oral flora) </w:t>
        </w:r>
      </w:ins>
      <w:ins w:id="556" w:author="Liao, Chen/Sloan Kettering Institute" w:date="2022-09-04T08:35:00Z">
        <w:r w:rsidR="004C7773">
          <w:t>than anaerobes.</w:t>
        </w:r>
      </w:ins>
      <w:del w:id="557" w:author="Liao, Chen/Sloan Kettering Institute" w:date="2022-09-04T08:35:00Z">
        <w:r w:rsidR="001E6B77" w:rsidRPr="006409FA" w:rsidDel="004C7773">
          <w:delText>could be a direct impact on oral communities by quinolones.</w:delText>
        </w:r>
      </w:del>
    </w:p>
    <w:p w14:paraId="1EE736EB" w14:textId="246878AA" w:rsidR="0091364D" w:rsidRPr="006409FA" w:rsidDel="007510F4" w:rsidRDefault="0091364D" w:rsidP="007510F4">
      <w:pPr>
        <w:rPr>
          <w:del w:id="558" w:author="Liao, Chen/Sloan Kettering Institute" w:date="2022-09-04T08:41:00Z"/>
        </w:rPr>
      </w:pPr>
      <w:del w:id="559" w:author="Liao, Chen/Sloan Kettering Institute" w:date="2022-09-04T08:41:00Z">
        <w:r w:rsidRPr="006409FA" w:rsidDel="007510F4">
          <w:delText xml:space="preserve"> </w:delText>
        </w:r>
      </w:del>
    </w:p>
    <w:p w14:paraId="69912ACA" w14:textId="2732A852" w:rsidR="0061713C" w:rsidRPr="006409FA" w:rsidRDefault="0061713C" w:rsidP="007510F4">
      <w:pPr>
        <w:ind w:firstLine="720"/>
      </w:pPr>
    </w:p>
    <w:p w14:paraId="141EF613" w14:textId="77777777" w:rsidR="0061713C" w:rsidRPr="006409FA" w:rsidRDefault="0061713C" w:rsidP="00CF5E1E">
      <w:pPr>
        <w:ind w:firstLine="720"/>
      </w:pPr>
    </w:p>
    <w:p w14:paraId="0AEF3BDA" w14:textId="28C99869" w:rsidR="00DB54CD" w:rsidRPr="006409FA" w:rsidRDefault="00326771" w:rsidP="000A48DA">
      <w:ins w:id="560" w:author="Liao, Chen/Sloan Kettering Institute" w:date="2022-09-05T20:58:00Z">
        <w:r>
          <w:rPr>
            <w:noProof/>
          </w:rPr>
          <w:drawing>
            <wp:inline distT="0" distB="0" distL="0" distR="0" wp14:anchorId="58E8C4D7" wp14:editId="16211A4A">
              <wp:extent cx="5943600" cy="3096260"/>
              <wp:effectExtent l="0" t="0" r="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943600" cy="3096260"/>
                      </a:xfrm>
                      <a:prstGeom prst="rect">
                        <a:avLst/>
                      </a:prstGeom>
                    </pic:spPr>
                  </pic:pic>
                </a:graphicData>
              </a:graphic>
            </wp:inline>
          </w:drawing>
        </w:r>
      </w:ins>
    </w:p>
    <w:p w14:paraId="4E2E6B91" w14:textId="17936EAE" w:rsidR="00DB54CD" w:rsidRDefault="00DB54CD" w:rsidP="000A48DA">
      <w:pPr>
        <w:rPr>
          <w:ins w:id="561" w:author="Liao, Chen/Sloan Kettering Institute" w:date="2022-09-04T01:03:00Z"/>
        </w:rPr>
      </w:pPr>
      <w:r w:rsidRPr="006409FA">
        <w:rPr>
          <w:b/>
        </w:rPr>
        <w:t xml:space="preserve">Figure </w:t>
      </w:r>
      <w:r w:rsidR="00745122" w:rsidRPr="006409FA">
        <w:rPr>
          <w:b/>
        </w:rPr>
        <w:t>4</w:t>
      </w:r>
      <w:r w:rsidRPr="006409FA">
        <w:rPr>
          <w:b/>
        </w:rPr>
        <w:t xml:space="preserve">. </w:t>
      </w:r>
      <w:del w:id="562" w:author="Liao, Chen/Sloan Kettering Institute" w:date="2022-09-05T20:21:00Z">
        <w:r w:rsidR="00600245" w:rsidRPr="006409FA" w:rsidDel="00752C76">
          <w:rPr>
            <w:rFonts w:hint="eastAsia"/>
            <w:b/>
          </w:rPr>
          <w:delText>O</w:delText>
        </w:r>
        <w:r w:rsidRPr="006409FA" w:rsidDel="00752C76">
          <w:rPr>
            <w:rFonts w:hint="eastAsia"/>
            <w:b/>
          </w:rPr>
          <w:delText xml:space="preserve">ral bacteria in </w:delText>
        </w:r>
        <w:r w:rsidR="0058574F" w:rsidRPr="006409FA" w:rsidDel="00752C76">
          <w:rPr>
            <w:rFonts w:hint="eastAsia"/>
            <w:b/>
          </w:rPr>
          <w:delText xml:space="preserve">the </w:delText>
        </w:r>
        <w:r w:rsidRPr="006409FA" w:rsidDel="00752C76">
          <w:rPr>
            <w:rFonts w:hint="eastAsia"/>
            <w:b/>
          </w:rPr>
          <w:delText>feces of a</w:delText>
        </w:r>
      </w:del>
      <w:proofErr w:type="spellStart"/>
      <w:ins w:id="563" w:author="Liao, Chen/Sloan Kettering Institute" w:date="2022-09-05T20:21:00Z">
        <w:r w:rsidR="00752C76">
          <w:rPr>
            <w:b/>
          </w:rPr>
          <w:t>A</w:t>
        </w:r>
      </w:ins>
      <w:r w:rsidRPr="006409FA">
        <w:rPr>
          <w:b/>
        </w:rPr>
        <w:t>llo</w:t>
      </w:r>
      <w:proofErr w:type="spellEnd"/>
      <w:r w:rsidRPr="006409FA">
        <w:rPr>
          <w:b/>
        </w:rPr>
        <w:t>-</w:t>
      </w:r>
      <w:r w:rsidR="0058574F" w:rsidRPr="006409FA">
        <w:rPr>
          <w:b/>
        </w:rPr>
        <w:t xml:space="preserve">HCT </w:t>
      </w:r>
      <w:ins w:id="564" w:author="Liao, Chen/Sloan Kettering Institute" w:date="2022-09-05T20:21:00Z">
        <w:r w:rsidR="00752C76" w:rsidRPr="006409FA">
          <w:rPr>
            <w:b/>
          </w:rPr>
          <w:t>cause collateral damage to gut microbio</w:t>
        </w:r>
      </w:ins>
      <w:ins w:id="565" w:author="Liao, Chen/Sloan Kettering Institute" w:date="2022-09-05T20:22:00Z">
        <w:r w:rsidR="003A6E1D">
          <w:rPr>
            <w:b/>
          </w:rPr>
          <w:t>me</w:t>
        </w:r>
        <w:r w:rsidR="00752C76">
          <w:rPr>
            <w:b/>
          </w:rPr>
          <w:t xml:space="preserve"> </w:t>
        </w:r>
      </w:ins>
      <w:ins w:id="566" w:author="Liao, Chen/Sloan Kettering Institute" w:date="2022-09-05T20:21:00Z">
        <w:r w:rsidR="00752C76">
          <w:rPr>
            <w:b/>
          </w:rPr>
          <w:t xml:space="preserve">and </w:t>
        </w:r>
      </w:ins>
      <w:del w:id="567" w:author="Liao, Chen/Sloan Kettering Institute" w:date="2022-09-05T20:21:00Z">
        <w:r w:rsidR="0058574F" w:rsidRPr="006409FA" w:rsidDel="00752C76">
          <w:rPr>
            <w:b/>
          </w:rPr>
          <w:delText>recipients</w:delText>
        </w:r>
        <w:r w:rsidR="00600245" w:rsidRPr="006409FA" w:rsidDel="00752C76">
          <w:rPr>
            <w:b/>
          </w:rPr>
          <w:delText xml:space="preserve"> </w:delText>
        </w:r>
      </w:del>
      <w:r w:rsidR="00600245" w:rsidRPr="006409FA">
        <w:rPr>
          <w:b/>
        </w:rPr>
        <w:t xml:space="preserve">increase </w:t>
      </w:r>
      <w:del w:id="568" w:author="Liao, Chen/Sloan Kettering Institute" w:date="2022-09-05T20:21:00Z">
        <w:r w:rsidR="00600245" w:rsidRPr="006409FA" w:rsidDel="00752C76">
          <w:rPr>
            <w:b/>
          </w:rPr>
          <w:delText xml:space="preserve">in </w:delText>
        </w:r>
      </w:del>
      <w:r w:rsidR="00600245" w:rsidRPr="006409FA">
        <w:rPr>
          <w:b/>
        </w:rPr>
        <w:t>relative</w:t>
      </w:r>
      <w:r w:rsidR="00820996" w:rsidRPr="006409FA">
        <w:rPr>
          <w:b/>
        </w:rPr>
        <w:t>, but not absolute,</w:t>
      </w:r>
      <w:r w:rsidR="00600245" w:rsidRPr="006409FA">
        <w:rPr>
          <w:b/>
        </w:rPr>
        <w:t xml:space="preserve"> </w:t>
      </w:r>
      <w:del w:id="569" w:author="Liao, Chen/Sloan Kettering Institute" w:date="2022-09-05T20:21:00Z">
        <w:r w:rsidR="00600245" w:rsidRPr="006409FA" w:rsidDel="00752C76">
          <w:rPr>
            <w:b/>
          </w:rPr>
          <w:delText xml:space="preserve">numbers </w:delText>
        </w:r>
      </w:del>
      <w:ins w:id="570" w:author="Liao, Chen/Sloan Kettering Institute" w:date="2022-09-05T20:21:00Z">
        <w:r w:rsidR="00752C76">
          <w:rPr>
            <w:b/>
          </w:rPr>
          <w:t>abundances of oral bacteria in</w:t>
        </w:r>
      </w:ins>
      <w:ins w:id="571" w:author="Liao, Chen/Sloan Kettering Institute" w:date="2022-09-05T20:22:00Z">
        <w:r w:rsidR="00752C76">
          <w:rPr>
            <w:b/>
          </w:rPr>
          <w:t xml:space="preserve"> feces</w:t>
        </w:r>
      </w:ins>
      <w:del w:id="572" w:author="Liao, Chen/Sloan Kettering Institute" w:date="2022-09-05T20:22:00Z">
        <w:r w:rsidR="00150725" w:rsidRPr="006409FA" w:rsidDel="00752C76">
          <w:rPr>
            <w:b/>
          </w:rPr>
          <w:delText>with</w:delText>
        </w:r>
        <w:r w:rsidR="00600245" w:rsidRPr="006409FA" w:rsidDel="00752C76">
          <w:rPr>
            <w:b/>
          </w:rPr>
          <w:delText xml:space="preserve"> procedures </w:delText>
        </w:r>
        <w:r w:rsidR="00C00EA4" w:rsidRPr="006409FA" w:rsidDel="00752C76">
          <w:rPr>
            <w:b/>
          </w:rPr>
          <w:delText>that</w:delText>
        </w:r>
      </w:del>
      <w:del w:id="573" w:author="Liao, Chen/Sloan Kettering Institute" w:date="2022-09-05T20:21:00Z">
        <w:r w:rsidR="00C00EA4" w:rsidRPr="006409FA" w:rsidDel="00752C76">
          <w:rPr>
            <w:b/>
          </w:rPr>
          <w:delText xml:space="preserve"> cause</w:delText>
        </w:r>
        <w:r w:rsidR="00600245" w:rsidRPr="006409FA" w:rsidDel="00752C76">
          <w:rPr>
            <w:b/>
          </w:rPr>
          <w:delText xml:space="preserve"> collateral damage to the gut microbiota</w:delText>
        </w:r>
      </w:del>
      <w:r w:rsidRPr="006409FA">
        <w:rPr>
          <w:b/>
        </w:rPr>
        <w:t>.</w:t>
      </w:r>
      <w:r w:rsidRPr="006409FA">
        <w:t xml:space="preserve"> (</w:t>
      </w:r>
      <w:r w:rsidRPr="006409FA">
        <w:rPr>
          <w:b/>
          <w:bCs/>
        </w:rPr>
        <w:t>A</w:t>
      </w:r>
      <w:r w:rsidRPr="006409FA">
        <w:t>)</w:t>
      </w:r>
      <w:r w:rsidRPr="006409FA">
        <w:rPr>
          <w:b/>
        </w:rPr>
        <w:t xml:space="preserve"> </w:t>
      </w:r>
      <w:r w:rsidR="005832D3" w:rsidRPr="006409FA">
        <w:t>Fecal</w:t>
      </w:r>
      <w:r w:rsidR="002729CA" w:rsidRPr="006409FA">
        <w:t xml:space="preserve"> microbiome </w:t>
      </w:r>
      <w:r w:rsidR="005832D3" w:rsidRPr="006409FA">
        <w:t>compositions</w:t>
      </w:r>
      <w:ins w:id="574" w:author="Liao, Chen/Sloan Kettering Institute" w:date="2022-09-05T20:23:00Z">
        <w:r w:rsidR="00A01586">
          <w:t xml:space="preserve"> of</w:t>
        </w:r>
      </w:ins>
      <w:del w:id="575" w:author="Liao, Chen/Sloan Kettering Institute" w:date="2022-09-05T20:23:00Z">
        <w:r w:rsidR="005832D3" w:rsidRPr="006409FA" w:rsidDel="00A01586">
          <w:delText xml:space="preserve"> </w:delText>
        </w:r>
        <w:r w:rsidR="005832D3" w:rsidRPr="006409FA" w:rsidDel="001100BF">
          <w:delText>in</w:delText>
        </w:r>
      </w:del>
      <w:r w:rsidR="005832D3" w:rsidRPr="006409FA">
        <w:t xml:space="preserve"> </w:t>
      </w:r>
      <w:r w:rsidR="002729CA" w:rsidRPr="006409FA">
        <w:t xml:space="preserve">all 10,433 </w:t>
      </w:r>
      <w:r w:rsidR="00891185" w:rsidRPr="006409FA">
        <w:t xml:space="preserve">fecal </w:t>
      </w:r>
      <w:r w:rsidR="002729CA" w:rsidRPr="006409FA">
        <w:t xml:space="preserve">samples. The taxonomic composition (top), </w:t>
      </w:r>
      <w:del w:id="576" w:author="Liao, Chen/Sloan Kettering Institute" w:date="2022-09-05T20:23:00Z">
        <w:r w:rsidR="005F4B67" w:rsidRPr="006409FA" w:rsidDel="000C24E1">
          <w:delText>the calculated</w:delText>
        </w:r>
      </w:del>
      <w:ins w:id="577" w:author="Liao, Chen/Sloan Kettering Institute" w:date="2022-09-05T20:23:00Z">
        <w:r w:rsidR="000C24E1">
          <w:t>estimated</w:t>
        </w:r>
      </w:ins>
      <w:r w:rsidR="005F4B67" w:rsidRPr="006409FA">
        <w:t xml:space="preserve"> </w:t>
      </w:r>
      <w:r w:rsidR="00421645" w:rsidRPr="006409FA">
        <w:t>fractions of oral bacteria</w:t>
      </w:r>
      <w:ins w:id="578" w:author="Liao, Chen/Sloan Kettering Institute" w:date="2022-09-05T20:23:00Z">
        <w:r w:rsidR="000C24E1">
          <w:t xml:space="preserve"> in fece</w:t>
        </w:r>
      </w:ins>
      <w:ins w:id="579" w:author="Liao, Chen/Sloan Kettering Institute" w:date="2022-09-05T20:24:00Z">
        <w:r w:rsidR="000C24E1">
          <w:t>s</w:t>
        </w:r>
      </w:ins>
      <w:r w:rsidR="002729CA" w:rsidRPr="006409FA">
        <w:t xml:space="preserve"> (middle), and</w:t>
      </w:r>
      <w:r w:rsidR="00891185" w:rsidRPr="006409FA">
        <w:t xml:space="preserve"> </w:t>
      </w:r>
      <w:r w:rsidR="002729CA" w:rsidRPr="006409FA">
        <w:t xml:space="preserve">total bacterial loads (bottom) </w:t>
      </w:r>
      <w:ins w:id="580" w:author="Liao, Chen/Sloan Kettering Institute" w:date="2022-09-05T20:25:00Z">
        <w:r w:rsidR="00A2793D">
          <w:t xml:space="preserve">were </w:t>
        </w:r>
      </w:ins>
      <w:r w:rsidR="002729CA" w:rsidRPr="006409FA">
        <w:t xml:space="preserve">aligned </w:t>
      </w:r>
      <w:del w:id="581" w:author="Liao, Chen/Sloan Kettering Institute" w:date="2022-09-05T20:25:00Z">
        <w:r w:rsidR="005F4B67" w:rsidRPr="006409FA" w:rsidDel="00A2793D">
          <w:delText xml:space="preserve">below </w:delText>
        </w:r>
      </w:del>
      <w:ins w:id="582" w:author="Liao, Chen/Sloan Kettering Institute" w:date="2022-09-05T20:25:00Z">
        <w:r w:rsidR="00A2793D">
          <w:t xml:space="preserve">for </w:t>
        </w:r>
      </w:ins>
      <w:r w:rsidR="00972228" w:rsidRPr="006409FA">
        <w:t>each sample</w:t>
      </w:r>
      <w:r w:rsidRPr="006409FA">
        <w:t xml:space="preserve">. </w:t>
      </w:r>
      <w:r w:rsidRPr="006409FA">
        <w:rPr>
          <w:bCs/>
        </w:rPr>
        <w:t>(</w:t>
      </w:r>
      <w:r w:rsidR="006A26F2" w:rsidRPr="006409FA">
        <w:rPr>
          <w:b/>
        </w:rPr>
        <w:t>B</w:t>
      </w:r>
      <w:r w:rsidRPr="006409FA">
        <w:rPr>
          <w:bCs/>
        </w:rPr>
        <w:t xml:space="preserve">) </w:t>
      </w:r>
      <w:r w:rsidR="00D96B0D" w:rsidRPr="006409FA">
        <w:rPr>
          <w:bCs/>
        </w:rPr>
        <w:t xml:space="preserve">Antibiotic </w:t>
      </w:r>
      <w:r w:rsidR="00D96B0D" w:rsidRPr="006409FA">
        <w:rPr>
          <w:bCs/>
        </w:rPr>
        <w:lastRenderedPageBreak/>
        <w:t>administration (top) and p</w:t>
      </w:r>
      <w:r w:rsidR="00D95EFC" w:rsidRPr="006409FA">
        <w:rPr>
          <w:bCs/>
        </w:rPr>
        <w:t>opulation d</w:t>
      </w:r>
      <w:r w:rsidRPr="006409FA">
        <w:rPr>
          <w:bCs/>
        </w:rPr>
        <w:t>ynamics</w:t>
      </w:r>
      <w:r w:rsidRPr="006409FA">
        <w:t xml:space="preserve"> of </w:t>
      </w:r>
      <w:r w:rsidR="00D96B0D" w:rsidRPr="006409FA">
        <w:t xml:space="preserve">the </w:t>
      </w:r>
      <w:r w:rsidRPr="006409FA">
        <w:t>relative</w:t>
      </w:r>
      <w:r w:rsidR="00D96B0D" w:rsidRPr="006409FA">
        <w:t xml:space="preserve"> (middle)</w:t>
      </w:r>
      <w:r w:rsidRPr="006409FA">
        <w:t xml:space="preserve"> </w:t>
      </w:r>
      <w:r w:rsidR="00421645" w:rsidRPr="006409FA">
        <w:t>and</w:t>
      </w:r>
      <w:r w:rsidRPr="006409FA">
        <w:t xml:space="preserve"> absolute</w:t>
      </w:r>
      <w:r w:rsidR="00D96B0D" w:rsidRPr="006409FA">
        <w:t xml:space="preserve"> (bottom)</w:t>
      </w:r>
      <w:r w:rsidRPr="006409FA">
        <w:t xml:space="preserve"> abundances</w:t>
      </w:r>
      <w:r w:rsidR="00ED4DD6" w:rsidRPr="006409FA">
        <w:t xml:space="preserve"> (16S copies per gram feces)</w:t>
      </w:r>
      <w:r w:rsidR="00B202C2" w:rsidRPr="006409FA">
        <w:t xml:space="preserve"> </w:t>
      </w:r>
      <w:r w:rsidRPr="006409FA">
        <w:t xml:space="preserve">of </w:t>
      </w:r>
      <w:r w:rsidR="00D95EFC" w:rsidRPr="006409FA">
        <w:t>oral and gut</w:t>
      </w:r>
      <w:r w:rsidR="00B24ECD" w:rsidRPr="006409FA">
        <w:t xml:space="preserve"> </w:t>
      </w:r>
      <w:r w:rsidR="00D95EFC" w:rsidRPr="006409FA">
        <w:t>bacteria</w:t>
      </w:r>
      <w:r w:rsidR="00F410FC" w:rsidRPr="006409FA">
        <w:t xml:space="preserve"> in </w:t>
      </w:r>
      <w:del w:id="583" w:author="Liao, Chen/Sloan Kettering Institute" w:date="2022-09-05T20:25:00Z">
        <w:r w:rsidR="00F410FC" w:rsidRPr="006409FA" w:rsidDel="003801AD">
          <w:delText xml:space="preserve">the </w:delText>
        </w:r>
      </w:del>
      <w:r w:rsidR="00F410FC" w:rsidRPr="006409FA">
        <w:t>feces</w:t>
      </w:r>
      <w:r w:rsidRPr="006409FA">
        <w:t xml:space="preserve">. </w:t>
      </w:r>
      <w:r w:rsidR="00B202C2" w:rsidRPr="006409FA">
        <w:t xml:space="preserve">Line and dots: mean; shading: 95% confidence interval (CI). </w:t>
      </w:r>
      <w:r w:rsidRPr="006409FA">
        <w:t>(</w:t>
      </w:r>
      <w:r w:rsidR="00421645" w:rsidRPr="006409FA">
        <w:rPr>
          <w:b/>
          <w:bCs/>
        </w:rPr>
        <w:t>C</w:t>
      </w:r>
      <w:r w:rsidRPr="006409FA">
        <w:t xml:space="preserve">) Negative </w:t>
      </w:r>
      <w:r w:rsidR="00421645" w:rsidRPr="006409FA">
        <w:t>association</w:t>
      </w:r>
      <w:r w:rsidRPr="006409FA">
        <w:t xml:space="preserve"> between</w:t>
      </w:r>
      <w:r w:rsidR="00421645" w:rsidRPr="006409FA">
        <w:t xml:space="preserve"> </w:t>
      </w:r>
      <w:r w:rsidR="00D95EFC" w:rsidRPr="006409FA">
        <w:t>proportions of oral bacteria in feces</w:t>
      </w:r>
      <w:r w:rsidR="00483DFF" w:rsidRPr="006409FA">
        <w:t xml:space="preserve"> a</w:t>
      </w:r>
      <w:r w:rsidR="00421645" w:rsidRPr="006409FA">
        <w:t>nd total bacterial load</w:t>
      </w:r>
      <w:r w:rsidR="00483DFF" w:rsidRPr="006409FA">
        <w:t xml:space="preserve">s across </w:t>
      </w:r>
      <w:r w:rsidR="00286536" w:rsidRPr="006409FA">
        <w:t>3,</w:t>
      </w:r>
      <w:r w:rsidR="009A2EF9" w:rsidRPr="006409FA">
        <w:t>055</w:t>
      </w:r>
      <w:r w:rsidR="00286536" w:rsidRPr="006409FA">
        <w:t xml:space="preserve"> </w:t>
      </w:r>
      <w:r w:rsidR="00483DFF" w:rsidRPr="006409FA">
        <w:t xml:space="preserve">samples </w:t>
      </w:r>
      <w:r w:rsidR="000A30E5" w:rsidRPr="006409FA">
        <w:t xml:space="preserve">(dots) </w:t>
      </w:r>
      <w:r w:rsidR="00461394" w:rsidRPr="006409FA">
        <w:t xml:space="preserve">with loads </w:t>
      </w:r>
      <w:r w:rsidR="00F7388F" w:rsidRPr="006409FA">
        <w:t>no less than</w:t>
      </w:r>
      <w:r w:rsidR="00AB698C" w:rsidRPr="006409FA">
        <w:t xml:space="preserve"> 1,</w:t>
      </w:r>
      <w:r w:rsidR="00461394" w:rsidRPr="006409FA">
        <w:t>000 16S copies per gram</w:t>
      </w:r>
      <w:r w:rsidR="009D33C5" w:rsidRPr="006409FA">
        <w:t xml:space="preserve"> feces</w:t>
      </w:r>
      <w:r w:rsidRPr="006409FA">
        <w:t xml:space="preserve">. </w:t>
      </w:r>
      <w:r w:rsidR="00251069" w:rsidRPr="006409FA">
        <w:t>Bar height:</w:t>
      </w:r>
      <w:r w:rsidR="00284AD6" w:rsidRPr="006409FA">
        <w:t xml:space="preserve"> </w:t>
      </w:r>
      <w:r w:rsidR="00251069" w:rsidRPr="006409FA">
        <w:t>mean; r</w:t>
      </w:r>
      <w:r w:rsidRPr="006409FA">
        <w:t xml:space="preserve">ed </w:t>
      </w:r>
      <w:r w:rsidR="005065E9" w:rsidRPr="006409FA">
        <w:t>line: best linear fit; shading and bars: 95% CI</w:t>
      </w:r>
      <w:r w:rsidRPr="006409FA">
        <w:t>. (</w:t>
      </w:r>
      <w:r w:rsidR="005065E9" w:rsidRPr="006409FA">
        <w:rPr>
          <w:b/>
          <w:bCs/>
        </w:rPr>
        <w:t>D</w:t>
      </w:r>
      <w:r w:rsidRPr="006409FA">
        <w:t xml:space="preserve">) </w:t>
      </w:r>
      <w:r w:rsidR="0081585E" w:rsidRPr="006409FA">
        <w:t>Association between antibiotic exposure and intestinal domination of ora</w:t>
      </w:r>
      <w:r w:rsidR="00286536" w:rsidRPr="006409FA">
        <w:t xml:space="preserve">l </w:t>
      </w:r>
      <w:r w:rsidR="0081585E" w:rsidRPr="006409FA">
        <w:t>ASVs. Vertical line: h</w:t>
      </w:r>
      <w:r w:rsidRPr="006409FA">
        <w:t>azard ratio</w:t>
      </w:r>
      <w:r w:rsidR="0081585E" w:rsidRPr="006409FA">
        <w:t>; bar width:</w:t>
      </w:r>
      <w:r w:rsidRPr="006409FA">
        <w:t xml:space="preserve"> 95% </w:t>
      </w:r>
      <w:r w:rsidR="005065E9" w:rsidRPr="006409FA">
        <w:t>CI</w:t>
      </w:r>
      <w:r w:rsidRPr="006409FA">
        <w:t>.</w:t>
      </w:r>
      <w:r w:rsidR="00516139" w:rsidRPr="006409FA">
        <w:t xml:space="preserve"> ****: P&lt;0.0001; ***: P&lt;0.001</w:t>
      </w:r>
      <w:r w:rsidR="002C53D4" w:rsidRPr="006409FA">
        <w:t>, *: P&lt;0.05</w:t>
      </w:r>
      <w:del w:id="584" w:author="Liao, Chen/Sloan Kettering Institute" w:date="2022-09-05T20:26:00Z">
        <w:r w:rsidR="002C53D4" w:rsidRPr="006409FA" w:rsidDel="002A78D6">
          <w:delText xml:space="preserve">. </w:delText>
        </w:r>
        <w:r w:rsidR="00385669" w:rsidRPr="006409FA" w:rsidDel="002A78D6">
          <w:delText xml:space="preserve">Chi-square </w:delText>
        </w:r>
        <w:r w:rsidR="00877D80" w:rsidRPr="006409FA" w:rsidDel="002A78D6">
          <w:delText>test</w:delText>
        </w:r>
      </w:del>
      <w:r w:rsidR="00B24ECD" w:rsidRPr="006409FA">
        <w:t>.</w:t>
      </w:r>
    </w:p>
    <w:p w14:paraId="6CFB078F" w14:textId="2C09A3D8" w:rsidR="00EE15F3" w:rsidRDefault="00EE15F3" w:rsidP="000A48DA">
      <w:pPr>
        <w:rPr>
          <w:ins w:id="585" w:author="Liao, Chen/Sloan Kettering Institute" w:date="2022-09-04T01:03:00Z"/>
        </w:rPr>
      </w:pPr>
    </w:p>
    <w:p w14:paraId="08DF614D" w14:textId="6D2634F0" w:rsidR="00EE15F3" w:rsidRPr="00FB131C" w:rsidRDefault="00EE15F3" w:rsidP="000A48DA">
      <w:pPr>
        <w:rPr>
          <w:ins w:id="586" w:author="Liao, Chen/Sloan Kettering Institute" w:date="2022-09-04T01:03:00Z"/>
          <w:b/>
          <w:bCs/>
        </w:rPr>
      </w:pPr>
      <w:ins w:id="587" w:author="Liao, Chen/Sloan Kettering Institute" w:date="2022-09-04T01:03:00Z">
        <w:r w:rsidRPr="00FB131C">
          <w:rPr>
            <w:b/>
            <w:bCs/>
          </w:rPr>
          <w:t>The</w:t>
        </w:r>
      </w:ins>
      <w:ins w:id="588" w:author="Liao, Chen/Sloan Kettering Institute" w:date="2022-09-04T09:24:00Z">
        <w:r w:rsidR="00FB131C">
          <w:rPr>
            <w:b/>
            <w:bCs/>
          </w:rPr>
          <w:t xml:space="preserve"> relative abundance of</w:t>
        </w:r>
      </w:ins>
      <w:ins w:id="589" w:author="Liao, Chen/Sloan Kettering Institute" w:date="2022-09-04T01:03:00Z">
        <w:r w:rsidRPr="00FB131C">
          <w:rPr>
            <w:b/>
            <w:bCs/>
          </w:rPr>
          <w:t xml:space="preserve"> oral </w:t>
        </w:r>
      </w:ins>
      <w:ins w:id="590" w:author="Liao, Chen/Sloan Kettering Institute" w:date="2022-09-04T09:24:00Z">
        <w:r w:rsidR="00FB131C" w:rsidRPr="00FB131C">
          <w:rPr>
            <w:b/>
            <w:bCs/>
          </w:rPr>
          <w:t>bacteria</w:t>
        </w:r>
      </w:ins>
      <w:ins w:id="591" w:author="Liao, Chen/Sloan Kettering Institute" w:date="2022-09-04T09:25:00Z">
        <w:r w:rsidR="00FB131C">
          <w:rPr>
            <w:b/>
            <w:bCs/>
          </w:rPr>
          <w:t xml:space="preserve"> in </w:t>
        </w:r>
      </w:ins>
      <w:ins w:id="592" w:author="Liao, Chen/Sloan Kettering Institute" w:date="2022-09-04T09:24:00Z">
        <w:r w:rsidR="00FB131C" w:rsidRPr="00FB131C">
          <w:rPr>
            <w:b/>
            <w:bCs/>
          </w:rPr>
          <w:t>feces</w:t>
        </w:r>
      </w:ins>
      <w:ins w:id="593" w:author="Liao, Chen/Sloan Kettering Institute" w:date="2022-09-04T01:03:00Z">
        <w:r w:rsidRPr="00FB131C">
          <w:rPr>
            <w:b/>
            <w:bCs/>
          </w:rPr>
          <w:t xml:space="preserve"> is associated with host health</w:t>
        </w:r>
      </w:ins>
    </w:p>
    <w:p w14:paraId="6D5E5FBA" w14:textId="575ED27E" w:rsidR="00630ECB" w:rsidRDefault="00630ECB" w:rsidP="00630ECB">
      <w:pPr>
        <w:tabs>
          <w:tab w:val="left" w:pos="1180"/>
        </w:tabs>
        <w:kinsoku w:val="0"/>
        <w:overflowPunct w:val="0"/>
        <w:autoSpaceDE w:val="0"/>
        <w:autoSpaceDN w:val="0"/>
        <w:adjustRightInd w:val="0"/>
        <w:spacing w:before="2" w:line="275" w:lineRule="exact"/>
        <w:rPr>
          <w:ins w:id="594" w:author="Liao, Chen/Sloan Kettering Institute" w:date="2022-09-04T09:40:00Z"/>
        </w:rPr>
      </w:pPr>
      <w:ins w:id="595" w:author="Liao, Chen/Sloan Kettering Institute" w:date="2022-09-04T09:32:00Z">
        <w:r>
          <w:t>We</w:t>
        </w:r>
      </w:ins>
      <w:ins w:id="596" w:author="Liao, Chen/Sloan Kettering Institute" w:date="2022-09-04T09:29:00Z">
        <w:r>
          <w:t xml:space="preserve"> </w:t>
        </w:r>
      </w:ins>
      <w:ins w:id="597" w:author="Liao, Chen/Sloan Kettering Institute" w:date="2022-09-04T09:30:00Z">
        <w:r>
          <w:t xml:space="preserve">sought to determine whether the relative abundance of oral bacteria is </w:t>
        </w:r>
      </w:ins>
      <w:ins w:id="598" w:author="Liao, Chen/Sloan Kettering Institute" w:date="2022-09-05T14:18:00Z">
        <w:r w:rsidR="0009170C">
          <w:t>correlated</w:t>
        </w:r>
      </w:ins>
      <w:ins w:id="599" w:author="Liao, Chen/Sloan Kettering Institute" w:date="2022-09-04T09:30:00Z">
        <w:r>
          <w:t xml:space="preserve"> with </w:t>
        </w:r>
      </w:ins>
      <w:ins w:id="600" w:author="Liao, Chen/Sloan Kettering Institute" w:date="2022-09-05T14:18:00Z">
        <w:r w:rsidR="0009170C">
          <w:t xml:space="preserve">health status of </w:t>
        </w:r>
      </w:ins>
      <w:ins w:id="601" w:author="Liao, Chen/Sloan Kettering Institute" w:date="2022-09-05T14:19:00Z">
        <w:r w:rsidR="0009170C">
          <w:t xml:space="preserve">the </w:t>
        </w:r>
        <w:proofErr w:type="spellStart"/>
        <w:r w:rsidR="0009170C">
          <w:t>allo</w:t>
        </w:r>
        <w:proofErr w:type="spellEnd"/>
        <w:r w:rsidR="0009170C">
          <w:t>-HCT recipients</w:t>
        </w:r>
      </w:ins>
      <w:ins w:id="602" w:author="Liao, Chen/Sloan Kettering Institute" w:date="2022-09-04T09:32:00Z">
        <w:r>
          <w:t>.</w:t>
        </w:r>
      </w:ins>
      <w:ins w:id="603" w:author="Liao, Chen/Sloan Kettering Institute" w:date="2022-09-04T09:33:00Z">
        <w:r>
          <w:t xml:space="preserve"> </w:t>
        </w:r>
        <w:r>
          <w:t>Stool consistency—a major factor associated with microbiome composition</w:t>
        </w:r>
      </w:ins>
      <w:ins w:id="604" w:author="Liao, Chen/Sloan Kettering Institute" w:date="2022-09-05T14:22:00Z">
        <w:r w:rsidR="00D83F72">
          <w:t xml:space="preserve"> </w:t>
        </w:r>
      </w:ins>
      <w:r w:rsidR="00D83F72">
        <w:fldChar w:fldCharType="begin"/>
      </w:r>
      <w:r w:rsidR="00D83F72">
        <w:instrText xml:space="preserve"> ADDIN EN.CITE &lt;EndNote&gt;&lt;Cite&gt;&lt;Author&gt;Vandeputte&lt;/Author&gt;&lt;Year&gt;2016&lt;/Year&gt;&lt;RecNum&gt;83&lt;/RecNum&gt;&lt;DisplayText&gt;(Vandeputte et al., 2016)&lt;/DisplayText&gt;&lt;record&gt;&lt;rec-number&gt;83&lt;/rec-number&gt;&lt;foreign-keys&gt;&lt;key app="EN" db-id="eeaavdvxvv5azseddsrxz2d0vpf5v0xr9ea5" timestamp="1662402147"&gt;83&lt;/key&gt;&lt;/foreign-keys&gt;&lt;ref-type name="Journal Article"&gt;17&lt;/ref-type&gt;&lt;contributors&gt;&lt;authors&gt;&lt;author&gt;Vandeputte, Doris&lt;/author&gt;&lt;author&gt;Falony, Gwen&lt;/author&gt;&lt;author&gt;Vieira-Silva, Sara&lt;/author&gt;&lt;author&gt;Tito, Raul Y&lt;/author&gt;&lt;author&gt;Joossens, Marie&lt;/author&gt;&lt;author&gt;Raes, Jeroen&lt;/author&gt;&lt;/authors&gt;&lt;/contributors&gt;&lt;titles&gt;&lt;title&gt;Stool consistency is strongly associated with gut microbiota richness and composition, enterotypes and bacterial growth rates&lt;/title&gt;&lt;secondary-title&gt;Gut&lt;/secondary-title&gt;&lt;/titles&gt;&lt;periodical&gt;&lt;full-title&gt;Gut&lt;/full-title&gt;&lt;/periodical&gt;&lt;pages&gt;57-62&lt;/pages&gt;&lt;volume&gt;65&lt;/volume&gt;&lt;number&gt;1&lt;/number&gt;&lt;dates&gt;&lt;year&gt;2016&lt;/year&gt;&lt;/dates&gt;&lt;isbn&gt;0017-5749&lt;/isbn&gt;&lt;urls&gt;&lt;/urls&gt;&lt;/record&gt;&lt;/Cite&gt;&lt;/EndNote&gt;</w:instrText>
      </w:r>
      <w:r w:rsidR="00D83F72">
        <w:fldChar w:fldCharType="separate"/>
      </w:r>
      <w:r w:rsidR="00D83F72">
        <w:rPr>
          <w:noProof/>
        </w:rPr>
        <w:t>(Vandeputte et al., 2016)</w:t>
      </w:r>
      <w:r w:rsidR="00D83F72">
        <w:fldChar w:fldCharType="end"/>
      </w:r>
      <w:ins w:id="605" w:author="Liao, Chen/Sloan Kettering Institute" w:date="2022-09-04T09:33:00Z">
        <w:r>
          <w:t>—was looser in samples with higher relative abundance of oral bacteria (</w:t>
        </w:r>
        <w:r w:rsidRPr="0009170C">
          <w:rPr>
            <w:bCs/>
            <w:highlight w:val="yellow"/>
          </w:rPr>
          <w:t xml:space="preserve">Fig. </w:t>
        </w:r>
      </w:ins>
      <w:ins w:id="606" w:author="Liao, Chen/Sloan Kettering Institute" w:date="2022-09-05T14:20:00Z">
        <w:r w:rsidR="0009170C" w:rsidRPr="0009170C">
          <w:rPr>
            <w:bCs/>
            <w:highlight w:val="yellow"/>
          </w:rPr>
          <w:t>S7</w:t>
        </w:r>
      </w:ins>
      <w:ins w:id="607" w:author="Liao, Chen/Sloan Kettering Institute" w:date="2022-09-04T09:33:00Z">
        <w:r>
          <w:t>). This association may be partially attributed to the loss of gut bacteria: Previous work</w:t>
        </w:r>
      </w:ins>
      <w:ins w:id="608" w:author="Liao, Chen/Sloan Kettering Institute" w:date="2022-09-05T14:23:00Z">
        <w:r w:rsidR="004D2B68">
          <w:t xml:space="preserve"> </w:t>
        </w:r>
      </w:ins>
      <w:r w:rsidR="004D2B68">
        <w:fldChar w:fldCharType="begin"/>
      </w:r>
      <w:r w:rsidR="004D2B68">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fldChar w:fldCharType="separate"/>
      </w:r>
      <w:r w:rsidR="004D2B68">
        <w:rPr>
          <w:noProof/>
        </w:rPr>
        <w:t>(Vandeputte et al., 2017)</w:t>
      </w:r>
      <w:r w:rsidR="004D2B68">
        <w:fldChar w:fldCharType="end"/>
      </w:r>
      <w:ins w:id="609" w:author="Liao, Chen/Sloan Kettering Institute" w:date="2022-09-04T09:33:00Z">
        <w:r>
          <w:t xml:space="preserve"> showed that the water content, which strongly correlates with stool consistency, is negatively associated with microbiome density</w:t>
        </w:r>
      </w:ins>
      <w:ins w:id="610" w:author="Liao, Chen/Sloan Kettering Institute" w:date="2022-09-04T09:34:00Z">
        <w:r>
          <w:t xml:space="preserve">. We further </w:t>
        </w:r>
      </w:ins>
      <w:ins w:id="611" w:author="Liao, Chen/Sloan Kettering Institute" w:date="2022-09-05T15:30:00Z">
        <w:r w:rsidR="00017093">
          <w:t xml:space="preserve">found that </w:t>
        </w:r>
      </w:ins>
      <w:ins w:id="612" w:author="Liao, Chen/Sloan Kettering Institute" w:date="2022-09-04T09:34:00Z">
        <w:r>
          <w:t xml:space="preserve">the intestinal domination </w:t>
        </w:r>
      </w:ins>
      <w:ins w:id="613" w:author="Liao, Chen/Sloan Kettering Institute" w:date="2022-09-05T15:31:00Z">
        <w:r w:rsidR="00017093">
          <w:t>by</w:t>
        </w:r>
      </w:ins>
      <w:ins w:id="614" w:author="Liao, Chen/Sloan Kettering Institute" w:date="2022-09-04T09:34:00Z">
        <w:r>
          <w:t xml:space="preserve"> any oral ASV over 30% of relative abundanc</w:t>
        </w:r>
      </w:ins>
      <w:ins w:id="615" w:author="Liao, Chen/Sloan Kettering Institute" w:date="2022-09-05T14:24:00Z">
        <w:r w:rsidR="0070097E">
          <w:t xml:space="preserve">e </w:t>
        </w:r>
      </w:ins>
      <w:ins w:id="616" w:author="Liao, Chen/Sloan Kettering Institute" w:date="2022-09-05T15:30:00Z">
        <w:r w:rsidR="00017093">
          <w:t xml:space="preserve">reduced the risk of </w:t>
        </w:r>
      </w:ins>
      <w:ins w:id="617" w:author="Liao, Chen/Sloan Kettering Institute" w:date="2022-09-04T09:35:00Z">
        <w:r>
          <w:t xml:space="preserve">intestinal domination </w:t>
        </w:r>
      </w:ins>
      <w:ins w:id="618" w:author="Liao, Chen/Sloan Kettering Institute" w:date="2022-09-05T15:31:00Z">
        <w:r w:rsidR="00017093">
          <w:t xml:space="preserve">by </w:t>
        </w:r>
        <w:r w:rsidR="00017093" w:rsidRPr="00017093">
          <w:rPr>
            <w:i/>
            <w:iCs/>
          </w:rPr>
          <w:t>Enterococcus</w:t>
        </w:r>
        <w:r w:rsidR="00017093">
          <w:t xml:space="preserve">, but not </w:t>
        </w:r>
        <w:proofErr w:type="spellStart"/>
        <w:r w:rsidR="00017093" w:rsidRPr="0070097E">
          <w:rPr>
            <w:i/>
            <w:iCs/>
          </w:rPr>
          <w:t>Enterocobacteriaceae</w:t>
        </w:r>
        <w:proofErr w:type="spellEnd"/>
        <w:r w:rsidR="00017093">
          <w:t xml:space="preserve"> </w:t>
        </w:r>
        <w:r w:rsidR="00017093">
          <w:t>or</w:t>
        </w:r>
        <w:r w:rsidR="00017093">
          <w:t xml:space="preserve"> Proteobacteria</w:t>
        </w:r>
      </w:ins>
      <w:ins w:id="619" w:author="Liao, Chen/Sloan Kettering Institute" w:date="2022-09-05T15:33:00Z">
        <w:r w:rsidR="00D112E2">
          <w:t xml:space="preserve"> </w:t>
        </w:r>
      </w:ins>
      <w:ins w:id="620" w:author="Liao, Chen/Sloan Kettering Institute" w:date="2022-09-05T14:58:00Z">
        <w:r w:rsidR="00264973">
          <w:t>(</w:t>
        </w:r>
        <w:r w:rsidR="00264973" w:rsidRPr="006E7FCD">
          <w:rPr>
            <w:highlight w:val="yellow"/>
          </w:rPr>
          <w:t>Table S5</w:t>
        </w:r>
        <w:r w:rsidR="00264973">
          <w:t>)</w:t>
        </w:r>
      </w:ins>
      <w:ins w:id="621" w:author="Liao, Chen/Sloan Kettering Institute" w:date="2022-09-04T09:40:00Z">
        <w:r w:rsidR="00A23C9F">
          <w:t>.</w:t>
        </w:r>
      </w:ins>
    </w:p>
    <w:p w14:paraId="1EA3FF22" w14:textId="522F045B" w:rsidR="00A23C9F" w:rsidRDefault="00A23C9F" w:rsidP="00630ECB">
      <w:pPr>
        <w:tabs>
          <w:tab w:val="left" w:pos="1180"/>
        </w:tabs>
        <w:kinsoku w:val="0"/>
        <w:overflowPunct w:val="0"/>
        <w:autoSpaceDE w:val="0"/>
        <w:autoSpaceDN w:val="0"/>
        <w:adjustRightInd w:val="0"/>
        <w:spacing w:before="2" w:line="275" w:lineRule="exact"/>
        <w:rPr>
          <w:ins w:id="622" w:author="Liao, Chen/Sloan Kettering Institute" w:date="2022-09-04T09:40:00Z"/>
        </w:rPr>
      </w:pPr>
    </w:p>
    <w:p w14:paraId="3CCD2E44" w14:textId="060FC3E1" w:rsidR="00EE15F3" w:rsidRPr="006409FA" w:rsidRDefault="004C6ABE" w:rsidP="00A23C9F">
      <w:pPr>
        <w:tabs>
          <w:tab w:val="left" w:pos="1180"/>
        </w:tabs>
        <w:kinsoku w:val="0"/>
        <w:overflowPunct w:val="0"/>
        <w:autoSpaceDE w:val="0"/>
        <w:autoSpaceDN w:val="0"/>
        <w:adjustRightInd w:val="0"/>
        <w:spacing w:before="2" w:line="275" w:lineRule="exact"/>
        <w:rPr>
          <w:ins w:id="623" w:author="Liao, Chen/Sloan Kettering Institute" w:date="2022-09-04T01:03:00Z"/>
        </w:rPr>
      </w:pPr>
      <w:ins w:id="624" w:author="Liao, Chen/Sloan Kettering Institute" w:date="2022-09-05T20:28:00Z">
        <w:r>
          <w:rPr>
            <w:rFonts w:hint="eastAsia"/>
          </w:rPr>
          <w:t>Our</w:t>
        </w:r>
        <w:r>
          <w:t xml:space="preserve"> previous </w:t>
        </w:r>
      </w:ins>
      <w:ins w:id="625" w:author="Liao, Chen/Sloan Kettering Institute" w:date="2022-09-05T20:29:00Z">
        <w:r>
          <w:t>work has studied t</w:t>
        </w:r>
      </w:ins>
      <w:ins w:id="626" w:author="Liao, Chen/Sloan Kettering Institute" w:date="2022-09-05T15:34:00Z">
        <w:r w:rsidR="00D914E5">
          <w:t>he interactions between specific gut bacteria and immune cell</w:t>
        </w:r>
      </w:ins>
      <w:ins w:id="627" w:author="Liao, Chen/Sloan Kettering Institute" w:date="2022-09-05T20:29:00Z">
        <w:r w:rsidR="00BC6549">
          <w:t xml:space="preserve"> dynamics</w:t>
        </w:r>
        <w:r>
          <w:t xml:space="preserve"> </w:t>
        </w:r>
      </w:ins>
      <w:r w:rsidR="00D914E5">
        <w:fldChar w:fldCharType="begin"/>
      </w:r>
      <w:r w:rsidR="00D914E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fldChar w:fldCharType="separate"/>
      </w:r>
      <w:r w:rsidR="00D914E5">
        <w:rPr>
          <w:noProof/>
        </w:rPr>
        <w:t>(Schluter et al., 2020)</w:t>
      </w:r>
      <w:r w:rsidR="00D914E5">
        <w:fldChar w:fldCharType="end"/>
      </w:r>
      <w:ins w:id="628" w:author="Liao, Chen/Sloan Kettering Institute" w:date="2022-09-05T15:34:00Z">
        <w:r w:rsidR="00D914E5">
          <w:t xml:space="preserve">. </w:t>
        </w:r>
      </w:ins>
      <w:ins w:id="629" w:author="Liao, Chen/Sloan Kettering Institute" w:date="2022-09-05T15:36:00Z">
        <w:r w:rsidR="00D914E5">
          <w:t>Using</w:t>
        </w:r>
      </w:ins>
      <w:ins w:id="630" w:author="Liao, Chen/Sloan Kettering Institute" w:date="2022-09-05T15:37:00Z">
        <w:r w:rsidR="00D914E5">
          <w:t xml:space="preserve"> </w:t>
        </w:r>
      </w:ins>
      <w:ins w:id="631" w:author="Liao, Chen/Sloan Kettering Institute" w:date="2022-09-05T15:36:00Z">
        <w:r w:rsidR="00D914E5">
          <w:t>oral bact</w:t>
        </w:r>
      </w:ins>
      <w:ins w:id="632" w:author="Liao, Chen/Sloan Kettering Institute" w:date="2022-09-05T15:37:00Z">
        <w:r w:rsidR="00D914E5">
          <w:t xml:space="preserve">eria in feces as a new </w:t>
        </w:r>
      </w:ins>
      <w:ins w:id="633" w:author="Liao, Chen/Sloan Kettering Institute" w:date="2022-09-05T20:30:00Z">
        <w:r w:rsidR="00C9025A">
          <w:t xml:space="preserve">metric to quantify </w:t>
        </w:r>
      </w:ins>
      <w:ins w:id="634" w:author="Liao, Chen/Sloan Kettering Institute" w:date="2022-09-05T15:37:00Z">
        <w:r w:rsidR="00D914E5">
          <w:t xml:space="preserve">gut </w:t>
        </w:r>
      </w:ins>
      <w:ins w:id="635" w:author="Liao, Chen/Sloan Kettering Institute" w:date="2022-09-05T15:38:00Z">
        <w:r w:rsidR="00D914E5">
          <w:t>microbiome</w:t>
        </w:r>
      </w:ins>
      <w:ins w:id="636" w:author="Liao, Chen/Sloan Kettering Institute" w:date="2022-09-05T15:37:00Z">
        <w:r w:rsidR="00D914E5">
          <w:t xml:space="preserve"> damage, </w:t>
        </w:r>
      </w:ins>
      <w:ins w:id="637" w:author="Liao, Chen/Sloan Kettering Institute" w:date="2022-09-05T14:48:00Z">
        <w:r w:rsidR="0070097E">
          <w:t>w</w:t>
        </w:r>
      </w:ins>
      <w:ins w:id="638" w:author="Liao, Chen/Sloan Kettering Institute" w:date="2022-09-04T09:42:00Z">
        <w:r w:rsidR="00A23C9F">
          <w:t xml:space="preserve">e found that </w:t>
        </w:r>
      </w:ins>
      <w:ins w:id="639" w:author="Liao, Chen/Sloan Kettering Institute" w:date="2022-09-05T15:38:00Z">
        <w:r w:rsidR="00D914E5">
          <w:t xml:space="preserve">the </w:t>
        </w:r>
      </w:ins>
      <w:ins w:id="640" w:author="Liao, Chen/Sloan Kettering Institute" w:date="2022-09-05T20:30:00Z">
        <w:r w:rsidR="00C9025A">
          <w:t>oral bacterial fraction</w:t>
        </w:r>
      </w:ins>
      <w:ins w:id="641" w:author="Liao, Chen/Sloan Kettering Institute" w:date="2022-09-05T20:31:00Z">
        <w:r w:rsidR="00286D3C">
          <w:t>s</w:t>
        </w:r>
      </w:ins>
      <w:ins w:id="642" w:author="Liao, Chen/Sloan Kettering Institute" w:date="2022-09-05T20:30:00Z">
        <w:r w:rsidR="00C9025A">
          <w:t xml:space="preserve"> </w:t>
        </w:r>
      </w:ins>
      <w:ins w:id="643" w:author="Liao, Chen/Sloan Kettering Institute" w:date="2022-09-05T20:31:00Z">
        <w:r w:rsidR="00286D3C">
          <w:t xml:space="preserve">are </w:t>
        </w:r>
      </w:ins>
      <w:ins w:id="644" w:author="Liao, Chen/Sloan Kettering Institute" w:date="2022-09-05T14:48:00Z">
        <w:r w:rsidR="0070097E">
          <w:t>negatively</w:t>
        </w:r>
      </w:ins>
      <w:ins w:id="645" w:author="Liao, Chen/Sloan Kettering Institute" w:date="2022-09-05T20:31:00Z">
        <w:r w:rsidR="00952AD2">
          <w:t xml:space="preserve"> correlate</w:t>
        </w:r>
      </w:ins>
      <w:ins w:id="646" w:author="Liao, Chen/Sloan Kettering Institute" w:date="2022-09-05T14:48:00Z">
        <w:r w:rsidR="0070097E">
          <w:t xml:space="preserve">d with circulating white blood cell counts, </w:t>
        </w:r>
      </w:ins>
      <w:ins w:id="647" w:author="Liao, Chen/Sloan Kettering Institute" w:date="2022-09-05T14:49:00Z">
        <w:r w:rsidR="0070097E">
          <w:t>including neutrophils</w:t>
        </w:r>
      </w:ins>
      <w:ins w:id="648" w:author="Liao, Chen/Sloan Kettering Institute" w:date="2022-09-05T14:50:00Z">
        <w:r w:rsidR="0070097E">
          <w:t xml:space="preserve">, </w:t>
        </w:r>
      </w:ins>
      <w:ins w:id="649" w:author="Liao, Chen/Sloan Kettering Institute" w:date="2022-09-05T14:57:00Z">
        <w:r w:rsidR="00264973">
          <w:t>lymphocytes,</w:t>
        </w:r>
      </w:ins>
      <w:ins w:id="650" w:author="Liao, Chen/Sloan Kettering Institute" w:date="2022-09-05T14:50:00Z">
        <w:r w:rsidR="0070097E">
          <w:t xml:space="preserve"> and the total white blood cells</w:t>
        </w:r>
      </w:ins>
      <w:ins w:id="651" w:author="Liao, Chen/Sloan Kettering Institute" w:date="2022-09-05T14:58:00Z">
        <w:r w:rsidR="00264973">
          <w:t xml:space="preserve"> (</w:t>
        </w:r>
        <w:r w:rsidR="00264973" w:rsidRPr="00264973">
          <w:rPr>
            <w:highlight w:val="yellow"/>
          </w:rPr>
          <w:t>Fig. S8</w:t>
        </w:r>
        <w:r w:rsidR="00264973">
          <w:t>)</w:t>
        </w:r>
      </w:ins>
      <w:ins w:id="652" w:author="Liao, Chen/Sloan Kettering Institute" w:date="2022-09-05T14:50:00Z">
        <w:r w:rsidR="0070097E">
          <w:t xml:space="preserve">. </w:t>
        </w:r>
      </w:ins>
      <w:ins w:id="653" w:author="Liao, Chen/Sloan Kettering Institute" w:date="2022-09-05T15:39:00Z">
        <w:r w:rsidR="00D914E5">
          <w:t>W</w:t>
        </w:r>
      </w:ins>
      <w:ins w:id="654" w:author="Liao, Chen/Sloan Kettering Institute" w:date="2022-09-05T14:50:00Z">
        <w:r w:rsidR="0070097E">
          <w:t>e</w:t>
        </w:r>
      </w:ins>
      <w:ins w:id="655" w:author="Liao, Chen/Sloan Kettering Institute" w:date="2022-09-05T15:39:00Z">
        <w:r w:rsidR="00D914E5">
          <w:t xml:space="preserve"> next</w:t>
        </w:r>
      </w:ins>
      <w:ins w:id="656" w:author="Liao, Chen/Sloan Kettering Institute" w:date="2022-09-05T14:50:00Z">
        <w:r w:rsidR="0070097E">
          <w:t xml:space="preserve"> investigated whether </w:t>
        </w:r>
      </w:ins>
      <w:ins w:id="657" w:author="Liao, Chen/Sloan Kettering Institute" w:date="2022-09-05T15:39:00Z">
        <w:r w:rsidR="00D914E5">
          <w:t xml:space="preserve">the </w:t>
        </w:r>
      </w:ins>
      <w:ins w:id="658" w:author="Liao, Chen/Sloan Kettering Institute" w:date="2022-09-05T20:32:00Z">
        <w:r w:rsidR="004125E8">
          <w:t>metric</w:t>
        </w:r>
      </w:ins>
      <w:ins w:id="659" w:author="Liao, Chen/Sloan Kettering Institute" w:date="2022-09-05T15:39:00Z">
        <w:r w:rsidR="00D914E5">
          <w:t xml:space="preserve"> is</w:t>
        </w:r>
      </w:ins>
      <w:ins w:id="660" w:author="Liao, Chen/Sloan Kettering Institute" w:date="2022-09-05T14:51:00Z">
        <w:r w:rsidR="0070097E">
          <w:t xml:space="preserve"> associated with white blood cell dynamics (i</w:t>
        </w:r>
      </w:ins>
      <w:ins w:id="661" w:author="Liao, Chen/Sloan Kettering Institute" w:date="2022-09-05T15:39:00Z">
        <w:r w:rsidR="00D914E5">
          <w:t>.</w:t>
        </w:r>
      </w:ins>
      <w:ins w:id="662" w:author="Liao, Chen/Sloan Kettering Institute" w:date="2022-09-05T14:51:00Z">
        <w:r w:rsidR="0070097E">
          <w:t xml:space="preserve">e., rate of </w:t>
        </w:r>
      </w:ins>
      <w:ins w:id="663" w:author="Liao, Chen/Sloan Kettering Institute" w:date="2022-09-05T15:39:00Z">
        <w:r w:rsidR="00D914E5">
          <w:t xml:space="preserve">white blood cell count </w:t>
        </w:r>
      </w:ins>
      <w:ins w:id="664" w:author="Liao, Chen/Sloan Kettering Institute" w:date="2022-09-05T14:51:00Z">
        <w:r w:rsidR="0070097E">
          <w:t>change</w:t>
        </w:r>
      </w:ins>
      <w:ins w:id="665" w:author="Liao, Chen/Sloan Kettering Institute" w:date="2022-09-05T15:39:00Z">
        <w:r w:rsidR="00D914E5">
          <w:t>s</w:t>
        </w:r>
      </w:ins>
      <w:ins w:id="666" w:author="Liao, Chen/Sloan Kettering Institute" w:date="2022-09-05T14:51:00Z">
        <w:r w:rsidR="0070097E">
          <w:t xml:space="preserve">). By controlling the </w:t>
        </w:r>
      </w:ins>
      <w:ins w:id="667" w:author="Liao, Chen/Sloan Kettering Institute" w:date="2022-09-05T14:57:00Z">
        <w:r w:rsidR="00264973">
          <w:t>immunomodulatory</w:t>
        </w:r>
      </w:ins>
      <w:ins w:id="668" w:author="Liao, Chen/Sloan Kettering Institute" w:date="2022-09-05T14:51:00Z">
        <w:r w:rsidR="0070097E">
          <w:t xml:space="preserve"> drugs, oral bacterial fraction remains positively associated with</w:t>
        </w:r>
      </w:ins>
      <w:ins w:id="669" w:author="Liao, Chen/Sloan Kettering Institute" w:date="2022-09-05T15:40:00Z">
        <w:r w:rsidR="00D914E5">
          <w:t xml:space="preserve"> the rates of</w:t>
        </w:r>
      </w:ins>
      <w:ins w:id="670" w:author="Liao, Chen/Sloan Kettering Institute" w:date="2022-09-05T14:51:00Z">
        <w:r w:rsidR="0070097E">
          <w:t xml:space="preserve"> </w:t>
        </w:r>
      </w:ins>
      <w:ins w:id="671" w:author="Liao, Chen/Sloan Kettering Institute" w:date="2022-09-05T20:33:00Z">
        <w:r w:rsidR="004125E8">
          <w:t xml:space="preserve">total </w:t>
        </w:r>
      </w:ins>
      <w:ins w:id="672" w:author="Liao, Chen/Sloan Kettering Institute" w:date="2022-09-05T14:51:00Z">
        <w:r w:rsidR="0070097E">
          <w:t xml:space="preserve">white </w:t>
        </w:r>
      </w:ins>
      <w:ins w:id="673" w:author="Liao, Chen/Sloan Kettering Institute" w:date="2022-09-05T14:52:00Z">
        <w:r w:rsidR="0070097E">
          <w:t>blood cell</w:t>
        </w:r>
      </w:ins>
      <w:ins w:id="674" w:author="Liao, Chen/Sloan Kettering Institute" w:date="2022-09-05T15:40:00Z">
        <w:r w:rsidR="00D914E5">
          <w:t>s</w:t>
        </w:r>
      </w:ins>
      <w:ins w:id="675" w:author="Liao, Chen/Sloan Kettering Institute" w:date="2022-09-05T20:33:00Z">
        <w:r w:rsidR="004125E8">
          <w:t>, neutrophils, and monocytes</w:t>
        </w:r>
      </w:ins>
      <w:ins w:id="676" w:author="Liao, Chen/Sloan Kettering Institute" w:date="2022-09-05T15:40:00Z">
        <w:r w:rsidR="00D914E5">
          <w:t xml:space="preserve"> </w:t>
        </w:r>
      </w:ins>
      <w:ins w:id="677" w:author="Liao, Chen/Sloan Kettering Institute" w:date="2022-09-05T14:57:00Z">
        <w:r w:rsidR="00264973">
          <w:t>(</w:t>
        </w:r>
        <w:r w:rsidR="00264973" w:rsidRPr="00264973">
          <w:rPr>
            <w:highlight w:val="yellow"/>
          </w:rPr>
          <w:t>Table S6</w:t>
        </w:r>
        <w:r w:rsidR="00264973">
          <w:t>)</w:t>
        </w:r>
      </w:ins>
      <w:ins w:id="678" w:author="Liao, Chen/Sloan Kettering Institute" w:date="2022-09-05T14:53:00Z">
        <w:r w:rsidR="0070097E">
          <w:t xml:space="preserve">. Finally, we </w:t>
        </w:r>
      </w:ins>
      <w:ins w:id="679" w:author="Liao, Chen/Sloan Kettering Institute" w:date="2022-09-04T09:43:00Z">
        <w:r w:rsidR="00A23C9F">
          <w:t>reanalyz</w:t>
        </w:r>
      </w:ins>
      <w:ins w:id="680" w:author="Liao, Chen/Sloan Kettering Institute" w:date="2022-09-05T14:53:00Z">
        <w:r w:rsidR="0070097E">
          <w:t>ed</w:t>
        </w:r>
      </w:ins>
      <w:ins w:id="681" w:author="Liao, Chen/Sloan Kettering Institute" w:date="2022-09-04T09:43:00Z">
        <w:r w:rsidR="00A23C9F">
          <w:t xml:space="preserve"> a public dataset </w:t>
        </w:r>
      </w:ins>
      <w:ins w:id="682" w:author="Liao, Chen/Sloan Kettering Institute" w:date="2022-09-04T01:03:00Z">
        <w:r w:rsidR="00EE15F3" w:rsidRPr="006409FA">
          <w:t xml:space="preserve">from bone-marrow-transplanted mice that received mono-antibiotic prophylaxis </w:t>
        </w:r>
        <w:r w:rsidR="00EE15F3" w:rsidRPr="006409FA">
          <w:fldChar w:fldCharType="begin"/>
        </w:r>
        <w:r w:rsidR="00EE15F3" w:rsidRPr="006409FA">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6409FA">
          <w:fldChar w:fldCharType="separate"/>
        </w:r>
        <w:r w:rsidR="00EE15F3" w:rsidRPr="006409FA">
          <w:rPr>
            <w:noProof/>
          </w:rPr>
          <w:t>(Staffas et al., 2018)</w:t>
        </w:r>
        <w:r w:rsidR="00EE15F3" w:rsidRPr="006409FA">
          <w:fldChar w:fldCharType="end"/>
        </w:r>
      </w:ins>
      <w:ins w:id="683" w:author="Liao, Chen/Sloan Kettering Institute" w:date="2022-09-05T14:55:00Z">
        <w:r w:rsidR="0070097E">
          <w:t xml:space="preserve"> (</w:t>
        </w:r>
        <w:r w:rsidR="0070097E" w:rsidRPr="0070097E">
          <w:rPr>
            <w:highlight w:val="yellow"/>
          </w:rPr>
          <w:t>Fig. S9A</w:t>
        </w:r>
        <w:r w:rsidR="0070097E">
          <w:t>)</w:t>
        </w:r>
      </w:ins>
      <w:ins w:id="684" w:author="Liao, Chen/Sloan Kettering Institute" w:date="2022-09-04T01:03:00Z">
        <w:r w:rsidR="00EE15F3" w:rsidRPr="006409FA">
          <w:t>.</w:t>
        </w:r>
      </w:ins>
      <w:ins w:id="685" w:author="Liao, Chen/Sloan Kettering Institute" w:date="2022-09-05T14:54:00Z">
        <w:r w:rsidR="0070097E">
          <w:t xml:space="preserve"> </w:t>
        </w:r>
      </w:ins>
      <w:ins w:id="686" w:author="Liao, Chen/Sloan Kettering Institute" w:date="2022-09-04T01:03:00Z">
        <w:r w:rsidR="00EE15F3" w:rsidRPr="006409FA">
          <w:t xml:space="preserve">In that study, </w:t>
        </w:r>
      </w:ins>
      <w:ins w:id="687" w:author="Liao, Chen/Sloan Kettering Institute" w:date="2022-09-05T15:41:00Z">
        <w:r w:rsidR="00D914E5">
          <w:t>antibiotics</w:t>
        </w:r>
      </w:ins>
      <w:ins w:id="688" w:author="Liao, Chen/Sloan Kettering Institute" w:date="2022-09-04T01:03:00Z">
        <w:r w:rsidR="00EE15F3" w:rsidRPr="006409FA">
          <w:t xml:space="preserve"> reduced gut bacterial loads (</w:t>
        </w:r>
        <w:r w:rsidR="00EE15F3" w:rsidRPr="006409FA">
          <w:rPr>
            <w:highlight w:val="yellow"/>
          </w:rPr>
          <w:t>Fig. S</w:t>
        </w:r>
      </w:ins>
      <w:ins w:id="689" w:author="Liao, Chen/Sloan Kettering Institute" w:date="2022-09-05T14:55:00Z">
        <w:r w:rsidR="0070097E">
          <w:rPr>
            <w:highlight w:val="yellow"/>
          </w:rPr>
          <w:t>9B</w:t>
        </w:r>
      </w:ins>
      <w:ins w:id="690" w:author="Liao, Chen/Sloan Kettering Institute" w:date="2022-09-04T01:03:00Z">
        <w:r w:rsidR="00EE15F3" w:rsidRPr="006409FA">
          <w:t>)</w:t>
        </w:r>
      </w:ins>
      <w:ins w:id="691" w:author="Liao, Chen/Sloan Kettering Institute" w:date="2022-09-04T09:44:00Z">
        <w:r w:rsidR="00A23C9F">
          <w:t xml:space="preserve"> without apparently altering t</w:t>
        </w:r>
      </w:ins>
      <w:ins w:id="692" w:author="Liao, Chen/Sloan Kettering Institute" w:date="2022-09-04T01:03:00Z">
        <w:r w:rsidR="00EE15F3" w:rsidRPr="006409FA">
          <w:t>he oral bacterial loads (</w:t>
        </w:r>
        <w:r w:rsidR="00EE15F3" w:rsidRPr="006409FA">
          <w:rPr>
            <w:highlight w:val="yellow"/>
          </w:rPr>
          <w:t>Fig. S</w:t>
        </w:r>
      </w:ins>
      <w:ins w:id="693" w:author="Liao, Chen/Sloan Kettering Institute" w:date="2022-09-05T14:55:00Z">
        <w:r w:rsidR="0070097E">
          <w:rPr>
            <w:highlight w:val="yellow"/>
          </w:rPr>
          <w:t>9C</w:t>
        </w:r>
      </w:ins>
      <w:ins w:id="694" w:author="Liao, Chen/Sloan Kettering Institute" w:date="2022-09-04T01:03:00Z">
        <w:r w:rsidR="00EE15F3" w:rsidRPr="006409FA">
          <w:t>)</w:t>
        </w:r>
      </w:ins>
      <w:ins w:id="695" w:author="Liao, Chen/Sloan Kettering Institute" w:date="2022-09-05T15:41:00Z">
        <w:r w:rsidR="00D914E5">
          <w:t xml:space="preserve">, causing </w:t>
        </w:r>
      </w:ins>
      <w:ins w:id="696" w:author="Liao, Chen/Sloan Kettering Institute" w:date="2022-09-04T01:03:00Z">
        <w:r w:rsidR="00EE15F3" w:rsidRPr="006409FA">
          <w:t>a strong</w:t>
        </w:r>
      </w:ins>
      <w:ins w:id="697" w:author="Liao, Chen/Sloan Kettering Institute" w:date="2022-09-05T15:41:00Z">
        <w:r w:rsidR="00D914E5">
          <w:t xml:space="preserve"> </w:t>
        </w:r>
      </w:ins>
      <w:ins w:id="698" w:author="Liao, Chen/Sloan Kettering Institute" w:date="2022-09-04T01:03:00Z">
        <w:r w:rsidR="00EE15F3" w:rsidRPr="006409FA">
          <w:t xml:space="preserve">linear relationship </w:t>
        </w:r>
      </w:ins>
      <w:ins w:id="699" w:author="Liao, Chen/Sloan Kettering Institute" w:date="2022-09-05T15:42:00Z">
        <w:r w:rsidR="00D914E5" w:rsidRPr="006409FA">
          <w:t>(Pearson’s r = -0.</w:t>
        </w:r>
        <w:r w:rsidR="00D914E5">
          <w:t>81</w:t>
        </w:r>
        <w:r w:rsidR="00D914E5" w:rsidRPr="006409FA">
          <w:t xml:space="preserve">, P = </w:t>
        </w:r>
        <w:r w:rsidR="00D914E5">
          <w:t>2.9</w:t>
        </w:r>
        <w:r w:rsidR="00D914E5" w:rsidRPr="006409FA">
          <w:t>e-11)</w:t>
        </w:r>
        <w:r w:rsidR="00D914E5">
          <w:t xml:space="preserve"> </w:t>
        </w:r>
      </w:ins>
      <w:ins w:id="700" w:author="Liao, Chen/Sloan Kettering Institute" w:date="2022-09-04T01:03:00Z">
        <w:r w:rsidR="00EE15F3" w:rsidRPr="006409FA">
          <w:t>between oral bacterial fractions and total bacterial loads</w:t>
        </w:r>
      </w:ins>
      <w:ins w:id="701" w:author="Liao, Chen/Sloan Kettering Institute" w:date="2022-09-05T15:41:00Z">
        <w:r w:rsidR="00D914E5">
          <w:t xml:space="preserve"> i</w:t>
        </w:r>
      </w:ins>
      <w:ins w:id="702" w:author="Liao, Chen/Sloan Kettering Institute" w:date="2022-09-05T15:42:00Z">
        <w:r w:rsidR="00D914E5">
          <w:t>n the log-log space</w:t>
        </w:r>
      </w:ins>
      <w:ins w:id="703" w:author="Liao, Chen/Sloan Kettering Institute" w:date="2022-09-04T01:03:00Z">
        <w:r w:rsidR="00EE15F3" w:rsidRPr="006409FA">
          <w:t xml:space="preserve"> (</w:t>
        </w:r>
        <w:r w:rsidR="00EE15F3" w:rsidRPr="006409FA">
          <w:rPr>
            <w:highlight w:val="yellow"/>
          </w:rPr>
          <w:t>Fig. S</w:t>
        </w:r>
      </w:ins>
      <w:ins w:id="704" w:author="Liao, Chen/Sloan Kettering Institute" w:date="2022-09-05T14:56:00Z">
        <w:r w:rsidR="0070097E">
          <w:rPr>
            <w:highlight w:val="yellow"/>
          </w:rPr>
          <w:t>9</w:t>
        </w:r>
      </w:ins>
      <w:ins w:id="705" w:author="Liao, Chen/Sloan Kettering Institute" w:date="2022-09-05T14:55:00Z">
        <w:r w:rsidR="0070097E">
          <w:rPr>
            <w:highlight w:val="yellow"/>
          </w:rPr>
          <w:t>D</w:t>
        </w:r>
      </w:ins>
      <w:ins w:id="706" w:author="Liao, Chen/Sloan Kettering Institute" w:date="2022-09-04T01:03:00Z">
        <w:r w:rsidR="00EE15F3" w:rsidRPr="006409FA">
          <w:t xml:space="preserve">). </w:t>
        </w:r>
      </w:ins>
      <w:ins w:id="707" w:author="Liao, Chen/Sloan Kettering Institute" w:date="2022-09-04T09:45:00Z">
        <w:r w:rsidR="00A23C9F">
          <w:t xml:space="preserve">Most importantly, the bone marrow cells at day 14 </w:t>
        </w:r>
      </w:ins>
      <w:ins w:id="708" w:author="Liao, Chen/Sloan Kettering Institute" w:date="2022-09-05T15:42:00Z">
        <w:r w:rsidR="00D914E5">
          <w:t>showed</w:t>
        </w:r>
      </w:ins>
      <w:ins w:id="709" w:author="Liao, Chen/Sloan Kettering Institute" w:date="2022-09-04T09:45:00Z">
        <w:r w:rsidR="00A23C9F">
          <w:t xml:space="preserve"> a negative linear relationship</w:t>
        </w:r>
      </w:ins>
      <w:ins w:id="710" w:author="Liao, Chen/Sloan Kettering Institute" w:date="2022-09-04T09:46:00Z">
        <w:r w:rsidR="00A23C9F">
          <w:t xml:space="preserve"> (Pearson’s r = -0.9</w:t>
        </w:r>
      </w:ins>
      <w:ins w:id="711" w:author="Liao, Chen/Sloan Kettering Institute" w:date="2022-09-05T14:55:00Z">
        <w:r w:rsidR="0070097E">
          <w:t>0</w:t>
        </w:r>
      </w:ins>
      <w:ins w:id="712" w:author="Liao, Chen/Sloan Kettering Institute" w:date="2022-09-04T09:46:00Z">
        <w:r w:rsidR="00A23C9F">
          <w:t xml:space="preserve">, P = </w:t>
        </w:r>
      </w:ins>
      <w:ins w:id="713" w:author="Liao, Chen/Sloan Kettering Institute" w:date="2022-09-05T14:54:00Z">
        <w:r w:rsidR="0070097E">
          <w:t>5.9e-5</w:t>
        </w:r>
      </w:ins>
      <w:ins w:id="714" w:author="Liao, Chen/Sloan Kettering Institute" w:date="2022-09-04T09:46:00Z">
        <w:r w:rsidR="00A23C9F">
          <w:t>)</w:t>
        </w:r>
      </w:ins>
      <w:ins w:id="715" w:author="Liao, Chen/Sloan Kettering Institute" w:date="2022-09-04T09:45:00Z">
        <w:r w:rsidR="00A23C9F">
          <w:t xml:space="preserve"> with</w:t>
        </w:r>
      </w:ins>
      <w:ins w:id="716" w:author="Liao, Chen/Sloan Kettering Institute" w:date="2022-09-05T20:35:00Z">
        <w:r w:rsidR="00DA7E88">
          <w:t xml:space="preserve"> log-transformed</w:t>
        </w:r>
      </w:ins>
      <w:ins w:id="717" w:author="Liao, Chen/Sloan Kettering Institute" w:date="2022-09-04T09:45:00Z">
        <w:r w:rsidR="00A23C9F">
          <w:t xml:space="preserve"> oral bacteria</w:t>
        </w:r>
      </w:ins>
      <w:ins w:id="718" w:author="Liao, Chen/Sloan Kettering Institute" w:date="2022-09-05T15:42:00Z">
        <w:r w:rsidR="00D914E5">
          <w:t>l fraction</w:t>
        </w:r>
      </w:ins>
      <w:ins w:id="719" w:author="Liao, Chen/Sloan Kettering Institute" w:date="2022-09-05T20:35:00Z">
        <w:r w:rsidR="003350F4">
          <w:t>s</w:t>
        </w:r>
      </w:ins>
      <w:ins w:id="720" w:author="Liao, Chen/Sloan Kettering Institute" w:date="2022-09-05T15:42:00Z">
        <w:r w:rsidR="00D914E5">
          <w:t xml:space="preserve"> </w:t>
        </w:r>
      </w:ins>
      <w:ins w:id="721" w:author="Liao, Chen/Sloan Kettering Institute" w:date="2022-09-04T09:45:00Z">
        <w:r w:rsidR="00A23C9F">
          <w:t>in feces (</w:t>
        </w:r>
        <w:r w:rsidR="00A23C9F" w:rsidRPr="0070097E">
          <w:rPr>
            <w:highlight w:val="yellow"/>
          </w:rPr>
          <w:t xml:space="preserve">Fig. </w:t>
        </w:r>
      </w:ins>
      <w:ins w:id="722" w:author="Liao, Chen/Sloan Kettering Institute" w:date="2022-09-05T14:56:00Z">
        <w:r w:rsidR="0070097E" w:rsidRPr="0070097E">
          <w:rPr>
            <w:highlight w:val="yellow"/>
          </w:rPr>
          <w:t>S9E</w:t>
        </w:r>
      </w:ins>
      <w:ins w:id="723" w:author="Liao, Chen/Sloan Kettering Institute" w:date="2022-09-04T09:45:00Z">
        <w:r w:rsidR="00A23C9F">
          <w:t xml:space="preserve">). </w:t>
        </w:r>
      </w:ins>
      <w:ins w:id="724" w:author="Liao, Chen/Sloan Kettering Institute" w:date="2022-09-05T14:56:00Z">
        <w:r w:rsidR="0070097E">
          <w:t>These data from both human and mice indicated that oral bacteria in</w:t>
        </w:r>
      </w:ins>
      <w:ins w:id="725" w:author="Liao, Chen/Sloan Kettering Institute" w:date="2022-09-05T14:57:00Z">
        <w:r w:rsidR="0070097E">
          <w:t xml:space="preserve"> feces</w:t>
        </w:r>
      </w:ins>
      <w:ins w:id="726" w:author="Liao, Chen/Sloan Kettering Institute" w:date="2022-09-05T20:35:00Z">
        <w:r w:rsidR="00237456">
          <w:t xml:space="preserve"> </w:t>
        </w:r>
      </w:ins>
      <w:ins w:id="727" w:author="Liao, Chen/Sloan Kettering Institute" w:date="2022-09-05T20:37:00Z">
        <w:r w:rsidR="00237456">
          <w:t>can</w:t>
        </w:r>
      </w:ins>
      <w:ins w:id="728" w:author="Liao, Chen/Sloan Kettering Institute" w:date="2022-09-05T20:36:00Z">
        <w:r w:rsidR="00237456">
          <w:t xml:space="preserve"> </w:t>
        </w:r>
      </w:ins>
      <w:ins w:id="729" w:author="Liao, Chen/Sloan Kettering Institute" w:date="2022-09-05T15:43:00Z">
        <w:r w:rsidR="00D914E5">
          <w:t>in</w:t>
        </w:r>
      </w:ins>
      <w:ins w:id="730" w:author="Liao, Chen/Sloan Kettering Institute" w:date="2022-09-05T20:37:00Z">
        <w:r w:rsidR="00237456">
          <w:t>form</w:t>
        </w:r>
      </w:ins>
      <w:ins w:id="731" w:author="Liao, Chen/Sloan Kettering Institute" w:date="2022-09-05T14:57:00Z">
        <w:r w:rsidR="0070097E">
          <w:t xml:space="preserve"> host immu</w:t>
        </w:r>
      </w:ins>
      <w:ins w:id="732" w:author="Liao, Chen/Sloan Kettering Institute" w:date="2022-09-05T20:37:00Z">
        <w:r w:rsidR="00237456">
          <w:t>ne system status</w:t>
        </w:r>
      </w:ins>
      <w:ins w:id="733" w:author="Liao, Chen/Sloan Kettering Institute" w:date="2022-09-05T14:57:00Z">
        <w:r w:rsidR="0070097E">
          <w:t>.</w:t>
        </w:r>
      </w:ins>
    </w:p>
    <w:p w14:paraId="742038E7" w14:textId="77777777" w:rsidR="00EE15F3" w:rsidRPr="006409FA" w:rsidDel="00255031" w:rsidRDefault="00EE15F3" w:rsidP="000A48DA">
      <w:pPr>
        <w:rPr>
          <w:del w:id="734" w:author="Liao, Chen/Sloan Kettering Institute" w:date="2022-09-04T07:24:00Z"/>
        </w:rPr>
      </w:pPr>
    </w:p>
    <w:p w14:paraId="55C0892C" w14:textId="77777777" w:rsidR="00A02F27" w:rsidRPr="006409FA" w:rsidDel="00255031" w:rsidRDefault="00A02F27" w:rsidP="000A48DA">
      <w:pPr>
        <w:rPr>
          <w:del w:id="735" w:author="Liao, Chen/Sloan Kettering Institute" w:date="2022-09-04T07:24:00Z"/>
          <w:b/>
        </w:rPr>
      </w:pPr>
    </w:p>
    <w:p w14:paraId="05BD03BD" w14:textId="3935353B" w:rsidR="0015189C" w:rsidRPr="006409FA" w:rsidDel="00255031" w:rsidRDefault="00A32819" w:rsidP="000A48DA">
      <w:pPr>
        <w:rPr>
          <w:del w:id="736" w:author="Liao, Chen/Sloan Kettering Institute" w:date="2022-09-04T07:24:00Z"/>
          <w:b/>
        </w:rPr>
      </w:pPr>
      <w:del w:id="737" w:author="Liao, Chen/Sloan Kettering Institute" w:date="2022-09-04T07:24:00Z">
        <w:r w:rsidRPr="006409FA" w:rsidDel="00255031">
          <w:rPr>
            <w:b/>
          </w:rPr>
          <w:delText xml:space="preserve">Ecological mechanisms </w:delText>
        </w:r>
        <w:r w:rsidR="00FC0EBC" w:rsidRPr="006409FA" w:rsidDel="00255031">
          <w:rPr>
            <w:b/>
          </w:rPr>
          <w:delText xml:space="preserve">underlying </w:delText>
        </w:r>
        <w:r w:rsidRPr="006409FA" w:rsidDel="00255031">
          <w:rPr>
            <w:b/>
          </w:rPr>
          <w:delText xml:space="preserve">the </w:delText>
        </w:r>
        <w:r w:rsidRPr="006409FA" w:rsidDel="00255031">
          <w:rPr>
            <w:b/>
            <w:i/>
            <w:iCs/>
          </w:rPr>
          <w:delText>marker</w:delText>
        </w:r>
        <w:r w:rsidRPr="006409FA" w:rsidDel="00255031">
          <w:rPr>
            <w:b/>
          </w:rPr>
          <w:delText xml:space="preserve"> hypothesis</w:delText>
        </w:r>
      </w:del>
    </w:p>
    <w:p w14:paraId="5767187A" w14:textId="3FA413A2" w:rsidR="000A48DA" w:rsidRPr="006409FA" w:rsidDel="00255031" w:rsidRDefault="00A142A1" w:rsidP="000A48DA">
      <w:pPr>
        <w:widowControl w:val="0"/>
        <w:autoSpaceDE w:val="0"/>
        <w:autoSpaceDN w:val="0"/>
        <w:adjustRightInd w:val="0"/>
        <w:rPr>
          <w:del w:id="738" w:author="Liao, Chen/Sloan Kettering Institute" w:date="2022-09-04T07:24:00Z"/>
        </w:rPr>
      </w:pPr>
      <w:del w:id="739" w:author="Liao, Chen/Sloan Kettering Institute" w:date="2022-09-04T07:24:00Z">
        <w:r w:rsidRPr="006409FA" w:rsidDel="00255031">
          <w:delText xml:space="preserve">To </w:delText>
        </w:r>
        <w:r w:rsidR="00C57DD7" w:rsidRPr="006409FA" w:rsidDel="00255031">
          <w:delText>elucidate the mechanisms</w:delText>
        </w:r>
        <w:r w:rsidR="00FB6C87" w:rsidRPr="006409FA" w:rsidDel="00255031">
          <w:delText xml:space="preserve"> of the </w:delText>
        </w:r>
        <w:r w:rsidR="00FB6C87" w:rsidRPr="006409FA" w:rsidDel="00255031">
          <w:rPr>
            <w:i/>
            <w:iCs/>
          </w:rPr>
          <w:delText>marker</w:delText>
        </w:r>
        <w:r w:rsidR="00FB6C87" w:rsidRPr="006409FA" w:rsidDel="00255031">
          <w:delText xml:space="preserve"> hypothesis</w:delText>
        </w:r>
        <w:r w:rsidR="0087464B" w:rsidRPr="006409FA" w:rsidDel="00255031">
          <w:delText>,</w:delText>
        </w:r>
        <w:r w:rsidRPr="006409FA" w:rsidDel="00255031">
          <w:delText xml:space="preserve"> </w:delText>
        </w:r>
        <w:r w:rsidR="000A48DA" w:rsidRPr="006409FA" w:rsidDel="00255031">
          <w:delText xml:space="preserve">we developed a mathematical model </w:delText>
        </w:r>
        <w:r w:rsidR="00AE16A5" w:rsidRPr="006409FA" w:rsidDel="00255031">
          <w:delText>of microibome ecology that</w:delText>
        </w:r>
        <w:r w:rsidR="0051023D" w:rsidRPr="006409FA" w:rsidDel="00255031">
          <w:delText xml:space="preserve"> </w:delText>
        </w:r>
        <w:r w:rsidR="00AE16A5" w:rsidRPr="006409FA" w:rsidDel="00255031">
          <w:delText xml:space="preserve">considers </w:delText>
        </w:r>
        <w:r w:rsidR="002C7FF1" w:rsidRPr="006409FA" w:rsidDel="00255031">
          <w:delText xml:space="preserve">two competing forces </w:delText>
        </w:r>
        <w:r w:rsidR="0051023D" w:rsidRPr="006409FA" w:rsidDel="00255031">
          <w:delText xml:space="preserve">that </w:delText>
        </w:r>
        <w:r w:rsidR="000B1F55" w:rsidRPr="006409FA" w:rsidDel="00255031">
          <w:delText>regulate t</w:delText>
        </w:r>
        <w:r w:rsidR="002C7FF1" w:rsidRPr="006409FA" w:rsidDel="00255031">
          <w:delText>he oral bacteria</w:delText>
        </w:r>
        <w:r w:rsidR="00E371FD" w:rsidRPr="006409FA" w:rsidDel="00255031">
          <w:delText>l load</w:delText>
        </w:r>
        <w:r w:rsidR="002C7FF1" w:rsidRPr="006409FA" w:rsidDel="00255031">
          <w:delText xml:space="preserve"> in the intestine (</w:delText>
        </w:r>
        <w:r w:rsidR="002C7FF1" w:rsidRPr="006409FA" w:rsidDel="00255031">
          <w:rPr>
            <w:highlight w:val="yellow"/>
          </w:rPr>
          <w:delText>Fig. 5A</w:delText>
        </w:r>
        <w:r w:rsidR="002C7FF1" w:rsidRPr="006409FA" w:rsidDel="00255031">
          <w:delText xml:space="preserve">): antibiotics </w:delText>
        </w:r>
        <w:r w:rsidR="00AE16A5" w:rsidRPr="006409FA" w:rsidDel="00255031">
          <w:delText xml:space="preserve">can </w:delText>
        </w:r>
        <w:r w:rsidR="002C7FF1" w:rsidRPr="006409FA" w:rsidDel="00255031">
          <w:delText xml:space="preserve">inhibit their growth but </w:delText>
        </w:r>
        <w:r w:rsidR="00AE16A5" w:rsidRPr="006409FA" w:rsidDel="00255031">
          <w:delText xml:space="preserve">also </w:delText>
        </w:r>
        <w:r w:rsidR="002C7FF1" w:rsidRPr="006409FA" w:rsidDel="00255031">
          <w:delText>relieve them from the competitive inhibitions from the gut commensals</w:delText>
        </w:r>
        <w:r w:rsidR="0044313E" w:rsidRPr="006409FA" w:rsidDel="00255031">
          <w:delText xml:space="preserve"> (i.e., ecological release</w:delText>
        </w:r>
        <w:r w:rsidR="000E33B5" w:rsidRPr="006409FA" w:rsidDel="00255031">
          <w:delText xml:space="preserve"> effect</w:delText>
        </w:r>
        <w:r w:rsidR="0044313E" w:rsidRPr="006409FA" w:rsidDel="00255031">
          <w:delText>)</w:delText>
        </w:r>
        <w:r w:rsidR="002C7FF1" w:rsidRPr="006409FA" w:rsidDel="00255031">
          <w:delText>. The kinetic equations</w:delText>
        </w:r>
        <w:r w:rsidR="008B1E0F" w:rsidRPr="006409FA" w:rsidDel="00255031">
          <w:delText xml:space="preserve"> of the model</w:delText>
        </w:r>
        <w:r w:rsidR="002C7FF1" w:rsidRPr="006409FA" w:rsidDel="00255031">
          <w:delText xml:space="preserve"> are shown below</w:delText>
        </w:r>
        <w:r w:rsidR="00B42BAE" w:rsidRPr="006409FA" w:rsidDel="00255031">
          <w:delText xml:space="preserve"> </w:delText>
        </w:r>
        <w:r w:rsidR="000A48DA" w:rsidRPr="006409FA" w:rsidDel="00255031">
          <w:fldChar w:fldCharType="begin"/>
        </w:r>
        <w:r w:rsidR="000A48DA" w:rsidRPr="006409FA" w:rsidDel="00255031">
          <w:delInstrText>ADDIN F1000_CSL_BIBLIOGRAPHY</w:delInstrText>
        </w:r>
        <w:r w:rsidR="000A48DA" w:rsidRPr="006409FA" w:rsidDel="00255031">
          <w:fldChar w:fldCharType="separate"/>
        </w:r>
      </w:del>
    </w:p>
    <w:p w14:paraId="2922E46D" w14:textId="5F302A1A" w:rsidR="000A48DA" w:rsidRPr="006409FA" w:rsidDel="00255031" w:rsidRDefault="000A48DA" w:rsidP="000A48DA">
      <w:pPr>
        <w:widowControl w:val="0"/>
        <w:autoSpaceDE w:val="0"/>
        <w:autoSpaceDN w:val="0"/>
        <w:adjustRightInd w:val="0"/>
        <w:ind w:left="1440" w:firstLine="720"/>
        <w:rPr>
          <w:del w:id="740" w:author="Liao, Chen/Sloan Kettering Institute" w:date="2022-09-04T07:24:00Z"/>
        </w:rPr>
      </w:pPr>
      <w:del w:id="741" w:author="Liao, Chen/Sloan Kettering Institute" w:date="2022-09-04T07:24:00Z">
        <w:r w:rsidRPr="006409FA" w:rsidDel="00255031">
          <w:fldChar w:fldCharType="end"/>
        </w:r>
      </w:del>
      <m:oMath>
        <m:f>
          <m:fPr>
            <m:ctrlPr>
              <w:del w:id="742" w:author="Liao, Chen/Sloan Kettering Institute" w:date="2022-09-04T07:24:00Z">
                <w:rPr>
                  <w:rFonts w:ascii="Cambria Math" w:hAnsi="Cambria Math"/>
                </w:rPr>
              </w:del>
            </m:ctrlPr>
          </m:fPr>
          <m:num>
            <m:r>
              <w:del w:id="743" w:author="Liao, Chen/Sloan Kettering Institute" w:date="2022-09-04T07:24:00Z">
                <w:rPr>
                  <w:rFonts w:ascii="Cambria Math" w:hAnsi="Cambria Math"/>
                </w:rPr>
                <m:t>d[</m:t>
              </w:del>
            </m:r>
            <m:sSub>
              <m:sSubPr>
                <m:ctrlPr>
                  <w:del w:id="744" w:author="Liao, Chen/Sloan Kettering Institute" w:date="2022-09-04T07:24:00Z">
                    <w:rPr>
                      <w:rFonts w:ascii="Cambria Math" w:hAnsi="Cambria Math"/>
                    </w:rPr>
                  </w:del>
                </m:ctrlPr>
              </m:sSubPr>
              <m:e>
                <m:r>
                  <w:del w:id="745" w:author="Liao, Chen/Sloan Kettering Institute" w:date="2022-09-04T07:24:00Z">
                    <w:rPr>
                      <w:rFonts w:ascii="Cambria Math" w:hAnsi="Cambria Math"/>
                    </w:rPr>
                    <m:t>B</m:t>
                  </w:del>
                </m:r>
              </m:e>
              <m:sub>
                <m:r>
                  <w:del w:id="746" w:author="Liao, Chen/Sloan Kettering Institute" w:date="2022-09-04T07:24:00Z">
                    <w:rPr>
                      <w:rFonts w:ascii="Cambria Math" w:hAnsi="Cambria Math"/>
                    </w:rPr>
                    <m:t>o</m:t>
                  </w:del>
                </m:r>
              </m:sub>
            </m:sSub>
            <m:r>
              <w:del w:id="747" w:author="Liao, Chen/Sloan Kettering Institute" w:date="2022-09-04T07:24:00Z">
                <w:rPr>
                  <w:rFonts w:ascii="Cambria Math" w:hAnsi="Cambria Math"/>
                </w:rPr>
                <m:t>]</m:t>
              </w:del>
            </m:r>
          </m:num>
          <m:den>
            <m:r>
              <w:del w:id="748" w:author="Liao, Chen/Sloan Kettering Institute" w:date="2022-09-04T07:24:00Z">
                <w:rPr>
                  <w:rFonts w:ascii="Cambria Math" w:hAnsi="Cambria Math"/>
                </w:rPr>
                <m:t>dt</m:t>
              </w:del>
            </m:r>
          </m:den>
        </m:f>
        <m:r>
          <w:del w:id="749" w:author="Liao, Chen/Sloan Kettering Institute" w:date="2022-09-04T07:24:00Z">
            <w:rPr>
              <w:rFonts w:ascii="Cambria Math" w:hAnsi="Cambria Math"/>
            </w:rPr>
            <m:t>=</m:t>
          </w:del>
        </m:r>
        <m:sSub>
          <m:sSubPr>
            <m:ctrlPr>
              <w:del w:id="750" w:author="Liao, Chen/Sloan Kettering Institute" w:date="2022-09-04T07:24:00Z">
                <w:rPr>
                  <w:rFonts w:ascii="Cambria Math" w:hAnsi="Cambria Math"/>
                </w:rPr>
              </w:del>
            </m:ctrlPr>
          </m:sSubPr>
          <m:e>
            <m:r>
              <w:del w:id="751" w:author="Liao, Chen/Sloan Kettering Institute" w:date="2022-09-04T07:24:00Z">
                <w:rPr>
                  <w:rFonts w:ascii="Cambria Math" w:hAnsi="Cambria Math"/>
                </w:rPr>
                <m:t>α</m:t>
              </w:del>
            </m:r>
          </m:e>
          <m:sub>
            <m:r>
              <w:del w:id="752" w:author="Liao, Chen/Sloan Kettering Institute" w:date="2022-09-04T07:24:00Z">
                <w:rPr>
                  <w:rFonts w:ascii="Cambria Math" w:hAnsi="Cambria Math"/>
                </w:rPr>
                <m:t>o</m:t>
              </w:del>
            </m:r>
          </m:sub>
        </m:sSub>
        <m:r>
          <w:del w:id="753" w:author="Liao, Chen/Sloan Kettering Institute" w:date="2022-09-04T07:24:00Z">
            <w:rPr>
              <w:rFonts w:ascii="Cambria Math" w:hAnsi="Cambria Math"/>
            </w:rPr>
            <m:t>+</m:t>
          </w:del>
        </m:r>
        <m:sSub>
          <m:sSubPr>
            <m:ctrlPr>
              <w:del w:id="754" w:author="Liao, Chen/Sloan Kettering Institute" w:date="2022-09-04T07:24:00Z">
                <w:rPr>
                  <w:rFonts w:ascii="Cambria Math" w:hAnsi="Cambria Math"/>
                </w:rPr>
              </w:del>
            </m:ctrlPr>
          </m:sSubPr>
          <m:e>
            <m:r>
              <w:del w:id="755" w:author="Liao, Chen/Sloan Kettering Institute" w:date="2022-09-04T07:24:00Z">
                <w:rPr>
                  <w:rFonts w:ascii="Cambria Math" w:hAnsi="Cambria Math"/>
                </w:rPr>
                <m:t>γ</m:t>
              </w:del>
            </m:r>
          </m:e>
          <m:sub>
            <m:r>
              <w:del w:id="756" w:author="Liao, Chen/Sloan Kettering Institute" w:date="2022-09-04T07:24:00Z">
                <w:rPr>
                  <w:rFonts w:ascii="Cambria Math" w:hAnsi="Cambria Math"/>
                </w:rPr>
                <m:t>o</m:t>
              </w:del>
            </m:r>
          </m:sub>
        </m:sSub>
        <m:sSub>
          <m:sSubPr>
            <m:ctrlPr>
              <w:del w:id="757" w:author="Liao, Chen/Sloan Kettering Institute" w:date="2022-09-04T07:24:00Z">
                <w:rPr>
                  <w:rFonts w:ascii="Cambria Math" w:hAnsi="Cambria Math"/>
                  <w:i/>
                </w:rPr>
              </w:del>
            </m:ctrlPr>
          </m:sSubPr>
          <m:e>
            <m:r>
              <w:del w:id="758" w:author="Liao, Chen/Sloan Kettering Institute" w:date="2022-09-04T07:24:00Z">
                <w:rPr>
                  <w:rFonts w:ascii="Cambria Math" w:hAnsi="Cambria Math"/>
                </w:rPr>
                <m:t>ε</m:t>
              </w:del>
            </m:r>
          </m:e>
          <m:sub>
            <m:r>
              <w:del w:id="759" w:author="Liao, Chen/Sloan Kettering Institute" w:date="2022-09-04T07:24:00Z">
                <w:rPr>
                  <w:rFonts w:ascii="Cambria Math" w:hAnsi="Cambria Math"/>
                </w:rPr>
                <m:t>o</m:t>
              </w:del>
            </m:r>
          </m:sub>
        </m:sSub>
        <m:d>
          <m:dPr>
            <m:ctrlPr>
              <w:del w:id="760" w:author="Liao, Chen/Sloan Kettering Institute" w:date="2022-09-04T07:24:00Z">
                <w:rPr>
                  <w:rFonts w:ascii="Cambria Math" w:hAnsi="Cambria Math"/>
                </w:rPr>
              </w:del>
            </m:ctrlPr>
          </m:dPr>
          <m:e>
            <m:r>
              <w:del w:id="761" w:author="Liao, Chen/Sloan Kettering Institute" w:date="2022-09-04T07:24:00Z">
                <w:rPr>
                  <w:rFonts w:ascii="Cambria Math" w:hAnsi="Cambria Math"/>
                </w:rPr>
                <m:t>1-</m:t>
              </w:del>
            </m:r>
            <m:f>
              <m:fPr>
                <m:ctrlPr>
                  <w:del w:id="762" w:author="Liao, Chen/Sloan Kettering Institute" w:date="2022-09-04T07:24:00Z">
                    <w:rPr>
                      <w:rFonts w:ascii="Cambria Math" w:hAnsi="Cambria Math"/>
                    </w:rPr>
                  </w:del>
                </m:ctrlPr>
              </m:fPr>
              <m:num>
                <m:r>
                  <w:del w:id="763" w:author="Liao, Chen/Sloan Kettering Institute" w:date="2022-09-04T07:24:00Z">
                    <w:rPr>
                      <w:rFonts w:ascii="Cambria Math" w:hAnsi="Cambria Math"/>
                    </w:rPr>
                    <m:t>[</m:t>
                  </w:del>
                </m:r>
                <m:sSub>
                  <m:sSubPr>
                    <m:ctrlPr>
                      <w:del w:id="764" w:author="Liao, Chen/Sloan Kettering Institute" w:date="2022-09-04T07:24:00Z">
                        <w:rPr>
                          <w:rFonts w:ascii="Cambria Math" w:hAnsi="Cambria Math"/>
                        </w:rPr>
                      </w:del>
                    </m:ctrlPr>
                  </m:sSubPr>
                  <m:e>
                    <m:r>
                      <w:del w:id="765" w:author="Liao, Chen/Sloan Kettering Institute" w:date="2022-09-04T07:24:00Z">
                        <w:rPr>
                          <w:rFonts w:ascii="Cambria Math" w:hAnsi="Cambria Math"/>
                        </w:rPr>
                        <m:t>B</m:t>
                      </w:del>
                    </m:r>
                  </m:e>
                  <m:sub>
                    <m:r>
                      <w:del w:id="766" w:author="Liao, Chen/Sloan Kettering Institute" w:date="2022-09-04T07:24:00Z">
                        <w:rPr>
                          <w:rFonts w:ascii="Cambria Math" w:hAnsi="Cambria Math"/>
                        </w:rPr>
                        <m:t>o</m:t>
                      </w:del>
                    </m:r>
                  </m:sub>
                </m:sSub>
                <m:r>
                  <w:del w:id="767" w:author="Liao, Chen/Sloan Kettering Institute" w:date="2022-09-04T07:24:00Z">
                    <w:rPr>
                      <w:rFonts w:ascii="Cambria Math" w:hAnsi="Cambria Math"/>
                    </w:rPr>
                    <m:t>]</m:t>
                  </w:del>
                </m:r>
              </m:num>
              <m:den>
                <m:sSub>
                  <m:sSubPr>
                    <m:ctrlPr>
                      <w:del w:id="768" w:author="Liao, Chen/Sloan Kettering Institute" w:date="2022-09-04T07:24:00Z">
                        <w:rPr>
                          <w:rFonts w:ascii="Cambria Math" w:hAnsi="Cambria Math"/>
                        </w:rPr>
                      </w:del>
                    </m:ctrlPr>
                  </m:sSubPr>
                  <m:e>
                    <m:r>
                      <w:del w:id="769" w:author="Liao, Chen/Sloan Kettering Institute" w:date="2022-09-04T07:24:00Z">
                        <w:rPr>
                          <w:rFonts w:ascii="Cambria Math" w:hAnsi="Cambria Math"/>
                        </w:rPr>
                        <m:t>K</m:t>
                      </w:del>
                    </m:r>
                  </m:e>
                  <m:sub>
                    <m:r>
                      <w:del w:id="770" w:author="Liao, Chen/Sloan Kettering Institute" w:date="2022-09-04T07:24:00Z">
                        <w:rPr>
                          <w:rFonts w:ascii="Cambria Math" w:hAnsi="Cambria Math"/>
                        </w:rPr>
                        <m:t>o</m:t>
                      </w:del>
                    </m:r>
                  </m:sub>
                </m:sSub>
              </m:den>
            </m:f>
            <m:r>
              <w:del w:id="771" w:author="Liao, Chen/Sloan Kettering Institute" w:date="2022-09-04T07:24:00Z">
                <w:rPr>
                  <w:rFonts w:ascii="Cambria Math" w:hAnsi="Cambria Math"/>
                </w:rPr>
                <m:t>-</m:t>
              </w:del>
            </m:r>
            <m:f>
              <m:fPr>
                <m:ctrlPr>
                  <w:del w:id="772" w:author="Liao, Chen/Sloan Kettering Institute" w:date="2022-09-04T07:24:00Z">
                    <w:rPr>
                      <w:rFonts w:ascii="Cambria Math" w:hAnsi="Cambria Math"/>
                    </w:rPr>
                  </w:del>
                </m:ctrlPr>
              </m:fPr>
              <m:num>
                <m:r>
                  <w:del w:id="773" w:author="Liao, Chen/Sloan Kettering Institute" w:date="2022-09-04T07:24:00Z">
                    <w:rPr>
                      <w:rFonts w:ascii="Cambria Math" w:hAnsi="Cambria Math"/>
                    </w:rPr>
                    <m:t>[</m:t>
                  </w:del>
                </m:r>
                <m:sSub>
                  <m:sSubPr>
                    <m:ctrlPr>
                      <w:del w:id="774" w:author="Liao, Chen/Sloan Kettering Institute" w:date="2022-09-04T07:24:00Z">
                        <w:rPr>
                          <w:rFonts w:ascii="Cambria Math" w:hAnsi="Cambria Math"/>
                        </w:rPr>
                      </w:del>
                    </m:ctrlPr>
                  </m:sSubPr>
                  <m:e>
                    <m:r>
                      <w:del w:id="775" w:author="Liao, Chen/Sloan Kettering Institute" w:date="2022-09-04T07:24:00Z">
                        <w:rPr>
                          <w:rFonts w:ascii="Cambria Math" w:hAnsi="Cambria Math"/>
                        </w:rPr>
                        <m:t>B</m:t>
                      </w:del>
                    </m:r>
                  </m:e>
                  <m:sub>
                    <m:r>
                      <w:del w:id="776" w:author="Liao, Chen/Sloan Kettering Institute" w:date="2022-09-04T07:24:00Z">
                        <w:rPr>
                          <w:rFonts w:ascii="Cambria Math" w:hAnsi="Cambria Math"/>
                        </w:rPr>
                        <m:t>g</m:t>
                      </w:del>
                    </m:r>
                  </m:sub>
                </m:sSub>
                <m:r>
                  <w:del w:id="777" w:author="Liao, Chen/Sloan Kettering Institute" w:date="2022-09-04T07:24:00Z">
                    <w:rPr>
                      <w:rFonts w:ascii="Cambria Math" w:hAnsi="Cambria Math"/>
                    </w:rPr>
                    <m:t>]</m:t>
                  </w:del>
                </m:r>
              </m:num>
              <m:den>
                <m:sSub>
                  <m:sSubPr>
                    <m:ctrlPr>
                      <w:del w:id="778" w:author="Liao, Chen/Sloan Kettering Institute" w:date="2022-09-04T07:24:00Z">
                        <w:rPr>
                          <w:rFonts w:ascii="Cambria Math" w:hAnsi="Cambria Math"/>
                        </w:rPr>
                      </w:del>
                    </m:ctrlPr>
                  </m:sSubPr>
                  <m:e>
                    <m:r>
                      <w:del w:id="779" w:author="Liao, Chen/Sloan Kettering Institute" w:date="2022-09-04T07:24:00Z">
                        <w:rPr>
                          <w:rFonts w:ascii="Cambria Math" w:hAnsi="Cambria Math"/>
                        </w:rPr>
                        <m:t>K</m:t>
                      </w:del>
                    </m:r>
                  </m:e>
                  <m:sub>
                    <m:r>
                      <w:del w:id="780" w:author="Liao, Chen/Sloan Kettering Institute" w:date="2022-09-04T07:24:00Z">
                        <w:rPr>
                          <w:rFonts w:ascii="Cambria Math" w:hAnsi="Cambria Math"/>
                        </w:rPr>
                        <m:t>g</m:t>
                      </w:del>
                    </m:r>
                  </m:sub>
                </m:sSub>
              </m:den>
            </m:f>
          </m:e>
        </m:d>
        <m:r>
          <w:del w:id="781" w:author="Liao, Chen/Sloan Kettering Institute" w:date="2022-09-04T07:24:00Z">
            <w:rPr>
              <w:rFonts w:ascii="Cambria Math" w:hAnsi="Cambria Math"/>
            </w:rPr>
            <m:t>[</m:t>
          </w:del>
        </m:r>
        <m:sSub>
          <m:sSubPr>
            <m:ctrlPr>
              <w:del w:id="782" w:author="Liao, Chen/Sloan Kettering Institute" w:date="2022-09-04T07:24:00Z">
                <w:rPr>
                  <w:rFonts w:ascii="Cambria Math" w:hAnsi="Cambria Math"/>
                </w:rPr>
              </w:del>
            </m:ctrlPr>
          </m:sSubPr>
          <m:e>
            <m:r>
              <w:del w:id="783" w:author="Liao, Chen/Sloan Kettering Institute" w:date="2022-09-04T07:24:00Z">
                <w:rPr>
                  <w:rFonts w:ascii="Cambria Math" w:hAnsi="Cambria Math"/>
                </w:rPr>
                <m:t>B</m:t>
              </w:del>
            </m:r>
          </m:e>
          <m:sub>
            <m:r>
              <w:del w:id="784" w:author="Liao, Chen/Sloan Kettering Institute" w:date="2022-09-04T07:24:00Z">
                <w:rPr>
                  <w:rFonts w:ascii="Cambria Math" w:hAnsi="Cambria Math"/>
                </w:rPr>
                <m:t>o</m:t>
              </w:del>
            </m:r>
          </m:sub>
        </m:sSub>
        <m:r>
          <w:del w:id="785" w:author="Liao, Chen/Sloan Kettering Institute" w:date="2022-09-04T07:24:00Z">
            <w:rPr>
              <w:rFonts w:ascii="Cambria Math" w:hAnsi="Cambria Math"/>
            </w:rPr>
            <m:t>]-δ[</m:t>
          </w:del>
        </m:r>
        <m:sSub>
          <m:sSubPr>
            <m:ctrlPr>
              <w:del w:id="786" w:author="Liao, Chen/Sloan Kettering Institute" w:date="2022-09-04T07:24:00Z">
                <w:rPr>
                  <w:rFonts w:ascii="Cambria Math" w:hAnsi="Cambria Math"/>
                </w:rPr>
              </w:del>
            </m:ctrlPr>
          </m:sSubPr>
          <m:e>
            <m:r>
              <w:del w:id="787" w:author="Liao, Chen/Sloan Kettering Institute" w:date="2022-09-04T07:24:00Z">
                <w:rPr>
                  <w:rFonts w:ascii="Cambria Math" w:hAnsi="Cambria Math"/>
                </w:rPr>
                <m:t>B</m:t>
              </w:del>
            </m:r>
          </m:e>
          <m:sub>
            <m:r>
              <w:del w:id="788" w:author="Liao, Chen/Sloan Kettering Institute" w:date="2022-09-04T07:24:00Z">
                <w:rPr>
                  <w:rFonts w:ascii="Cambria Math" w:hAnsi="Cambria Math"/>
                </w:rPr>
                <m:t>o</m:t>
              </w:del>
            </m:r>
          </m:sub>
        </m:sSub>
        <m:r>
          <w:del w:id="789" w:author="Liao, Chen/Sloan Kettering Institute" w:date="2022-09-04T07:24:00Z">
            <w:rPr>
              <w:rFonts w:ascii="Cambria Math" w:hAnsi="Cambria Math"/>
            </w:rPr>
            <m:t>]</m:t>
          </w:del>
        </m:r>
      </m:oMath>
      <w:del w:id="790" w:author="Liao, Chen/Sloan Kettering Institute" w:date="2022-09-04T07:24:00Z">
        <w:r w:rsidRPr="006409FA" w:rsidDel="00255031">
          <w:tab/>
        </w:r>
        <w:r w:rsidRPr="006409FA" w:rsidDel="00255031">
          <w:tab/>
        </w:r>
        <w:r w:rsidRPr="006409FA" w:rsidDel="00255031">
          <w:tab/>
          <w:delText>Eq. (1)</w:delText>
        </w:r>
      </w:del>
    </w:p>
    <w:p w14:paraId="3AA1F6D9" w14:textId="2D058396" w:rsidR="000A48DA" w:rsidRPr="006409FA" w:rsidDel="00255031" w:rsidRDefault="000A48DA" w:rsidP="000A48DA">
      <w:pPr>
        <w:rPr>
          <w:del w:id="791" w:author="Liao, Chen/Sloan Kettering Institute" w:date="2022-09-04T07:24:00Z"/>
        </w:rPr>
      </w:pPr>
      <w:del w:id="792" w:author="Liao, Chen/Sloan Kettering Institute" w:date="2022-09-04T07:24:00Z">
        <w:r w:rsidRPr="006409FA" w:rsidDel="00255031">
          <w:tab/>
        </w:r>
        <w:r w:rsidRPr="006409FA" w:rsidDel="00255031">
          <w:tab/>
        </w:r>
        <w:r w:rsidRPr="006409FA" w:rsidDel="00255031">
          <w:tab/>
        </w:r>
      </w:del>
      <m:oMath>
        <m:f>
          <m:fPr>
            <m:ctrlPr>
              <w:del w:id="793" w:author="Liao, Chen/Sloan Kettering Institute" w:date="2022-09-04T07:24:00Z">
                <w:rPr>
                  <w:rFonts w:ascii="Cambria Math" w:hAnsi="Cambria Math"/>
                </w:rPr>
              </w:del>
            </m:ctrlPr>
          </m:fPr>
          <m:num>
            <m:r>
              <w:del w:id="794" w:author="Liao, Chen/Sloan Kettering Institute" w:date="2022-09-04T07:24:00Z">
                <w:rPr>
                  <w:rFonts w:ascii="Cambria Math" w:hAnsi="Cambria Math"/>
                </w:rPr>
                <m:t>d[</m:t>
              </w:del>
            </m:r>
            <m:sSub>
              <m:sSubPr>
                <m:ctrlPr>
                  <w:del w:id="795" w:author="Liao, Chen/Sloan Kettering Institute" w:date="2022-09-04T07:24:00Z">
                    <w:rPr>
                      <w:rFonts w:ascii="Cambria Math" w:hAnsi="Cambria Math"/>
                    </w:rPr>
                  </w:del>
                </m:ctrlPr>
              </m:sSubPr>
              <m:e>
                <m:r>
                  <w:del w:id="796" w:author="Liao, Chen/Sloan Kettering Institute" w:date="2022-09-04T07:24:00Z">
                    <w:rPr>
                      <w:rFonts w:ascii="Cambria Math" w:hAnsi="Cambria Math"/>
                    </w:rPr>
                    <m:t>B</m:t>
                  </w:del>
                </m:r>
              </m:e>
              <m:sub>
                <m:r>
                  <w:del w:id="797" w:author="Liao, Chen/Sloan Kettering Institute" w:date="2022-09-04T07:24:00Z">
                    <w:rPr>
                      <w:rFonts w:ascii="Cambria Math" w:hAnsi="Cambria Math"/>
                    </w:rPr>
                    <m:t>g</m:t>
                  </w:del>
                </m:r>
              </m:sub>
            </m:sSub>
            <m:r>
              <w:del w:id="798" w:author="Liao, Chen/Sloan Kettering Institute" w:date="2022-09-04T07:24:00Z">
                <w:rPr>
                  <w:rFonts w:ascii="Cambria Math" w:hAnsi="Cambria Math"/>
                </w:rPr>
                <m:t>]</m:t>
              </w:del>
            </m:r>
          </m:num>
          <m:den>
            <m:r>
              <w:del w:id="799" w:author="Liao, Chen/Sloan Kettering Institute" w:date="2022-09-04T07:24:00Z">
                <w:rPr>
                  <w:rFonts w:ascii="Cambria Math" w:hAnsi="Cambria Math"/>
                </w:rPr>
                <m:t>dt</m:t>
              </w:del>
            </m:r>
          </m:den>
        </m:f>
        <m:r>
          <w:del w:id="800" w:author="Liao, Chen/Sloan Kettering Institute" w:date="2022-09-04T07:24:00Z">
            <w:rPr>
              <w:rFonts w:ascii="Cambria Math" w:hAnsi="Cambria Math"/>
            </w:rPr>
            <m:t>=</m:t>
          </w:del>
        </m:r>
        <m:sSub>
          <m:sSubPr>
            <m:ctrlPr>
              <w:del w:id="801" w:author="Liao, Chen/Sloan Kettering Institute" w:date="2022-09-04T07:24:00Z">
                <w:rPr>
                  <w:rFonts w:ascii="Cambria Math" w:hAnsi="Cambria Math"/>
                </w:rPr>
              </w:del>
            </m:ctrlPr>
          </m:sSubPr>
          <m:e>
            <m:r>
              <w:del w:id="802" w:author="Liao, Chen/Sloan Kettering Institute" w:date="2022-09-04T07:24:00Z">
                <w:rPr>
                  <w:rFonts w:ascii="Cambria Math" w:hAnsi="Cambria Math"/>
                </w:rPr>
                <m:t>γ</m:t>
              </w:del>
            </m:r>
          </m:e>
          <m:sub>
            <m:r>
              <w:del w:id="803" w:author="Liao, Chen/Sloan Kettering Institute" w:date="2022-09-04T07:24:00Z">
                <w:rPr>
                  <w:rFonts w:ascii="Cambria Math" w:hAnsi="Cambria Math"/>
                </w:rPr>
                <m:t>g</m:t>
              </w:del>
            </m:r>
          </m:sub>
        </m:sSub>
        <m:sSub>
          <m:sSubPr>
            <m:ctrlPr>
              <w:del w:id="804" w:author="Liao, Chen/Sloan Kettering Institute" w:date="2022-09-04T07:24:00Z">
                <w:rPr>
                  <w:rFonts w:ascii="Cambria Math" w:hAnsi="Cambria Math"/>
                  <w:i/>
                </w:rPr>
              </w:del>
            </m:ctrlPr>
          </m:sSubPr>
          <m:e>
            <m:r>
              <w:del w:id="805" w:author="Liao, Chen/Sloan Kettering Institute" w:date="2022-09-04T07:24:00Z">
                <w:rPr>
                  <w:rFonts w:ascii="Cambria Math" w:hAnsi="Cambria Math"/>
                </w:rPr>
                <m:t>ε</m:t>
              </w:del>
            </m:r>
          </m:e>
          <m:sub>
            <m:r>
              <w:del w:id="806" w:author="Liao, Chen/Sloan Kettering Institute" w:date="2022-09-04T07:24:00Z">
                <w:rPr>
                  <w:rFonts w:ascii="Cambria Math" w:hAnsi="Cambria Math"/>
                </w:rPr>
                <m:t>g</m:t>
              </w:del>
            </m:r>
          </m:sub>
        </m:sSub>
        <m:d>
          <m:dPr>
            <m:ctrlPr>
              <w:del w:id="807" w:author="Liao, Chen/Sloan Kettering Institute" w:date="2022-09-04T07:24:00Z">
                <w:rPr>
                  <w:rFonts w:ascii="Cambria Math" w:hAnsi="Cambria Math"/>
                </w:rPr>
              </w:del>
            </m:ctrlPr>
          </m:dPr>
          <m:e>
            <m:r>
              <w:del w:id="808" w:author="Liao, Chen/Sloan Kettering Institute" w:date="2022-09-04T07:24:00Z">
                <w:rPr>
                  <w:rFonts w:ascii="Cambria Math" w:hAnsi="Cambria Math"/>
                </w:rPr>
                <m:t>1-</m:t>
              </w:del>
            </m:r>
            <m:f>
              <m:fPr>
                <m:ctrlPr>
                  <w:del w:id="809" w:author="Liao, Chen/Sloan Kettering Institute" w:date="2022-09-04T07:24:00Z">
                    <w:rPr>
                      <w:rFonts w:ascii="Cambria Math" w:hAnsi="Cambria Math"/>
                    </w:rPr>
                  </w:del>
                </m:ctrlPr>
              </m:fPr>
              <m:num>
                <m:r>
                  <w:del w:id="810" w:author="Liao, Chen/Sloan Kettering Institute" w:date="2022-09-04T07:24:00Z">
                    <w:rPr>
                      <w:rFonts w:ascii="Cambria Math" w:hAnsi="Cambria Math"/>
                    </w:rPr>
                    <m:t>[</m:t>
                  </w:del>
                </m:r>
                <m:sSub>
                  <m:sSubPr>
                    <m:ctrlPr>
                      <w:del w:id="811" w:author="Liao, Chen/Sloan Kettering Institute" w:date="2022-09-04T07:24:00Z">
                        <w:rPr>
                          <w:rFonts w:ascii="Cambria Math" w:hAnsi="Cambria Math"/>
                        </w:rPr>
                      </w:del>
                    </m:ctrlPr>
                  </m:sSubPr>
                  <m:e>
                    <m:r>
                      <w:del w:id="812" w:author="Liao, Chen/Sloan Kettering Institute" w:date="2022-09-04T07:24:00Z">
                        <w:rPr>
                          <w:rFonts w:ascii="Cambria Math" w:hAnsi="Cambria Math"/>
                        </w:rPr>
                        <m:t>B</m:t>
                      </w:del>
                    </m:r>
                  </m:e>
                  <m:sub>
                    <m:r>
                      <w:del w:id="813" w:author="Liao, Chen/Sloan Kettering Institute" w:date="2022-09-04T07:24:00Z">
                        <w:rPr>
                          <w:rFonts w:ascii="Cambria Math" w:hAnsi="Cambria Math"/>
                        </w:rPr>
                        <m:t>o</m:t>
                      </w:del>
                    </m:r>
                  </m:sub>
                </m:sSub>
                <m:r>
                  <w:del w:id="814" w:author="Liao, Chen/Sloan Kettering Institute" w:date="2022-09-04T07:24:00Z">
                    <w:rPr>
                      <w:rFonts w:ascii="Cambria Math" w:hAnsi="Cambria Math"/>
                    </w:rPr>
                    <m:t>]</m:t>
                  </w:del>
                </m:r>
              </m:num>
              <m:den>
                <m:sSub>
                  <m:sSubPr>
                    <m:ctrlPr>
                      <w:del w:id="815" w:author="Liao, Chen/Sloan Kettering Institute" w:date="2022-09-04T07:24:00Z">
                        <w:rPr>
                          <w:rFonts w:ascii="Cambria Math" w:hAnsi="Cambria Math"/>
                        </w:rPr>
                      </w:del>
                    </m:ctrlPr>
                  </m:sSubPr>
                  <m:e>
                    <m:r>
                      <w:del w:id="816" w:author="Liao, Chen/Sloan Kettering Institute" w:date="2022-09-04T07:24:00Z">
                        <w:rPr>
                          <w:rFonts w:ascii="Cambria Math" w:hAnsi="Cambria Math"/>
                        </w:rPr>
                        <m:t>K</m:t>
                      </w:del>
                    </m:r>
                  </m:e>
                  <m:sub>
                    <m:r>
                      <w:del w:id="817" w:author="Liao, Chen/Sloan Kettering Institute" w:date="2022-09-04T07:24:00Z">
                        <w:rPr>
                          <w:rFonts w:ascii="Cambria Math" w:hAnsi="Cambria Math"/>
                        </w:rPr>
                        <m:t>o</m:t>
                      </w:del>
                    </m:r>
                  </m:sub>
                </m:sSub>
              </m:den>
            </m:f>
            <m:r>
              <w:del w:id="818" w:author="Liao, Chen/Sloan Kettering Institute" w:date="2022-09-04T07:24:00Z">
                <w:rPr>
                  <w:rFonts w:ascii="Cambria Math" w:hAnsi="Cambria Math"/>
                </w:rPr>
                <m:t>-</m:t>
              </w:del>
            </m:r>
            <m:f>
              <m:fPr>
                <m:ctrlPr>
                  <w:del w:id="819" w:author="Liao, Chen/Sloan Kettering Institute" w:date="2022-09-04T07:24:00Z">
                    <w:rPr>
                      <w:rFonts w:ascii="Cambria Math" w:hAnsi="Cambria Math"/>
                    </w:rPr>
                  </w:del>
                </m:ctrlPr>
              </m:fPr>
              <m:num>
                <m:r>
                  <w:del w:id="820" w:author="Liao, Chen/Sloan Kettering Institute" w:date="2022-09-04T07:24:00Z">
                    <w:rPr>
                      <w:rFonts w:ascii="Cambria Math" w:hAnsi="Cambria Math"/>
                    </w:rPr>
                    <m:t>[</m:t>
                  </w:del>
                </m:r>
                <m:sSub>
                  <m:sSubPr>
                    <m:ctrlPr>
                      <w:del w:id="821" w:author="Liao, Chen/Sloan Kettering Institute" w:date="2022-09-04T07:24:00Z">
                        <w:rPr>
                          <w:rFonts w:ascii="Cambria Math" w:hAnsi="Cambria Math"/>
                        </w:rPr>
                      </w:del>
                    </m:ctrlPr>
                  </m:sSubPr>
                  <m:e>
                    <m:r>
                      <w:del w:id="822" w:author="Liao, Chen/Sloan Kettering Institute" w:date="2022-09-04T07:24:00Z">
                        <w:rPr>
                          <w:rFonts w:ascii="Cambria Math" w:hAnsi="Cambria Math"/>
                        </w:rPr>
                        <m:t>B</m:t>
                      </w:del>
                    </m:r>
                  </m:e>
                  <m:sub>
                    <m:r>
                      <w:del w:id="823" w:author="Liao, Chen/Sloan Kettering Institute" w:date="2022-09-04T07:24:00Z">
                        <w:rPr>
                          <w:rFonts w:ascii="Cambria Math" w:hAnsi="Cambria Math"/>
                        </w:rPr>
                        <m:t>g</m:t>
                      </w:del>
                    </m:r>
                  </m:sub>
                </m:sSub>
                <m:r>
                  <w:del w:id="824" w:author="Liao, Chen/Sloan Kettering Institute" w:date="2022-09-04T07:24:00Z">
                    <w:rPr>
                      <w:rFonts w:ascii="Cambria Math" w:hAnsi="Cambria Math"/>
                    </w:rPr>
                    <m:t>]</m:t>
                  </w:del>
                </m:r>
              </m:num>
              <m:den>
                <m:sSub>
                  <m:sSubPr>
                    <m:ctrlPr>
                      <w:del w:id="825" w:author="Liao, Chen/Sloan Kettering Institute" w:date="2022-09-04T07:24:00Z">
                        <w:rPr>
                          <w:rFonts w:ascii="Cambria Math" w:hAnsi="Cambria Math"/>
                        </w:rPr>
                      </w:del>
                    </m:ctrlPr>
                  </m:sSubPr>
                  <m:e>
                    <m:r>
                      <w:del w:id="826" w:author="Liao, Chen/Sloan Kettering Institute" w:date="2022-09-04T07:24:00Z">
                        <w:rPr>
                          <w:rFonts w:ascii="Cambria Math" w:hAnsi="Cambria Math"/>
                        </w:rPr>
                        <m:t>K</m:t>
                      </w:del>
                    </m:r>
                  </m:e>
                  <m:sub>
                    <m:r>
                      <w:del w:id="827" w:author="Liao, Chen/Sloan Kettering Institute" w:date="2022-09-04T07:24:00Z">
                        <w:rPr>
                          <w:rFonts w:ascii="Cambria Math" w:hAnsi="Cambria Math"/>
                        </w:rPr>
                        <m:t>g</m:t>
                      </w:del>
                    </m:r>
                  </m:sub>
                </m:sSub>
              </m:den>
            </m:f>
          </m:e>
        </m:d>
        <m:r>
          <w:del w:id="828" w:author="Liao, Chen/Sloan Kettering Institute" w:date="2022-09-04T07:24:00Z">
            <w:rPr>
              <w:rFonts w:ascii="Cambria Math" w:hAnsi="Cambria Math"/>
            </w:rPr>
            <m:t>[</m:t>
          </w:del>
        </m:r>
        <m:sSub>
          <m:sSubPr>
            <m:ctrlPr>
              <w:del w:id="829" w:author="Liao, Chen/Sloan Kettering Institute" w:date="2022-09-04T07:24:00Z">
                <w:rPr>
                  <w:rFonts w:ascii="Cambria Math" w:hAnsi="Cambria Math"/>
                </w:rPr>
              </w:del>
            </m:ctrlPr>
          </m:sSubPr>
          <m:e>
            <m:r>
              <w:del w:id="830" w:author="Liao, Chen/Sloan Kettering Institute" w:date="2022-09-04T07:24:00Z">
                <w:rPr>
                  <w:rFonts w:ascii="Cambria Math" w:hAnsi="Cambria Math"/>
                </w:rPr>
                <m:t>B</m:t>
              </w:del>
            </m:r>
          </m:e>
          <m:sub>
            <m:r>
              <w:del w:id="831" w:author="Liao, Chen/Sloan Kettering Institute" w:date="2022-09-04T07:24:00Z">
                <w:rPr>
                  <w:rFonts w:ascii="Cambria Math" w:hAnsi="Cambria Math"/>
                </w:rPr>
                <m:t>g</m:t>
              </w:del>
            </m:r>
          </m:sub>
        </m:sSub>
        <m:r>
          <w:del w:id="832" w:author="Liao, Chen/Sloan Kettering Institute" w:date="2022-09-04T07:24:00Z">
            <w:rPr>
              <w:rFonts w:ascii="Cambria Math" w:hAnsi="Cambria Math"/>
            </w:rPr>
            <m:t>]-δ[</m:t>
          </w:del>
        </m:r>
        <m:sSub>
          <m:sSubPr>
            <m:ctrlPr>
              <w:del w:id="833" w:author="Liao, Chen/Sloan Kettering Institute" w:date="2022-09-04T07:24:00Z">
                <w:rPr>
                  <w:rFonts w:ascii="Cambria Math" w:hAnsi="Cambria Math"/>
                </w:rPr>
              </w:del>
            </m:ctrlPr>
          </m:sSubPr>
          <m:e>
            <m:r>
              <w:del w:id="834" w:author="Liao, Chen/Sloan Kettering Institute" w:date="2022-09-04T07:24:00Z">
                <w:rPr>
                  <w:rFonts w:ascii="Cambria Math" w:hAnsi="Cambria Math"/>
                </w:rPr>
                <m:t>B</m:t>
              </w:del>
            </m:r>
          </m:e>
          <m:sub>
            <m:r>
              <w:del w:id="835" w:author="Liao, Chen/Sloan Kettering Institute" w:date="2022-09-04T07:24:00Z">
                <w:rPr>
                  <w:rFonts w:ascii="Cambria Math" w:hAnsi="Cambria Math"/>
                </w:rPr>
                <m:t>g</m:t>
              </w:del>
            </m:r>
          </m:sub>
        </m:sSub>
        <m:r>
          <w:del w:id="836" w:author="Liao, Chen/Sloan Kettering Institute" w:date="2022-09-04T07:24:00Z">
            <w:rPr>
              <w:rFonts w:ascii="Cambria Math" w:hAnsi="Cambria Math"/>
            </w:rPr>
            <m:t>]</m:t>
          </w:del>
        </m:r>
      </m:oMath>
      <w:del w:id="837" w:author="Liao, Chen/Sloan Kettering Institute" w:date="2022-09-04T07:24:00Z">
        <w:r w:rsidRPr="006409FA" w:rsidDel="00255031">
          <w:tab/>
        </w:r>
        <w:r w:rsidRPr="006409FA" w:rsidDel="00255031">
          <w:tab/>
        </w:r>
        <w:r w:rsidRPr="006409FA" w:rsidDel="00255031">
          <w:tab/>
        </w:r>
        <w:r w:rsidRPr="006409FA" w:rsidDel="00255031">
          <w:tab/>
          <w:delText>Eq. (2)</w:delText>
        </w:r>
      </w:del>
    </w:p>
    <w:p w14:paraId="5EDB645D" w14:textId="322AA2E2" w:rsidR="00BF0BC5" w:rsidRPr="006409FA" w:rsidDel="00255031" w:rsidRDefault="000A48DA" w:rsidP="00241EF2">
      <w:pPr>
        <w:rPr>
          <w:del w:id="838" w:author="Liao, Chen/Sloan Kettering Institute" w:date="2022-09-04T07:24:00Z"/>
        </w:rPr>
      </w:pPr>
      <w:del w:id="839" w:author="Liao, Chen/Sloan Kettering Institute" w:date="2022-09-04T07:24:00Z">
        <w:r w:rsidRPr="006409FA" w:rsidDel="00255031">
          <w:delText xml:space="preserve">Here </w:delText>
        </w:r>
      </w:del>
      <m:oMath>
        <m:r>
          <w:del w:id="840" w:author="Liao, Chen/Sloan Kettering Institute" w:date="2022-09-04T07:24:00Z">
            <w:rPr>
              <w:rFonts w:ascii="Cambria Math" w:hAnsi="Cambria Math"/>
            </w:rPr>
            <m:t>[</m:t>
          </w:del>
        </m:r>
        <m:sSub>
          <m:sSubPr>
            <m:ctrlPr>
              <w:del w:id="841" w:author="Liao, Chen/Sloan Kettering Institute" w:date="2022-09-04T07:24:00Z">
                <w:rPr>
                  <w:rFonts w:ascii="Cambria Math" w:hAnsi="Cambria Math"/>
                </w:rPr>
              </w:del>
            </m:ctrlPr>
          </m:sSubPr>
          <m:e>
            <m:r>
              <w:del w:id="842" w:author="Liao, Chen/Sloan Kettering Institute" w:date="2022-09-04T07:24:00Z">
                <w:rPr>
                  <w:rFonts w:ascii="Cambria Math" w:hAnsi="Cambria Math"/>
                </w:rPr>
                <m:t>B</m:t>
              </w:del>
            </m:r>
          </m:e>
          <m:sub>
            <m:r>
              <w:del w:id="843" w:author="Liao, Chen/Sloan Kettering Institute" w:date="2022-09-04T07:24:00Z">
                <w:rPr>
                  <w:rFonts w:ascii="Cambria Math" w:hAnsi="Cambria Math"/>
                </w:rPr>
                <m:t>o</m:t>
              </w:del>
            </m:r>
          </m:sub>
        </m:sSub>
        <m:r>
          <w:del w:id="844" w:author="Liao, Chen/Sloan Kettering Institute" w:date="2022-09-04T07:24:00Z">
            <w:rPr>
              <w:rFonts w:ascii="Cambria Math" w:hAnsi="Cambria Math"/>
            </w:rPr>
            <m:t>]</m:t>
          </w:del>
        </m:r>
      </m:oMath>
      <w:del w:id="845" w:author="Liao, Chen/Sloan Kettering Institute" w:date="2022-09-04T07:24:00Z">
        <w:r w:rsidRPr="006409FA" w:rsidDel="00255031">
          <w:delText xml:space="preserve"> and </w:delText>
        </w:r>
      </w:del>
      <m:oMath>
        <m:r>
          <w:del w:id="846" w:author="Liao, Chen/Sloan Kettering Institute" w:date="2022-09-04T07:24:00Z">
            <w:rPr>
              <w:rFonts w:ascii="Cambria Math" w:hAnsi="Cambria Math"/>
            </w:rPr>
            <m:t>[</m:t>
          </w:del>
        </m:r>
        <m:sSub>
          <m:sSubPr>
            <m:ctrlPr>
              <w:del w:id="847" w:author="Liao, Chen/Sloan Kettering Institute" w:date="2022-09-04T07:24:00Z">
                <w:rPr>
                  <w:rFonts w:ascii="Cambria Math" w:hAnsi="Cambria Math"/>
                </w:rPr>
              </w:del>
            </m:ctrlPr>
          </m:sSubPr>
          <m:e>
            <m:r>
              <w:del w:id="848" w:author="Liao, Chen/Sloan Kettering Institute" w:date="2022-09-04T07:24:00Z">
                <w:rPr>
                  <w:rFonts w:ascii="Cambria Math" w:hAnsi="Cambria Math"/>
                </w:rPr>
                <m:t>B</m:t>
              </w:del>
            </m:r>
          </m:e>
          <m:sub>
            <m:r>
              <w:del w:id="849" w:author="Liao, Chen/Sloan Kettering Institute" w:date="2022-09-04T07:24:00Z">
                <w:rPr>
                  <w:rFonts w:ascii="Cambria Math" w:hAnsi="Cambria Math"/>
                </w:rPr>
                <m:t>g</m:t>
              </w:del>
            </m:r>
          </m:sub>
        </m:sSub>
        <m:r>
          <w:del w:id="850" w:author="Liao, Chen/Sloan Kettering Institute" w:date="2022-09-04T07:24:00Z">
            <w:rPr>
              <w:rFonts w:ascii="Cambria Math" w:hAnsi="Cambria Math"/>
            </w:rPr>
            <m:t>]</m:t>
          </w:del>
        </m:r>
      </m:oMath>
      <w:del w:id="851" w:author="Liao, Chen/Sloan Kettering Institute" w:date="2022-09-04T07:24:00Z">
        <w:r w:rsidRPr="006409FA" w:rsidDel="00255031">
          <w:delText xml:space="preserve"> are the oral and gut bacterial </w:delText>
        </w:r>
        <w:r w:rsidR="007A695E" w:rsidRPr="006409FA" w:rsidDel="00255031">
          <w:delText>loads</w:delText>
        </w:r>
        <w:r w:rsidRPr="006409FA" w:rsidDel="00255031">
          <w:delText xml:space="preserve"> respectively, </w:delText>
        </w:r>
      </w:del>
      <m:oMath>
        <m:sSub>
          <m:sSubPr>
            <m:ctrlPr>
              <w:del w:id="852" w:author="Liao, Chen/Sloan Kettering Institute" w:date="2022-09-04T07:24:00Z">
                <w:rPr>
                  <w:rFonts w:ascii="Cambria Math" w:hAnsi="Cambria Math"/>
                </w:rPr>
              </w:del>
            </m:ctrlPr>
          </m:sSubPr>
          <m:e>
            <m:r>
              <w:del w:id="853" w:author="Liao, Chen/Sloan Kettering Institute" w:date="2022-09-04T07:24:00Z">
                <w:rPr>
                  <w:rFonts w:ascii="Cambria Math" w:hAnsi="Cambria Math"/>
                </w:rPr>
                <m:t>α</m:t>
              </w:del>
            </m:r>
          </m:e>
          <m:sub>
            <m:r>
              <w:del w:id="854" w:author="Liao, Chen/Sloan Kettering Institute" w:date="2022-09-04T07:24:00Z">
                <w:rPr>
                  <w:rFonts w:ascii="Cambria Math" w:hAnsi="Cambria Math"/>
                </w:rPr>
                <m:t>o</m:t>
              </w:del>
            </m:r>
          </m:sub>
        </m:sSub>
      </m:oMath>
      <w:del w:id="855" w:author="Liao, Chen/Sloan Kettering Institute" w:date="2022-09-04T07:24:00Z">
        <w:r w:rsidRPr="006409FA" w:rsidDel="00255031">
          <w:delText xml:space="preserve"> is the</w:delText>
        </w:r>
        <w:r w:rsidR="00BD6A9C" w:rsidRPr="006409FA" w:rsidDel="00255031">
          <w:delText xml:space="preserve"> rate of</w:delText>
        </w:r>
        <w:r w:rsidRPr="006409FA" w:rsidDel="00255031">
          <w:delText xml:space="preserve"> oral-gut</w:delText>
        </w:r>
        <w:r w:rsidR="007A695E" w:rsidRPr="006409FA" w:rsidDel="00255031">
          <w:delText xml:space="preserve"> </w:delText>
        </w:r>
        <w:r w:rsidRPr="006409FA" w:rsidDel="00255031">
          <w:delText xml:space="preserve">transmission, </w:delText>
        </w:r>
      </w:del>
      <m:oMath>
        <m:r>
          <w:del w:id="856" w:author="Liao, Chen/Sloan Kettering Institute" w:date="2022-09-04T07:24:00Z">
            <w:rPr>
              <w:rFonts w:ascii="Cambria Math" w:hAnsi="Cambria Math"/>
            </w:rPr>
            <m:t>δ</m:t>
          </w:del>
        </m:r>
      </m:oMath>
      <w:del w:id="857" w:author="Liao, Chen/Sloan Kettering Institute" w:date="2022-09-04T07:24:00Z">
        <w:r w:rsidRPr="006409FA" w:rsidDel="00255031">
          <w:delText xml:space="preserve"> is the rate constant of bacterial loss, </w:delText>
        </w:r>
      </w:del>
      <m:oMath>
        <m:sSub>
          <m:sSubPr>
            <m:ctrlPr>
              <w:del w:id="858" w:author="Liao, Chen/Sloan Kettering Institute" w:date="2022-09-04T07:24:00Z">
                <w:rPr>
                  <w:rFonts w:ascii="Cambria Math" w:hAnsi="Cambria Math"/>
                </w:rPr>
              </w:del>
            </m:ctrlPr>
          </m:sSubPr>
          <m:e>
            <m:r>
              <w:del w:id="859" w:author="Liao, Chen/Sloan Kettering Institute" w:date="2022-09-04T07:24:00Z">
                <w:rPr>
                  <w:rFonts w:ascii="Cambria Math" w:hAnsi="Cambria Math"/>
                </w:rPr>
                <m:t>K</m:t>
              </w:del>
            </m:r>
          </m:e>
          <m:sub>
            <m:r>
              <w:del w:id="860" w:author="Liao, Chen/Sloan Kettering Institute" w:date="2022-09-04T07:24:00Z">
                <w:rPr>
                  <w:rFonts w:ascii="Cambria Math" w:hAnsi="Cambria Math"/>
                </w:rPr>
                <m:t>o</m:t>
              </w:del>
            </m:r>
          </m:sub>
        </m:sSub>
      </m:oMath>
      <w:del w:id="861" w:author="Liao, Chen/Sloan Kettering Institute" w:date="2022-09-04T07:24:00Z">
        <w:r w:rsidRPr="006409FA" w:rsidDel="00255031">
          <w:delText xml:space="preserve"> and </w:delText>
        </w:r>
      </w:del>
      <m:oMath>
        <m:sSub>
          <m:sSubPr>
            <m:ctrlPr>
              <w:del w:id="862" w:author="Liao, Chen/Sloan Kettering Institute" w:date="2022-09-04T07:24:00Z">
                <w:rPr>
                  <w:rFonts w:ascii="Cambria Math" w:hAnsi="Cambria Math"/>
                </w:rPr>
              </w:del>
            </m:ctrlPr>
          </m:sSubPr>
          <m:e>
            <m:r>
              <w:del w:id="863" w:author="Liao, Chen/Sloan Kettering Institute" w:date="2022-09-04T07:24:00Z">
                <w:rPr>
                  <w:rFonts w:ascii="Cambria Math" w:hAnsi="Cambria Math"/>
                </w:rPr>
                <m:t>K</m:t>
              </w:del>
            </m:r>
          </m:e>
          <m:sub>
            <m:r>
              <w:del w:id="864" w:author="Liao, Chen/Sloan Kettering Institute" w:date="2022-09-04T07:24:00Z">
                <w:rPr>
                  <w:rFonts w:ascii="Cambria Math" w:hAnsi="Cambria Math"/>
                </w:rPr>
                <m:t>g</m:t>
              </w:del>
            </m:r>
          </m:sub>
        </m:sSub>
        <m:r>
          <w:del w:id="865" w:author="Liao, Chen/Sloan Kettering Institute" w:date="2022-09-04T07:24:00Z">
            <w:rPr>
              <w:rFonts w:ascii="Cambria Math" w:hAnsi="Cambria Math"/>
            </w:rPr>
            <m:t xml:space="preserve"> </m:t>
          </w:del>
        </m:r>
      </m:oMath>
      <w:del w:id="866" w:author="Liao, Chen/Sloan Kettering Institute" w:date="2022-09-04T07:24:00Z">
        <w:r w:rsidRPr="006409FA" w:rsidDel="00255031">
          <w:delText xml:space="preserve">are the carrying capacities, and </w:delText>
        </w:r>
      </w:del>
      <m:oMath>
        <m:sSub>
          <m:sSubPr>
            <m:ctrlPr>
              <w:del w:id="867" w:author="Liao, Chen/Sloan Kettering Institute" w:date="2022-09-04T07:24:00Z">
                <w:rPr>
                  <w:rFonts w:ascii="Cambria Math" w:hAnsi="Cambria Math"/>
                </w:rPr>
              </w:del>
            </m:ctrlPr>
          </m:sSubPr>
          <m:e>
            <m:r>
              <w:del w:id="868" w:author="Liao, Chen/Sloan Kettering Institute" w:date="2022-09-04T07:24:00Z">
                <w:rPr>
                  <w:rFonts w:ascii="Cambria Math" w:hAnsi="Cambria Math"/>
                </w:rPr>
                <m:t>γ</m:t>
              </w:del>
            </m:r>
          </m:e>
          <m:sub>
            <m:r>
              <w:del w:id="869" w:author="Liao, Chen/Sloan Kettering Institute" w:date="2022-09-04T07:24:00Z">
                <w:rPr>
                  <w:rFonts w:ascii="Cambria Math" w:hAnsi="Cambria Math"/>
                </w:rPr>
                <m:t>o</m:t>
              </w:del>
            </m:r>
          </m:sub>
        </m:sSub>
      </m:oMath>
      <w:del w:id="870" w:author="Liao, Chen/Sloan Kettering Institute" w:date="2022-09-04T07:24:00Z">
        <w:r w:rsidRPr="006409FA" w:rsidDel="00255031">
          <w:delText xml:space="preserve"> and </w:delText>
        </w:r>
      </w:del>
      <m:oMath>
        <m:sSub>
          <m:sSubPr>
            <m:ctrlPr>
              <w:del w:id="871" w:author="Liao, Chen/Sloan Kettering Institute" w:date="2022-09-04T07:24:00Z">
                <w:rPr>
                  <w:rFonts w:ascii="Cambria Math" w:hAnsi="Cambria Math"/>
                </w:rPr>
              </w:del>
            </m:ctrlPr>
          </m:sSubPr>
          <m:e>
            <m:r>
              <w:del w:id="872" w:author="Liao, Chen/Sloan Kettering Institute" w:date="2022-09-04T07:24:00Z">
                <w:rPr>
                  <w:rFonts w:ascii="Cambria Math" w:hAnsi="Cambria Math"/>
                </w:rPr>
                <m:t>γ</m:t>
              </w:del>
            </m:r>
          </m:e>
          <m:sub>
            <m:r>
              <w:del w:id="873" w:author="Liao, Chen/Sloan Kettering Institute" w:date="2022-09-04T07:24:00Z">
                <w:rPr>
                  <w:rFonts w:ascii="Cambria Math" w:hAnsi="Cambria Math"/>
                </w:rPr>
                <m:t>g</m:t>
              </w:del>
            </m:r>
          </m:sub>
        </m:sSub>
      </m:oMath>
      <w:del w:id="874" w:author="Liao, Chen/Sloan Kettering Institute" w:date="2022-09-04T07:24:00Z">
        <w:r w:rsidRPr="006409FA" w:rsidDel="00255031">
          <w:delText xml:space="preserve"> are the maximum growth rates. The physiological values of these parameters </w:delText>
        </w:r>
        <w:r w:rsidR="007D39D3" w:rsidRPr="006409FA" w:rsidDel="00255031">
          <w:delText>(</w:delText>
        </w:r>
        <w:r w:rsidR="007D39D3" w:rsidRPr="006409FA" w:rsidDel="00255031">
          <w:rPr>
            <w:highlight w:val="yellow"/>
          </w:rPr>
          <w:delText>Table S</w:delText>
        </w:r>
        <w:r w:rsidR="00864821" w:rsidRPr="006409FA" w:rsidDel="00255031">
          <w:rPr>
            <w:highlight w:val="yellow"/>
          </w:rPr>
          <w:delText>5</w:delText>
        </w:r>
        <w:r w:rsidR="007D39D3" w:rsidRPr="006409FA" w:rsidDel="00255031">
          <w:delText xml:space="preserve">) </w:delText>
        </w:r>
        <w:r w:rsidRPr="006409FA" w:rsidDel="00255031">
          <w:delText>were taken from the literature (</w:delText>
        </w:r>
      </w:del>
      <m:oMath>
        <m:sSub>
          <m:sSubPr>
            <m:ctrlPr>
              <w:del w:id="875" w:author="Liao, Chen/Sloan Kettering Institute" w:date="2022-09-04T07:24:00Z">
                <w:rPr>
                  <w:rFonts w:ascii="Cambria Math" w:hAnsi="Cambria Math"/>
                </w:rPr>
              </w:del>
            </m:ctrlPr>
          </m:sSubPr>
          <m:e>
            <m:r>
              <w:del w:id="876" w:author="Liao, Chen/Sloan Kettering Institute" w:date="2022-09-04T07:24:00Z">
                <w:rPr>
                  <w:rFonts w:ascii="Cambria Math" w:hAnsi="Cambria Math"/>
                </w:rPr>
                <m:t>K</m:t>
              </w:del>
            </m:r>
          </m:e>
          <m:sub>
            <m:r>
              <w:del w:id="877" w:author="Liao, Chen/Sloan Kettering Institute" w:date="2022-09-04T07:24:00Z">
                <w:rPr>
                  <w:rFonts w:ascii="Cambria Math" w:hAnsi="Cambria Math"/>
                </w:rPr>
                <m:t>g</m:t>
              </w:del>
            </m:r>
          </m:sub>
        </m:sSub>
      </m:oMath>
      <w:del w:id="878" w:author="Liao, Chen/Sloan Kettering Institute" w:date="2022-09-04T07:24:00Z">
        <w:r w:rsidRPr="006409FA" w:rsidDel="00255031">
          <w:delText xml:space="preserve"> and </w:delText>
        </w:r>
      </w:del>
      <m:oMath>
        <m:r>
          <w:del w:id="879" w:author="Liao, Chen/Sloan Kettering Institute" w:date="2022-09-04T07:24:00Z">
            <w:rPr>
              <w:rFonts w:ascii="Cambria Math" w:hAnsi="Cambria Math"/>
            </w:rPr>
            <m:t>δ</m:t>
          </w:del>
        </m:r>
      </m:oMath>
      <w:del w:id="880" w:author="Liao, Chen/Sloan Kettering Institute" w:date="2022-09-04T07:24:00Z">
        <w:r w:rsidRPr="006409FA" w:rsidDel="00255031">
          <w:delText>)</w:delText>
        </w:r>
        <w:r w:rsidR="003F7E88" w:rsidRPr="006409FA" w:rsidDel="00255031">
          <w:delText>,</w:delText>
        </w:r>
        <w:r w:rsidRPr="006409FA" w:rsidDel="00255031">
          <w:delText xml:space="preserve"> </w:delText>
        </w:r>
        <w:r w:rsidR="002E1C83" w:rsidRPr="006409FA" w:rsidDel="00255031">
          <w:delText xml:space="preserve">predicted </w:delText>
        </w:r>
        <w:r w:rsidRPr="006409FA" w:rsidDel="00255031">
          <w:delText>by theoretical modeling (</w:delText>
        </w:r>
      </w:del>
      <m:oMath>
        <m:sSub>
          <m:sSubPr>
            <m:ctrlPr>
              <w:del w:id="881" w:author="Liao, Chen/Sloan Kettering Institute" w:date="2022-09-04T07:24:00Z">
                <w:rPr>
                  <w:rFonts w:ascii="Cambria Math" w:hAnsi="Cambria Math"/>
                </w:rPr>
              </w:del>
            </m:ctrlPr>
          </m:sSubPr>
          <m:e>
            <m:r>
              <w:del w:id="882" w:author="Liao, Chen/Sloan Kettering Institute" w:date="2022-09-04T07:24:00Z">
                <w:rPr>
                  <w:rFonts w:ascii="Cambria Math" w:hAnsi="Cambria Math"/>
                </w:rPr>
                <m:t>γ</m:t>
              </w:del>
            </m:r>
          </m:e>
          <m:sub>
            <m:r>
              <w:del w:id="883" w:author="Liao, Chen/Sloan Kettering Institute" w:date="2022-09-04T07:24:00Z">
                <w:rPr>
                  <w:rFonts w:ascii="Cambria Math" w:hAnsi="Cambria Math"/>
                </w:rPr>
                <m:t>o</m:t>
              </w:del>
            </m:r>
          </m:sub>
        </m:sSub>
      </m:oMath>
      <w:del w:id="884" w:author="Liao, Chen/Sloan Kettering Institute" w:date="2022-09-04T07:24:00Z">
        <w:r w:rsidRPr="006409FA" w:rsidDel="00255031">
          <w:delText xml:space="preserve"> and </w:delText>
        </w:r>
      </w:del>
      <m:oMath>
        <m:sSub>
          <m:sSubPr>
            <m:ctrlPr>
              <w:del w:id="885" w:author="Liao, Chen/Sloan Kettering Institute" w:date="2022-09-04T07:24:00Z">
                <w:rPr>
                  <w:rFonts w:ascii="Cambria Math" w:hAnsi="Cambria Math"/>
                </w:rPr>
              </w:del>
            </m:ctrlPr>
          </m:sSubPr>
          <m:e>
            <m:r>
              <w:del w:id="886" w:author="Liao, Chen/Sloan Kettering Institute" w:date="2022-09-04T07:24:00Z">
                <w:rPr>
                  <w:rFonts w:ascii="Cambria Math" w:hAnsi="Cambria Math"/>
                </w:rPr>
                <m:t>γ</m:t>
              </w:del>
            </m:r>
          </m:e>
          <m:sub>
            <m:r>
              <w:del w:id="887" w:author="Liao, Chen/Sloan Kettering Institute" w:date="2022-09-04T07:24:00Z">
                <w:rPr>
                  <w:rFonts w:ascii="Cambria Math" w:hAnsi="Cambria Math"/>
                </w:rPr>
                <m:t>g</m:t>
              </w:del>
            </m:r>
          </m:sub>
        </m:sSub>
      </m:oMath>
      <w:del w:id="888" w:author="Liao, Chen/Sloan Kettering Institute" w:date="2022-09-04T07:24:00Z">
        <w:r w:rsidRPr="006409FA" w:rsidDel="00255031">
          <w:delText>)</w:delText>
        </w:r>
        <w:r w:rsidR="003F7E88" w:rsidRPr="006409FA" w:rsidDel="00255031">
          <w:delText>,</w:delText>
        </w:r>
        <w:r w:rsidRPr="006409FA" w:rsidDel="00255031">
          <w:delText xml:space="preserve"> </w:delText>
        </w:r>
        <w:r w:rsidR="007A695E" w:rsidRPr="006409FA" w:rsidDel="00255031">
          <w:delText xml:space="preserve">or </w:delText>
        </w:r>
        <w:r w:rsidR="002E1C83" w:rsidRPr="006409FA" w:rsidDel="00255031">
          <w:delText xml:space="preserve">estimated by </w:delText>
        </w:r>
        <w:r w:rsidRPr="006409FA" w:rsidDel="00255031">
          <w:delText>fitting human data (</w:delText>
        </w:r>
      </w:del>
      <m:oMath>
        <m:sSub>
          <m:sSubPr>
            <m:ctrlPr>
              <w:del w:id="889" w:author="Liao, Chen/Sloan Kettering Institute" w:date="2022-09-04T07:24:00Z">
                <w:rPr>
                  <w:rFonts w:ascii="Cambria Math" w:hAnsi="Cambria Math"/>
                </w:rPr>
              </w:del>
            </m:ctrlPr>
          </m:sSubPr>
          <m:e>
            <m:r>
              <w:del w:id="890" w:author="Liao, Chen/Sloan Kettering Institute" w:date="2022-09-04T07:24:00Z">
                <w:rPr>
                  <w:rFonts w:ascii="Cambria Math" w:hAnsi="Cambria Math"/>
                </w:rPr>
                <m:t>α</m:t>
              </w:del>
            </m:r>
          </m:e>
          <m:sub>
            <m:r>
              <w:del w:id="891" w:author="Liao, Chen/Sloan Kettering Institute" w:date="2022-09-04T07:24:00Z">
                <w:rPr>
                  <w:rFonts w:ascii="Cambria Math" w:hAnsi="Cambria Math"/>
                </w:rPr>
                <m:t>o</m:t>
              </w:del>
            </m:r>
          </m:sub>
        </m:sSub>
      </m:oMath>
      <w:del w:id="892" w:author="Liao, Chen/Sloan Kettering Institute" w:date="2022-09-04T07:24:00Z">
        <w:r w:rsidRPr="006409FA" w:rsidDel="00255031">
          <w:delText xml:space="preserve"> and </w:delText>
        </w:r>
      </w:del>
      <m:oMath>
        <m:sSub>
          <m:sSubPr>
            <m:ctrlPr>
              <w:del w:id="893" w:author="Liao, Chen/Sloan Kettering Institute" w:date="2022-09-04T07:24:00Z">
                <w:rPr>
                  <w:rFonts w:ascii="Cambria Math" w:hAnsi="Cambria Math"/>
                </w:rPr>
              </w:del>
            </m:ctrlPr>
          </m:sSubPr>
          <m:e>
            <m:r>
              <w:del w:id="894" w:author="Liao, Chen/Sloan Kettering Institute" w:date="2022-09-04T07:24:00Z">
                <w:rPr>
                  <w:rFonts w:ascii="Cambria Math" w:hAnsi="Cambria Math"/>
                </w:rPr>
                <m:t>K</m:t>
              </w:del>
            </m:r>
          </m:e>
          <m:sub>
            <m:r>
              <w:del w:id="895" w:author="Liao, Chen/Sloan Kettering Institute" w:date="2022-09-04T07:24:00Z">
                <w:rPr>
                  <w:rFonts w:ascii="Cambria Math" w:hAnsi="Cambria Math"/>
                </w:rPr>
                <m:t>o</m:t>
              </w:del>
            </m:r>
          </m:sub>
        </m:sSub>
      </m:oMath>
      <w:del w:id="896" w:author="Liao, Chen/Sloan Kettering Institute" w:date="2022-09-04T07:24:00Z">
        <w:r w:rsidRPr="006409FA" w:rsidDel="00255031">
          <w:delText>).</w:delText>
        </w:r>
        <w:r w:rsidR="008E75CA" w:rsidRPr="006409FA" w:rsidDel="00255031">
          <w:delText xml:space="preserve"> The </w:delText>
        </w:r>
        <w:r w:rsidR="00BF0BC5" w:rsidRPr="006409FA" w:rsidDel="00255031">
          <w:delText xml:space="preserve">antibiotic </w:delText>
        </w:r>
        <w:r w:rsidR="008E75CA" w:rsidRPr="006409FA" w:rsidDel="00255031">
          <w:delText xml:space="preserve">susceptibility </w:delText>
        </w:r>
        <w:r w:rsidR="00EE1A74" w:rsidRPr="006409FA" w:rsidDel="00255031">
          <w:delText xml:space="preserve">of the two populations </w:delText>
        </w:r>
        <w:r w:rsidR="008E75CA" w:rsidRPr="006409FA" w:rsidDel="00255031">
          <w:delText xml:space="preserve">was described by </w:delText>
        </w:r>
      </w:del>
      <m:oMath>
        <m:sSub>
          <m:sSubPr>
            <m:ctrlPr>
              <w:del w:id="897" w:author="Liao, Chen/Sloan Kettering Institute" w:date="2022-09-04T07:24:00Z">
                <w:rPr>
                  <w:rFonts w:ascii="Cambria Math" w:hAnsi="Cambria Math"/>
                  <w:i/>
                </w:rPr>
              </w:del>
            </m:ctrlPr>
          </m:sSubPr>
          <m:e>
            <m:r>
              <w:del w:id="898" w:author="Liao, Chen/Sloan Kettering Institute" w:date="2022-09-04T07:24:00Z">
                <w:rPr>
                  <w:rFonts w:ascii="Cambria Math" w:hAnsi="Cambria Math"/>
                </w:rPr>
                <m:t>ε</m:t>
              </w:del>
            </m:r>
          </m:e>
          <m:sub>
            <m:r>
              <w:del w:id="899" w:author="Liao, Chen/Sloan Kettering Institute" w:date="2022-09-04T07:24:00Z">
                <w:rPr>
                  <w:rFonts w:ascii="Cambria Math" w:hAnsi="Cambria Math"/>
                </w:rPr>
                <m:t>o</m:t>
              </w:del>
            </m:r>
          </m:sub>
        </m:sSub>
      </m:oMath>
      <w:del w:id="900" w:author="Liao, Chen/Sloan Kettering Institute" w:date="2022-09-04T07:24:00Z">
        <w:r w:rsidR="008E75CA" w:rsidRPr="006409FA" w:rsidDel="00255031">
          <w:delText xml:space="preserve"> and </w:delText>
        </w:r>
      </w:del>
      <m:oMath>
        <m:sSub>
          <m:sSubPr>
            <m:ctrlPr>
              <w:del w:id="901" w:author="Liao, Chen/Sloan Kettering Institute" w:date="2022-09-04T07:24:00Z">
                <w:rPr>
                  <w:rFonts w:ascii="Cambria Math" w:hAnsi="Cambria Math"/>
                  <w:i/>
                </w:rPr>
              </w:del>
            </m:ctrlPr>
          </m:sSubPr>
          <m:e>
            <m:r>
              <w:del w:id="902" w:author="Liao, Chen/Sloan Kettering Institute" w:date="2022-09-04T07:24:00Z">
                <w:rPr>
                  <w:rFonts w:ascii="Cambria Math" w:hAnsi="Cambria Math"/>
                </w:rPr>
                <m:t>ε</m:t>
              </w:del>
            </m:r>
          </m:e>
          <m:sub>
            <m:r>
              <w:del w:id="903" w:author="Liao, Chen/Sloan Kettering Institute" w:date="2022-09-04T07:24:00Z">
                <w:rPr>
                  <w:rFonts w:ascii="Cambria Math" w:hAnsi="Cambria Math"/>
                </w:rPr>
                <m:t>g</m:t>
              </w:del>
            </m:r>
          </m:sub>
        </m:sSub>
      </m:oMath>
      <w:del w:id="904" w:author="Liao, Chen/Sloan Kettering Institute" w:date="2022-09-04T07:24:00Z">
        <w:r w:rsidR="008E75CA" w:rsidRPr="006409FA" w:rsidDel="00255031">
          <w:delText xml:space="preserve"> (the higher </w:delText>
        </w:r>
      </w:del>
      <m:oMath>
        <m:r>
          <w:del w:id="905" w:author="Liao, Chen/Sloan Kettering Institute" w:date="2022-09-04T07:24:00Z">
            <w:rPr>
              <w:rFonts w:ascii="Cambria Math" w:hAnsi="Cambria Math"/>
            </w:rPr>
            <m:t>ε</m:t>
          </w:del>
        </m:r>
      </m:oMath>
      <w:del w:id="906" w:author="Liao, Chen/Sloan Kettering Institute" w:date="2022-09-04T07:24:00Z">
        <w:r w:rsidR="008E75CA" w:rsidRPr="006409FA" w:rsidDel="00255031">
          <w:delText>, the less susceptible)</w:delText>
        </w:r>
        <w:r w:rsidR="00EE1A74" w:rsidRPr="006409FA" w:rsidDel="00255031">
          <w:delText xml:space="preserve"> as free parameters</w:delText>
        </w:r>
        <w:r w:rsidR="00A96DD2" w:rsidRPr="006409FA" w:rsidDel="00255031">
          <w:delText>.</w:delText>
        </w:r>
        <w:r w:rsidR="0096247B" w:rsidRPr="006409FA" w:rsidDel="00255031">
          <w:delText xml:space="preserve"> See </w:delText>
        </w:r>
        <w:r w:rsidR="0096247B" w:rsidRPr="006409FA" w:rsidDel="00255031">
          <w:rPr>
            <w:highlight w:val="yellow"/>
          </w:rPr>
          <w:delText>Supplementary Text</w:delText>
        </w:r>
        <w:r w:rsidR="007D39D3" w:rsidRPr="006409FA" w:rsidDel="00255031">
          <w:rPr>
            <w:highlight w:val="yellow"/>
          </w:rPr>
          <w:delText xml:space="preserve"> and Table S</w:delText>
        </w:r>
        <w:r w:rsidR="00864821" w:rsidRPr="006409FA" w:rsidDel="00255031">
          <w:rPr>
            <w:highlight w:val="yellow"/>
          </w:rPr>
          <w:delText>6</w:delText>
        </w:r>
        <w:r w:rsidR="0096247B" w:rsidRPr="006409FA" w:rsidDel="00255031">
          <w:delText xml:space="preserve"> for basic model assumptions, analytical solutions, and parameter estimations.</w:delText>
        </w:r>
      </w:del>
    </w:p>
    <w:p w14:paraId="2F23B68F" w14:textId="047CDFDA" w:rsidR="001B4915" w:rsidRPr="006409FA" w:rsidDel="00255031" w:rsidRDefault="003162DC" w:rsidP="007F4BAE">
      <w:pPr>
        <w:rPr>
          <w:del w:id="907" w:author="Liao, Chen/Sloan Kettering Institute" w:date="2022-09-04T07:24:00Z"/>
        </w:rPr>
      </w:pPr>
      <w:del w:id="908" w:author="Liao, Chen/Sloan Kettering Institute" w:date="2022-09-04T07:24:00Z">
        <w:r w:rsidRPr="006409FA" w:rsidDel="00255031">
          <w:tab/>
        </w:r>
        <w:r w:rsidR="009175A4" w:rsidRPr="006409FA" w:rsidDel="00255031">
          <w:delText xml:space="preserve">The </w:delText>
        </w:r>
        <w:r w:rsidR="009175A4" w:rsidRPr="006409FA" w:rsidDel="00255031">
          <w:rPr>
            <w:i/>
            <w:iCs/>
          </w:rPr>
          <w:delText>marker</w:delText>
        </w:r>
        <w:r w:rsidR="009175A4" w:rsidRPr="006409FA" w:rsidDel="00255031">
          <w:delText xml:space="preserve"> hypothesis states that </w:delText>
        </w:r>
        <w:r w:rsidR="008E75CA" w:rsidRPr="006409FA" w:rsidDel="00255031">
          <w:delText>antibiotics caused relative enrichment, but not absolute</w:delText>
        </w:r>
        <w:r w:rsidR="00BE611E" w:rsidRPr="006409FA" w:rsidDel="00255031">
          <w:delText xml:space="preserve"> </w:delText>
        </w:r>
        <w:r w:rsidR="008E75CA" w:rsidRPr="006409FA" w:rsidDel="00255031">
          <w:delText>expansion, of oral bacteria</w:delText>
        </w:r>
        <w:r w:rsidR="00BE611E" w:rsidRPr="006409FA" w:rsidDel="00255031">
          <w:delText>l population</w:delText>
        </w:r>
        <w:r w:rsidR="008E75CA" w:rsidRPr="006409FA" w:rsidDel="00255031">
          <w:delText xml:space="preserve"> in feces</w:delText>
        </w:r>
        <w:r w:rsidR="00FF01C9" w:rsidRPr="006409FA" w:rsidDel="00255031">
          <w:delText xml:space="preserve">. </w:delText>
        </w:r>
        <w:r w:rsidR="006845CA" w:rsidRPr="006409FA" w:rsidDel="00255031">
          <w:delText>By simulating the model (Eq. 1-2) under</w:delText>
        </w:r>
        <w:r w:rsidR="00E35BD5" w:rsidRPr="006409FA" w:rsidDel="00255031">
          <w:delText xml:space="preserve"> </w:delText>
        </w:r>
        <w:r w:rsidR="006845CA" w:rsidRPr="006409FA" w:rsidDel="00255031">
          <w:delText>constant antibiotic exposure</w:delText>
        </w:r>
        <w:r w:rsidR="009175A4" w:rsidRPr="006409FA" w:rsidDel="00255031">
          <w:delText xml:space="preserve">, we </w:delText>
        </w:r>
        <w:r w:rsidR="006845CA" w:rsidRPr="006409FA" w:rsidDel="00255031">
          <w:delText>identif</w:delText>
        </w:r>
        <w:r w:rsidR="00D56F8B" w:rsidRPr="006409FA" w:rsidDel="00255031">
          <w:delText>ied</w:delText>
        </w:r>
        <w:r w:rsidR="00AD0D0E" w:rsidRPr="006409FA" w:rsidDel="00255031">
          <w:delText xml:space="preserve"> the </w:delText>
        </w:r>
        <w:r w:rsidR="00BE611E" w:rsidRPr="006409FA" w:rsidDel="00255031">
          <w:delText xml:space="preserve">parameter </w:delText>
        </w:r>
        <w:r w:rsidR="00AD0D0E" w:rsidRPr="006409FA" w:rsidDel="00255031">
          <w:delText xml:space="preserve">ranges of </w:delText>
        </w:r>
      </w:del>
      <m:oMath>
        <m:sSub>
          <m:sSubPr>
            <m:ctrlPr>
              <w:del w:id="909" w:author="Liao, Chen/Sloan Kettering Institute" w:date="2022-09-04T07:24:00Z">
                <w:rPr>
                  <w:rFonts w:ascii="Cambria Math" w:hAnsi="Cambria Math"/>
                  <w:i/>
                </w:rPr>
              </w:del>
            </m:ctrlPr>
          </m:sSubPr>
          <m:e>
            <m:r>
              <w:del w:id="910" w:author="Liao, Chen/Sloan Kettering Institute" w:date="2022-09-04T07:24:00Z">
                <w:rPr>
                  <w:rFonts w:ascii="Cambria Math" w:hAnsi="Cambria Math"/>
                </w:rPr>
                <m:t>ε</m:t>
              </w:del>
            </m:r>
          </m:e>
          <m:sub>
            <m:r>
              <w:del w:id="911" w:author="Liao, Chen/Sloan Kettering Institute" w:date="2022-09-04T07:24:00Z">
                <w:rPr>
                  <w:rFonts w:ascii="Cambria Math" w:hAnsi="Cambria Math"/>
                </w:rPr>
                <m:t>o</m:t>
              </w:del>
            </m:r>
          </m:sub>
        </m:sSub>
      </m:oMath>
      <w:del w:id="912" w:author="Liao, Chen/Sloan Kettering Institute" w:date="2022-09-04T07:24:00Z">
        <w:r w:rsidR="00AD0D0E" w:rsidRPr="006409FA" w:rsidDel="00255031">
          <w:delText xml:space="preserve"> and </w:delText>
        </w:r>
      </w:del>
      <m:oMath>
        <m:sSub>
          <m:sSubPr>
            <m:ctrlPr>
              <w:del w:id="913" w:author="Liao, Chen/Sloan Kettering Institute" w:date="2022-09-04T07:24:00Z">
                <w:rPr>
                  <w:rFonts w:ascii="Cambria Math" w:hAnsi="Cambria Math"/>
                  <w:i/>
                </w:rPr>
              </w:del>
            </m:ctrlPr>
          </m:sSubPr>
          <m:e>
            <m:r>
              <w:del w:id="914" w:author="Liao, Chen/Sloan Kettering Institute" w:date="2022-09-04T07:24:00Z">
                <w:rPr>
                  <w:rFonts w:ascii="Cambria Math" w:hAnsi="Cambria Math"/>
                </w:rPr>
                <m:t>ε</m:t>
              </w:del>
            </m:r>
          </m:e>
          <m:sub>
            <m:r>
              <w:del w:id="915" w:author="Liao, Chen/Sloan Kettering Institute" w:date="2022-09-04T07:24:00Z">
                <w:rPr>
                  <w:rFonts w:ascii="Cambria Math" w:hAnsi="Cambria Math"/>
                </w:rPr>
                <m:t>g</m:t>
              </w:del>
            </m:r>
          </m:sub>
        </m:sSub>
      </m:oMath>
      <w:del w:id="916" w:author="Liao, Chen/Sloan Kettering Institute" w:date="2022-09-04T07:24:00Z">
        <w:r w:rsidR="00AD0D0E" w:rsidRPr="006409FA" w:rsidDel="00255031">
          <w:delText xml:space="preserve"> that </w:delText>
        </w:r>
        <w:r w:rsidR="009175A4" w:rsidRPr="006409FA" w:rsidDel="00255031">
          <w:delText xml:space="preserve">correspond to the regime of the </w:delText>
        </w:r>
        <w:r w:rsidR="009175A4" w:rsidRPr="006409FA" w:rsidDel="00255031">
          <w:rPr>
            <w:i/>
            <w:iCs/>
          </w:rPr>
          <w:delText>marker</w:delText>
        </w:r>
        <w:r w:rsidR="009175A4" w:rsidRPr="006409FA" w:rsidDel="00255031">
          <w:delText xml:space="preserve"> hypothesis</w:delText>
        </w:r>
        <w:r w:rsidR="00435030" w:rsidRPr="006409FA" w:rsidDel="00255031">
          <w:delText>.</w:delText>
        </w:r>
        <w:r w:rsidR="00430968" w:rsidRPr="006409FA" w:rsidDel="00255031">
          <w:delText xml:space="preserve"> We found that t</w:delText>
        </w:r>
        <w:r w:rsidR="006C0F68" w:rsidRPr="006409FA" w:rsidDel="00255031">
          <w:delText xml:space="preserve">he oral bacterial </w:delText>
        </w:r>
        <w:r w:rsidR="00435030" w:rsidRPr="006409FA" w:rsidDel="00255031">
          <w:delText xml:space="preserve">fractions (relative abundance) and </w:delText>
        </w:r>
        <w:r w:rsidR="00686DD9" w:rsidRPr="006409FA" w:rsidDel="00255031">
          <w:delText>loads</w:delText>
        </w:r>
        <w:r w:rsidR="00435030" w:rsidRPr="006409FA" w:rsidDel="00255031">
          <w:delText xml:space="preserve"> (absolute abundance) </w:delText>
        </w:r>
        <w:r w:rsidR="00335B14" w:rsidRPr="006409FA" w:rsidDel="00255031">
          <w:delText xml:space="preserve">can increase, remain nearly unchanged, or decrease, depending on </w:delText>
        </w:r>
        <w:r w:rsidR="00AD0D0E" w:rsidRPr="006409FA" w:rsidDel="00255031">
          <w:delText xml:space="preserve">the values of </w:delText>
        </w:r>
      </w:del>
      <m:oMath>
        <m:sSub>
          <m:sSubPr>
            <m:ctrlPr>
              <w:del w:id="917" w:author="Liao, Chen/Sloan Kettering Institute" w:date="2022-09-04T07:24:00Z">
                <w:rPr>
                  <w:rFonts w:ascii="Cambria Math" w:hAnsi="Cambria Math"/>
                  <w:i/>
                </w:rPr>
              </w:del>
            </m:ctrlPr>
          </m:sSubPr>
          <m:e>
            <m:r>
              <w:del w:id="918" w:author="Liao, Chen/Sloan Kettering Institute" w:date="2022-09-04T07:24:00Z">
                <w:rPr>
                  <w:rFonts w:ascii="Cambria Math" w:hAnsi="Cambria Math"/>
                </w:rPr>
                <m:t>ε</m:t>
              </w:del>
            </m:r>
          </m:e>
          <m:sub>
            <m:r>
              <w:del w:id="919" w:author="Liao, Chen/Sloan Kettering Institute" w:date="2022-09-04T07:24:00Z">
                <w:rPr>
                  <w:rFonts w:ascii="Cambria Math" w:hAnsi="Cambria Math"/>
                </w:rPr>
                <m:t>o</m:t>
              </w:del>
            </m:r>
          </m:sub>
        </m:sSub>
      </m:oMath>
      <w:del w:id="920" w:author="Liao, Chen/Sloan Kettering Institute" w:date="2022-09-04T07:24:00Z">
        <w:r w:rsidR="00AC2A6F" w:rsidRPr="006409FA" w:rsidDel="00255031">
          <w:delText xml:space="preserve"> and </w:delText>
        </w:r>
      </w:del>
      <m:oMath>
        <m:sSub>
          <m:sSubPr>
            <m:ctrlPr>
              <w:del w:id="921" w:author="Liao, Chen/Sloan Kettering Institute" w:date="2022-09-04T07:24:00Z">
                <w:rPr>
                  <w:rFonts w:ascii="Cambria Math" w:hAnsi="Cambria Math"/>
                  <w:i/>
                </w:rPr>
              </w:del>
            </m:ctrlPr>
          </m:sSubPr>
          <m:e>
            <m:r>
              <w:del w:id="922" w:author="Liao, Chen/Sloan Kettering Institute" w:date="2022-09-04T07:24:00Z">
                <w:rPr>
                  <w:rFonts w:ascii="Cambria Math" w:hAnsi="Cambria Math"/>
                </w:rPr>
                <m:t>ε</m:t>
              </w:del>
            </m:r>
          </m:e>
          <m:sub>
            <m:r>
              <w:del w:id="923" w:author="Liao, Chen/Sloan Kettering Institute" w:date="2022-09-04T07:24:00Z">
                <w:rPr>
                  <w:rFonts w:ascii="Cambria Math" w:hAnsi="Cambria Math"/>
                </w:rPr>
                <m:t>g</m:t>
              </w:del>
            </m:r>
          </m:sub>
        </m:sSub>
      </m:oMath>
      <w:del w:id="924" w:author="Liao, Chen/Sloan Kettering Institute" w:date="2022-09-04T07:24:00Z">
        <w:r w:rsidR="00AC2A6F" w:rsidRPr="006409FA" w:rsidDel="00255031">
          <w:delText xml:space="preserve"> </w:delText>
        </w:r>
        <w:r w:rsidR="00335B14" w:rsidRPr="006409FA" w:rsidDel="00255031">
          <w:delText>(</w:delText>
        </w:r>
        <w:r w:rsidR="00335B14" w:rsidRPr="006409FA" w:rsidDel="00255031">
          <w:rPr>
            <w:highlight w:val="yellow"/>
          </w:rPr>
          <w:delText>Fig. S8</w:delText>
        </w:r>
        <w:r w:rsidR="00335B14" w:rsidRPr="006409FA" w:rsidDel="00255031">
          <w:delText xml:space="preserve">). </w:delText>
        </w:r>
        <w:r w:rsidR="00AD0D0E" w:rsidRPr="006409FA" w:rsidDel="00255031">
          <w:delText xml:space="preserve">However, the </w:delText>
        </w:r>
        <w:r w:rsidR="00435030" w:rsidRPr="006409FA" w:rsidDel="00255031">
          <w:delText xml:space="preserve">regime of the </w:delText>
        </w:r>
        <w:r w:rsidR="00435030" w:rsidRPr="006409FA" w:rsidDel="00255031">
          <w:rPr>
            <w:i/>
            <w:iCs/>
          </w:rPr>
          <w:delText>marker</w:delText>
        </w:r>
        <w:r w:rsidR="00435030" w:rsidRPr="006409FA" w:rsidDel="00255031">
          <w:delText xml:space="preserve"> hypothesis</w:delText>
        </w:r>
        <w:r w:rsidR="0044347E" w:rsidRPr="006409FA" w:rsidDel="00255031">
          <w:delText xml:space="preserve"> (i.e., increased relative abundance but reduced absolute </w:delText>
        </w:r>
        <w:r w:rsidR="00FC22D8" w:rsidRPr="006409FA" w:rsidDel="00255031">
          <w:delText>abundance</w:delText>
        </w:r>
        <w:r w:rsidR="0044347E" w:rsidRPr="006409FA" w:rsidDel="00255031">
          <w:delText>)</w:delText>
        </w:r>
        <w:r w:rsidR="00AD0D0E" w:rsidRPr="006409FA" w:rsidDel="00255031">
          <w:delText xml:space="preserve"> </w:delText>
        </w:r>
        <w:r w:rsidR="00435030" w:rsidRPr="006409FA" w:rsidDel="00255031">
          <w:delText xml:space="preserve">is </w:delText>
        </w:r>
        <w:r w:rsidR="00AD0D0E" w:rsidRPr="006409FA" w:rsidDel="00255031">
          <w:delText>limited to</w:delText>
        </w:r>
        <w:r w:rsidR="00F77140" w:rsidRPr="006409FA" w:rsidDel="00255031">
          <w:delText xml:space="preserve"> a narrow region of t</w:delText>
        </w:r>
        <w:r w:rsidR="006845CA" w:rsidRPr="006409FA" w:rsidDel="00255031">
          <w:delText xml:space="preserve">he </w:delText>
        </w:r>
        <w:r w:rsidR="00F77140" w:rsidRPr="006409FA" w:rsidDel="00255031">
          <w:delText xml:space="preserve">parameter space </w:delText>
        </w:r>
        <w:r w:rsidR="005347D4" w:rsidRPr="006409FA" w:rsidDel="00255031">
          <w:delText>(</w:delText>
        </w:r>
        <w:r w:rsidR="005347D4" w:rsidRPr="006409FA" w:rsidDel="00255031">
          <w:rPr>
            <w:highlight w:val="yellow"/>
          </w:rPr>
          <w:delText>Fig. 5B</w:delText>
        </w:r>
        <w:r w:rsidR="0002655D" w:rsidRPr="006409FA" w:rsidDel="00255031">
          <w:rPr>
            <w:highlight w:val="yellow"/>
          </w:rPr>
          <w:delText>, blue shading</w:delText>
        </w:r>
        <w:r w:rsidR="005347D4" w:rsidRPr="006409FA" w:rsidDel="00255031">
          <w:delText>)</w:delText>
        </w:r>
        <w:r w:rsidR="006845CA" w:rsidRPr="006409FA" w:rsidDel="00255031">
          <w:delText xml:space="preserve">, </w:delText>
        </w:r>
        <w:r w:rsidR="00F77140" w:rsidRPr="006409FA" w:rsidDel="00255031">
          <w:delText>where</w:delText>
        </w:r>
        <w:r w:rsidR="00A261F0" w:rsidRPr="006409FA" w:rsidDel="00255031">
          <w:delText xml:space="preserve"> the two populations </w:delText>
        </w:r>
        <w:r w:rsidR="005347D4" w:rsidRPr="006409FA" w:rsidDel="00255031">
          <w:delText>need to be both</w:delText>
        </w:r>
        <w:r w:rsidR="007A3D22" w:rsidRPr="006409FA" w:rsidDel="00255031">
          <w:delText xml:space="preserve"> susceptible and </w:delText>
        </w:r>
        <w:r w:rsidR="00A261F0" w:rsidRPr="006409FA" w:rsidDel="00255031">
          <w:delText>have</w:delText>
        </w:r>
        <w:r w:rsidR="007A3D22" w:rsidRPr="006409FA" w:rsidDel="00255031">
          <w:delText xml:space="preserve"> </w:delText>
        </w:r>
        <w:r w:rsidR="00A261F0" w:rsidRPr="006409FA" w:rsidDel="00255031">
          <w:delText>similar antibiotic susceptibility</w:delText>
        </w:r>
        <w:r w:rsidR="007A3D22" w:rsidRPr="006409FA" w:rsidDel="00255031">
          <w:delText xml:space="preserve"> </w:delText>
        </w:r>
        <w:r w:rsidR="00F77140" w:rsidRPr="006409FA" w:rsidDel="00255031">
          <w:delText>(</w:delText>
        </w:r>
        <w:r w:rsidR="00F77140" w:rsidRPr="006409FA" w:rsidDel="00255031">
          <w:rPr>
            <w:highlight w:val="yellow"/>
          </w:rPr>
          <w:delText>Fig. 5B</w:delText>
        </w:r>
        <w:r w:rsidR="00F77140" w:rsidRPr="006409FA" w:rsidDel="00255031">
          <w:delText>)</w:delText>
        </w:r>
        <w:r w:rsidR="00A261F0" w:rsidRPr="006409FA" w:rsidDel="00255031">
          <w:delText>.</w:delText>
        </w:r>
        <w:r w:rsidR="007A3D22" w:rsidRPr="006409FA" w:rsidDel="00255031">
          <w:delText xml:space="preserve"> </w:delText>
        </w:r>
        <w:r w:rsidR="00B9025B" w:rsidRPr="006409FA" w:rsidDel="00255031">
          <w:delText>In this scenario</w:delText>
        </w:r>
        <w:r w:rsidR="00D90C6A" w:rsidRPr="006409FA" w:rsidDel="00255031">
          <w:delText>,</w:delText>
        </w:r>
        <w:r w:rsidR="000544D3" w:rsidRPr="006409FA" w:rsidDel="00255031">
          <w:delText xml:space="preserve"> </w:delText>
        </w:r>
        <w:r w:rsidR="00D90C6A" w:rsidRPr="006409FA" w:rsidDel="00255031">
          <w:delText xml:space="preserve">the </w:delText>
        </w:r>
        <w:r w:rsidRPr="006409FA" w:rsidDel="00255031">
          <w:delText>antibiotic</w:delText>
        </w:r>
        <w:r w:rsidR="00FC22D8" w:rsidRPr="006409FA" w:rsidDel="00255031">
          <w:delText>-mediated growth</w:delText>
        </w:r>
        <w:r w:rsidRPr="006409FA" w:rsidDel="00255031">
          <w:delText xml:space="preserve"> </w:delText>
        </w:r>
        <w:r w:rsidR="00AF7FE6" w:rsidRPr="006409FA" w:rsidDel="00255031">
          <w:delText>inhibit</w:delText>
        </w:r>
        <w:r w:rsidR="00FC22D8" w:rsidRPr="006409FA" w:rsidDel="00255031">
          <w:delText>ion</w:delText>
        </w:r>
        <w:r w:rsidR="00B9025B" w:rsidRPr="006409FA" w:rsidDel="00255031">
          <w:delText xml:space="preserve"> </w:delText>
        </w:r>
        <w:r w:rsidR="00373139" w:rsidRPr="006409FA" w:rsidDel="00255031">
          <w:delText>a</w:delText>
        </w:r>
        <w:r w:rsidR="007A3D22" w:rsidRPr="006409FA" w:rsidDel="00255031">
          <w:delText xml:space="preserve">nd </w:delText>
        </w:r>
        <w:r w:rsidRPr="006409FA" w:rsidDel="00255031">
          <w:delText>ecological releas</w:delText>
        </w:r>
        <w:r w:rsidR="00D90C6A" w:rsidRPr="006409FA" w:rsidDel="00255031">
          <w:delText>e</w:delText>
        </w:r>
        <w:r w:rsidR="00B9025B" w:rsidRPr="006409FA" w:rsidDel="00255031">
          <w:delText xml:space="preserve"> </w:delText>
        </w:r>
        <w:r w:rsidR="007A3D22" w:rsidRPr="006409FA" w:rsidDel="00255031">
          <w:delText>are</w:delText>
        </w:r>
        <w:r w:rsidR="00CC5B45" w:rsidRPr="006409FA" w:rsidDel="00255031">
          <w:delText xml:space="preserve"> generally</w:delText>
        </w:r>
        <w:r w:rsidR="007A3D22" w:rsidRPr="006409FA" w:rsidDel="00255031">
          <w:delText xml:space="preserve"> </w:delText>
        </w:r>
        <w:r w:rsidR="006845CA" w:rsidRPr="006409FA" w:rsidDel="00255031">
          <w:delText>balanced</w:delText>
        </w:r>
        <w:r w:rsidR="007A3D22" w:rsidRPr="006409FA" w:rsidDel="00255031">
          <w:delText xml:space="preserve"> </w:delText>
        </w:r>
        <w:r w:rsidR="00B9025B" w:rsidRPr="006409FA" w:rsidDel="00255031">
          <w:delText>for the oral bacterial populatio</w:delText>
        </w:r>
        <w:r w:rsidR="00E168CF" w:rsidRPr="006409FA" w:rsidDel="00255031">
          <w:delText>n.</w:delText>
        </w:r>
        <w:r w:rsidR="00400A82" w:rsidRPr="006409FA" w:rsidDel="00255031">
          <w:delText xml:space="preserve"> Though not observed</w:delText>
        </w:r>
        <w:r w:rsidR="00985321" w:rsidRPr="006409FA" w:rsidDel="00255031">
          <w:delText xml:space="preserve"> </w:delText>
        </w:r>
        <w:r w:rsidR="00400A82" w:rsidRPr="006409FA" w:rsidDel="00255031">
          <w:delText>in</w:delText>
        </w:r>
        <w:r w:rsidR="00E168CF" w:rsidRPr="006409FA" w:rsidDel="00255031">
          <w:delText xml:space="preserve"> </w:delText>
        </w:r>
        <w:r w:rsidR="002C7863" w:rsidRPr="006409FA" w:rsidDel="00255031">
          <w:delText xml:space="preserve">the data analysis of </w:delText>
        </w:r>
        <w:r w:rsidR="00E168CF" w:rsidRPr="006409FA" w:rsidDel="00255031">
          <w:delText xml:space="preserve">this study, </w:delText>
        </w:r>
        <w:r w:rsidR="00D1616A" w:rsidRPr="006409FA" w:rsidDel="00255031">
          <w:delText xml:space="preserve">our simulations suggest </w:delText>
        </w:r>
        <w:r w:rsidR="00586C5D" w:rsidRPr="006409FA" w:rsidDel="00255031">
          <w:delText>that</w:delText>
        </w:r>
        <w:r w:rsidR="00D1616A" w:rsidRPr="006409FA" w:rsidDel="00255031">
          <w:delText xml:space="preserve"> antibiotics </w:delText>
        </w:r>
        <w:r w:rsidR="00586C5D" w:rsidRPr="006409FA" w:rsidDel="00255031">
          <w:delText xml:space="preserve">can </w:delText>
        </w:r>
        <w:r w:rsidR="00D1616A" w:rsidRPr="006409FA" w:rsidDel="00255031">
          <w:delText xml:space="preserve">increase both </w:delText>
        </w:r>
        <w:r w:rsidR="00586C5D" w:rsidRPr="006409FA" w:rsidDel="00255031">
          <w:delText xml:space="preserve">the </w:delText>
        </w:r>
        <w:r w:rsidR="00D1616A" w:rsidRPr="006409FA" w:rsidDel="00255031">
          <w:delText>relative and absolute abundances of oral bacterial populations in the gut</w:delText>
        </w:r>
        <w:r w:rsidR="00393146" w:rsidRPr="006409FA" w:rsidDel="00255031">
          <w:delText xml:space="preserve"> (</w:delText>
        </w:r>
        <w:r w:rsidR="00400A82" w:rsidRPr="006409FA" w:rsidDel="00255031">
          <w:rPr>
            <w:highlight w:val="yellow"/>
          </w:rPr>
          <w:delText>Fig. 5B, green</w:delText>
        </w:r>
        <w:r w:rsidR="00393146" w:rsidRPr="006409FA" w:rsidDel="00255031">
          <w:delText>)</w:delText>
        </w:r>
        <w:r w:rsidR="00E168CF" w:rsidRPr="006409FA" w:rsidDel="00255031">
          <w:delText xml:space="preserve">. </w:delText>
        </w:r>
        <w:r w:rsidR="000B22C7" w:rsidRPr="006409FA" w:rsidDel="00255031">
          <w:delText>This condition requires that gut bacteria are more susceptible to antibiotics (</w:delText>
        </w:r>
      </w:del>
      <m:oMath>
        <m:sSub>
          <m:sSubPr>
            <m:ctrlPr>
              <w:del w:id="925" w:author="Liao, Chen/Sloan Kettering Institute" w:date="2022-09-04T07:24:00Z">
                <w:rPr>
                  <w:rFonts w:ascii="Cambria Math" w:hAnsi="Cambria Math"/>
                  <w:i/>
                </w:rPr>
              </w:del>
            </m:ctrlPr>
          </m:sSubPr>
          <m:e>
            <m:r>
              <w:del w:id="926" w:author="Liao, Chen/Sloan Kettering Institute" w:date="2022-09-04T07:24:00Z">
                <w:rPr>
                  <w:rFonts w:ascii="Cambria Math" w:hAnsi="Cambria Math"/>
                </w:rPr>
                <m:t>ε</m:t>
              </w:del>
            </m:r>
          </m:e>
          <m:sub>
            <m:r>
              <w:del w:id="927" w:author="Liao, Chen/Sloan Kettering Institute" w:date="2022-09-04T07:24:00Z">
                <w:rPr>
                  <w:rFonts w:ascii="Cambria Math" w:hAnsi="Cambria Math"/>
                </w:rPr>
                <m:t>o</m:t>
              </w:del>
            </m:r>
          </m:sub>
        </m:sSub>
        <m:r>
          <w:del w:id="928" w:author="Liao, Chen/Sloan Kettering Institute" w:date="2022-09-04T07:24:00Z">
            <w:rPr>
              <w:rFonts w:ascii="Cambria Math" w:hAnsi="Cambria Math"/>
            </w:rPr>
            <m:t>&gt;</m:t>
          </w:del>
        </m:r>
        <m:sSub>
          <m:sSubPr>
            <m:ctrlPr>
              <w:del w:id="929" w:author="Liao, Chen/Sloan Kettering Institute" w:date="2022-09-04T07:24:00Z">
                <w:rPr>
                  <w:rFonts w:ascii="Cambria Math" w:hAnsi="Cambria Math"/>
                  <w:i/>
                </w:rPr>
              </w:del>
            </m:ctrlPr>
          </m:sSubPr>
          <m:e>
            <m:r>
              <w:del w:id="930" w:author="Liao, Chen/Sloan Kettering Institute" w:date="2022-09-04T07:24:00Z">
                <w:rPr>
                  <w:rFonts w:ascii="Cambria Math" w:hAnsi="Cambria Math"/>
                </w:rPr>
                <m:t>ε</m:t>
              </w:del>
            </m:r>
          </m:e>
          <m:sub>
            <m:r>
              <w:del w:id="931" w:author="Liao, Chen/Sloan Kettering Institute" w:date="2022-09-04T07:24:00Z">
                <w:rPr>
                  <w:rFonts w:ascii="Cambria Math" w:hAnsi="Cambria Math"/>
                </w:rPr>
                <m:t>g</m:t>
              </w:del>
            </m:r>
          </m:sub>
        </m:sSub>
      </m:oMath>
      <w:del w:id="932" w:author="Liao, Chen/Sloan Kettering Institute" w:date="2022-09-04T07:24:00Z">
        <w:r w:rsidR="000B22C7" w:rsidRPr="006409FA" w:rsidDel="00255031">
          <w:delText xml:space="preserve">), which can be </w:delText>
        </w:r>
        <w:r w:rsidR="00782D23" w:rsidRPr="006409FA" w:rsidDel="00255031">
          <w:delText>met</w:delText>
        </w:r>
        <w:r w:rsidR="000B22C7" w:rsidRPr="006409FA" w:rsidDel="00255031">
          <w:delText xml:space="preserve"> when </w:delText>
        </w:r>
        <w:r w:rsidR="002C7863" w:rsidRPr="006409FA" w:rsidDel="00255031">
          <w:delText>the oral populations</w:delText>
        </w:r>
        <w:r w:rsidR="000B22C7" w:rsidRPr="006409FA" w:rsidDel="00255031">
          <w:delText xml:space="preserve"> </w:delText>
        </w:r>
        <w:r w:rsidR="002C7863" w:rsidRPr="006409FA" w:rsidDel="00255031">
          <w:delText xml:space="preserve">consist of multi-drug resistant </w:delText>
        </w:r>
        <w:r w:rsidR="007033AF" w:rsidRPr="006409FA" w:rsidDel="00255031">
          <w:delText>bacteria</w:delText>
        </w:r>
        <w:r w:rsidR="002C7863" w:rsidRPr="006409FA" w:rsidDel="00255031">
          <w:delText>.</w:delText>
        </w:r>
      </w:del>
    </w:p>
    <w:p w14:paraId="4797B4E0" w14:textId="45A45528" w:rsidR="004A4CB8" w:rsidRPr="006409FA" w:rsidDel="00255031" w:rsidRDefault="004A4CB8" w:rsidP="007F4BAE">
      <w:pPr>
        <w:rPr>
          <w:del w:id="933" w:author="Liao, Chen/Sloan Kettering Institute" w:date="2022-09-04T07:24:00Z"/>
        </w:rPr>
      </w:pPr>
    </w:p>
    <w:p w14:paraId="7C7B4C9F" w14:textId="0C0EF854" w:rsidR="000A48DA" w:rsidRPr="006409FA" w:rsidDel="00255031" w:rsidRDefault="009C4B5A" w:rsidP="000A48DA">
      <w:pPr>
        <w:jc w:val="center"/>
        <w:rPr>
          <w:del w:id="934" w:author="Liao, Chen/Sloan Kettering Institute" w:date="2022-09-04T07:24:00Z"/>
        </w:rPr>
      </w:pPr>
      <w:del w:id="935" w:author="Liao, Chen/Sloan Kettering Institute" w:date="2022-09-04T07:24:00Z">
        <w:r w:rsidRPr="006409FA" w:rsidDel="00255031">
          <w:rPr>
            <w:noProof/>
          </w:rPr>
          <w:drawing>
            <wp:inline distT="0" distB="0" distL="0" distR="0" wp14:anchorId="2C3D7E11" wp14:editId="675841ED">
              <wp:extent cx="4997450" cy="1941158"/>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0"/>
                      <a:stretch>
                        <a:fillRect/>
                      </a:stretch>
                    </pic:blipFill>
                    <pic:spPr>
                      <a:xfrm>
                        <a:off x="0" y="0"/>
                        <a:ext cx="4997906" cy="1941335"/>
                      </a:xfrm>
                      <a:prstGeom prst="rect">
                        <a:avLst/>
                      </a:prstGeom>
                    </pic:spPr>
                  </pic:pic>
                </a:graphicData>
              </a:graphic>
            </wp:inline>
          </w:drawing>
        </w:r>
      </w:del>
    </w:p>
    <w:p w14:paraId="4D2546AC" w14:textId="65E032C2" w:rsidR="00FB21F4" w:rsidRPr="006409FA" w:rsidDel="00255031" w:rsidRDefault="000A48DA" w:rsidP="00FB21F4">
      <w:pPr>
        <w:rPr>
          <w:del w:id="936" w:author="Liao, Chen/Sloan Kettering Institute" w:date="2022-09-04T07:24:00Z"/>
        </w:rPr>
      </w:pPr>
      <w:del w:id="937" w:author="Liao, Chen/Sloan Kettering Institute" w:date="2022-09-04T07:24:00Z">
        <w:r w:rsidRPr="006409FA" w:rsidDel="00255031">
          <w:rPr>
            <w:b/>
          </w:rPr>
          <w:delText xml:space="preserve">Fig. </w:delText>
        </w:r>
        <w:r w:rsidR="0012211A" w:rsidRPr="006409FA" w:rsidDel="00255031">
          <w:rPr>
            <w:b/>
          </w:rPr>
          <w:delText>5</w:delText>
        </w:r>
        <w:r w:rsidRPr="006409FA" w:rsidDel="00255031">
          <w:rPr>
            <w:b/>
          </w:rPr>
          <w:delText xml:space="preserve">| </w:delText>
        </w:r>
        <w:r w:rsidR="0012211A" w:rsidRPr="006409FA" w:rsidDel="00255031">
          <w:rPr>
            <w:b/>
          </w:rPr>
          <w:delText xml:space="preserve">Mathematical model </w:delText>
        </w:r>
        <w:r w:rsidR="003238AD" w:rsidRPr="006409FA" w:rsidDel="00255031">
          <w:rPr>
            <w:b/>
          </w:rPr>
          <w:delText xml:space="preserve">of </w:delText>
        </w:r>
        <w:r w:rsidR="006800B5" w:rsidRPr="006409FA" w:rsidDel="00255031">
          <w:rPr>
            <w:b/>
          </w:rPr>
          <w:delText>oral bacteria in the gut</w:delText>
        </w:r>
        <w:r w:rsidR="00A3224E" w:rsidRPr="006409FA" w:rsidDel="00255031">
          <w:rPr>
            <w:b/>
          </w:rPr>
          <w:delText xml:space="preserve"> microbiome describes the shift from low-to-high relative numbers of oral bacteria in the feces after antibiotics</w:delText>
        </w:r>
        <w:r w:rsidRPr="006409FA" w:rsidDel="00255031">
          <w:rPr>
            <w:b/>
          </w:rPr>
          <w:delText xml:space="preserve">. </w:delText>
        </w:r>
        <w:r w:rsidR="0012211A" w:rsidRPr="006409FA" w:rsidDel="00255031">
          <w:rPr>
            <w:bCs/>
          </w:rPr>
          <w:delText>(</w:delText>
        </w:r>
        <w:r w:rsidR="0012211A" w:rsidRPr="006409FA" w:rsidDel="00255031">
          <w:rPr>
            <w:b/>
          </w:rPr>
          <w:delText>A</w:delText>
        </w:r>
        <w:r w:rsidR="0012211A" w:rsidRPr="006409FA" w:rsidDel="00255031">
          <w:rPr>
            <w:bCs/>
          </w:rPr>
          <w:delText>)</w:delText>
        </w:r>
        <w:r w:rsidRPr="006409FA" w:rsidDel="00255031">
          <w:delText xml:space="preserve"> </w:delText>
        </w:r>
        <w:r w:rsidR="0012211A" w:rsidRPr="006409FA" w:rsidDel="00255031">
          <w:delText xml:space="preserve">Microbiome ecology </w:delText>
        </w:r>
        <w:r w:rsidR="002C1B71" w:rsidRPr="006409FA" w:rsidDel="00255031">
          <w:delText>of</w:delText>
        </w:r>
        <w:r w:rsidR="0012211A" w:rsidRPr="006409FA" w:rsidDel="00255031">
          <w:delText xml:space="preserve"> </w:delText>
        </w:r>
        <w:r w:rsidRPr="006409FA" w:rsidDel="00255031">
          <w:delText>oral bacteria</w:delText>
        </w:r>
        <w:r w:rsidR="002C1B71" w:rsidRPr="006409FA" w:rsidDel="00255031">
          <w:delText>l growth</w:delText>
        </w:r>
        <w:r w:rsidR="0012211A" w:rsidRPr="006409FA" w:rsidDel="00255031">
          <w:delText xml:space="preserve"> in the gut. The oral bacteria</w:delText>
        </w:r>
        <w:r w:rsidR="00CA7450" w:rsidRPr="006409FA" w:rsidDel="00255031">
          <w:delText>l</w:delText>
        </w:r>
        <w:r w:rsidR="0012211A" w:rsidRPr="006409FA" w:rsidDel="00255031">
          <w:delText xml:space="preserve"> </w:delText>
        </w:r>
        <w:r w:rsidR="00F24D13" w:rsidRPr="006409FA" w:rsidDel="00255031">
          <w:delText>load</w:delText>
        </w:r>
        <w:r w:rsidR="0012211A" w:rsidRPr="006409FA" w:rsidDel="00255031">
          <w:delText xml:space="preserve"> </w:delText>
        </w:r>
        <w:r w:rsidR="00147D22" w:rsidRPr="006409FA" w:rsidDel="00255031">
          <w:delText xml:space="preserve">(absolute abundance) </w:delText>
        </w:r>
        <w:r w:rsidR="0012211A" w:rsidRPr="006409FA" w:rsidDel="00255031">
          <w:delText xml:space="preserve">is </w:delText>
        </w:r>
        <w:r w:rsidR="00844402" w:rsidRPr="006409FA" w:rsidDel="00255031">
          <w:delText>regulate</w:delText>
        </w:r>
        <w:r w:rsidR="0012211A" w:rsidRPr="006409FA" w:rsidDel="00255031">
          <w:delText xml:space="preserve">d by two mechanisms </w:delText>
        </w:r>
        <w:r w:rsidR="00147D22" w:rsidRPr="006409FA" w:rsidDel="00255031">
          <w:delText>in</w:delText>
        </w:r>
        <w:r w:rsidR="0012211A" w:rsidRPr="006409FA" w:rsidDel="00255031">
          <w:delText xml:space="preserve"> opposite directions: antibiotic</w:delText>
        </w:r>
        <w:r w:rsidR="00E2700F" w:rsidRPr="006409FA" w:rsidDel="00255031">
          <w:delText xml:space="preserve">s </w:delText>
        </w:r>
        <w:r w:rsidR="0012211A" w:rsidRPr="006409FA" w:rsidDel="00255031">
          <w:delText>directly inhibit</w:delText>
        </w:r>
        <w:r w:rsidR="00790F28" w:rsidRPr="006409FA" w:rsidDel="00255031">
          <w:delText xml:space="preserve"> oral bacterial growth </w:delText>
        </w:r>
        <w:r w:rsidR="0012211A" w:rsidRPr="006409FA" w:rsidDel="00255031">
          <w:delText>but indirectly promote their growth by releasing the</w:delText>
        </w:r>
        <w:r w:rsidR="00147D22" w:rsidRPr="006409FA" w:rsidDel="00255031">
          <w:delText>ir</w:delText>
        </w:r>
        <w:r w:rsidR="0012211A" w:rsidRPr="006409FA" w:rsidDel="00255031">
          <w:delText xml:space="preserve"> inhibitions from </w:delText>
        </w:r>
        <w:r w:rsidR="00790F28" w:rsidRPr="006409FA" w:rsidDel="00255031">
          <w:delText>the gut</w:delText>
        </w:r>
        <w:r w:rsidR="0012211A" w:rsidRPr="006409FA" w:rsidDel="00255031">
          <w:delText xml:space="preserve"> bacteria</w:delText>
        </w:r>
        <w:r w:rsidR="005461E4" w:rsidRPr="006409FA" w:rsidDel="00255031">
          <w:delText>.</w:delText>
        </w:r>
        <w:r w:rsidR="00D312DF" w:rsidRPr="006409FA" w:rsidDel="00255031">
          <w:delText xml:space="preserve"> </w:delText>
        </w:r>
      </w:del>
      <m:oMath>
        <m:sSub>
          <m:sSubPr>
            <m:ctrlPr>
              <w:del w:id="938" w:author="Liao, Chen/Sloan Kettering Institute" w:date="2022-09-04T07:24:00Z">
                <w:rPr>
                  <w:rFonts w:ascii="Cambria Math" w:hAnsi="Cambria Math"/>
                  <w:i/>
                </w:rPr>
              </w:del>
            </m:ctrlPr>
          </m:sSubPr>
          <m:e>
            <m:r>
              <w:del w:id="939" w:author="Liao, Chen/Sloan Kettering Institute" w:date="2022-09-04T07:24:00Z">
                <w:rPr>
                  <w:rFonts w:ascii="Cambria Math" w:hAnsi="Cambria Math"/>
                </w:rPr>
                <m:t>ε</m:t>
              </w:del>
            </m:r>
          </m:e>
          <m:sub>
            <m:r>
              <w:del w:id="940" w:author="Liao, Chen/Sloan Kettering Institute" w:date="2022-09-04T07:24:00Z">
                <w:rPr>
                  <w:rFonts w:ascii="Cambria Math" w:hAnsi="Cambria Math"/>
                </w:rPr>
                <m:t>o</m:t>
              </w:del>
            </m:r>
          </m:sub>
        </m:sSub>
      </m:oMath>
      <w:del w:id="941" w:author="Liao, Chen/Sloan Kettering Institute" w:date="2022-09-04T07:24:00Z">
        <w:r w:rsidR="00D312DF" w:rsidRPr="006409FA" w:rsidDel="00255031">
          <w:delText xml:space="preserve"> and </w:delText>
        </w:r>
      </w:del>
      <m:oMath>
        <m:sSub>
          <m:sSubPr>
            <m:ctrlPr>
              <w:del w:id="942" w:author="Liao, Chen/Sloan Kettering Institute" w:date="2022-09-04T07:24:00Z">
                <w:rPr>
                  <w:rFonts w:ascii="Cambria Math" w:hAnsi="Cambria Math"/>
                  <w:i/>
                </w:rPr>
              </w:del>
            </m:ctrlPr>
          </m:sSubPr>
          <m:e>
            <m:r>
              <w:del w:id="943" w:author="Liao, Chen/Sloan Kettering Institute" w:date="2022-09-04T07:24:00Z">
                <w:rPr>
                  <w:rFonts w:ascii="Cambria Math" w:hAnsi="Cambria Math"/>
                </w:rPr>
                <m:t>ε</m:t>
              </w:del>
            </m:r>
          </m:e>
          <m:sub>
            <m:r>
              <w:del w:id="944" w:author="Liao, Chen/Sloan Kettering Institute" w:date="2022-09-04T07:24:00Z">
                <w:rPr>
                  <w:rFonts w:ascii="Cambria Math" w:hAnsi="Cambria Math"/>
                </w:rPr>
                <m:t>g</m:t>
              </w:del>
            </m:r>
          </m:sub>
        </m:sSub>
      </m:oMath>
      <w:del w:id="945" w:author="Liao, Chen/Sloan Kettering Institute" w:date="2022-09-04T07:24:00Z">
        <w:r w:rsidR="00D312DF" w:rsidRPr="006409FA" w:rsidDel="00255031">
          <w:delText xml:space="preserve"> quantify the inhibitory levels of antibiotics on the oral and gut bacterial populations respectively.</w:delText>
        </w:r>
        <w:r w:rsidR="005461E4" w:rsidRPr="006409FA" w:rsidDel="00255031">
          <w:delText xml:space="preserve"> </w:delText>
        </w:r>
        <w:r w:rsidR="0012211A" w:rsidRPr="006409FA" w:rsidDel="00255031">
          <w:delText>(</w:delText>
        </w:r>
        <w:r w:rsidR="0012211A" w:rsidRPr="006409FA" w:rsidDel="00255031">
          <w:rPr>
            <w:b/>
            <w:bCs/>
          </w:rPr>
          <w:delText>B</w:delText>
        </w:r>
        <w:r w:rsidR="0012211A" w:rsidRPr="006409FA" w:rsidDel="00255031">
          <w:delText xml:space="preserve">) </w:delText>
        </w:r>
        <w:r w:rsidR="006E3CF2" w:rsidRPr="006409FA" w:rsidDel="00255031">
          <w:delText xml:space="preserve">Distinct response patterns of oral </w:delText>
        </w:r>
        <w:r w:rsidR="00790F28" w:rsidRPr="006409FA" w:rsidDel="00255031">
          <w:delText>bacteria</w:delText>
        </w:r>
        <w:r w:rsidR="006E3CF2" w:rsidRPr="006409FA" w:rsidDel="00255031">
          <w:delText xml:space="preserve"> to antibiotics. The patterns were </w:delText>
        </w:r>
        <w:r w:rsidR="00825EE5" w:rsidRPr="006409FA" w:rsidDel="00255031">
          <w:delText xml:space="preserve">distinguished </w:delText>
        </w:r>
        <w:r w:rsidR="006E3CF2" w:rsidRPr="006409FA" w:rsidDel="00255031">
          <w:delText xml:space="preserve">by </w:delText>
        </w:r>
        <w:r w:rsidR="00550A27" w:rsidRPr="006409FA" w:rsidDel="00255031">
          <w:delText xml:space="preserve">qualitative </w:delText>
        </w:r>
        <w:r w:rsidR="006E3CF2" w:rsidRPr="006409FA" w:rsidDel="00255031">
          <w:delText>changes</w:delText>
        </w:r>
        <w:r w:rsidR="00790F28" w:rsidRPr="006409FA" w:rsidDel="00255031">
          <w:delText xml:space="preserve"> ( </w:delText>
        </w:r>
      </w:del>
      <m:oMath>
        <m:r>
          <w:del w:id="946" w:author="Liao, Chen/Sloan Kettering Institute" w:date="2022-09-04T07:24:00Z">
            <w:rPr>
              <w:rFonts w:ascii="Cambria Math" w:hAnsi="Cambria Math"/>
            </w:rPr>
            <m:t>↑</m:t>
          </w:del>
        </m:r>
      </m:oMath>
      <w:del w:id="947" w:author="Liao, Chen/Sloan Kettering Institute" w:date="2022-09-04T07:24:00Z">
        <w:r w:rsidR="00790F28" w:rsidRPr="006409FA" w:rsidDel="00255031">
          <w:delText xml:space="preserve">, increase; </w:delText>
        </w:r>
      </w:del>
      <m:oMath>
        <m:r>
          <w:del w:id="948" w:author="Liao, Chen/Sloan Kettering Institute" w:date="2022-09-04T07:24:00Z">
            <w:rPr>
              <w:rFonts w:ascii="Cambria Math" w:hAnsi="Cambria Math"/>
            </w:rPr>
            <m:t>↓</m:t>
          </w:del>
        </m:r>
      </m:oMath>
      <w:del w:id="949" w:author="Liao, Chen/Sloan Kettering Institute" w:date="2022-09-04T07:24:00Z">
        <w:r w:rsidR="00790F28" w:rsidRPr="006409FA" w:rsidDel="00255031">
          <w:delText xml:space="preserve">, decrease; </w:delText>
        </w:r>
      </w:del>
      <m:oMath>
        <m:r>
          <w:del w:id="950" w:author="Liao, Chen/Sloan Kettering Institute" w:date="2022-09-04T07:24:00Z">
            <w:rPr>
              <w:rFonts w:ascii="Cambria Math" w:hAnsi="Cambria Math"/>
            </w:rPr>
            <m:t>-</m:t>
          </w:del>
        </m:r>
      </m:oMath>
      <w:del w:id="951" w:author="Liao, Chen/Sloan Kettering Institute" w:date="2022-09-04T07:24:00Z">
        <w:r w:rsidR="00790F28" w:rsidRPr="006409FA" w:rsidDel="00255031">
          <w:delText>, no change)</w:delText>
        </w:r>
        <w:r w:rsidR="006E3CF2" w:rsidRPr="006409FA" w:rsidDel="00255031">
          <w:delText xml:space="preserve"> in the time-averaged relative</w:delText>
        </w:r>
        <w:r w:rsidR="00A51A25" w:rsidRPr="006409FA" w:rsidDel="00255031">
          <w:delText xml:space="preserve"> abundances (rel. abun.)</w:delText>
        </w:r>
        <w:r w:rsidR="006E3CF2" w:rsidRPr="006409FA" w:rsidDel="00255031">
          <w:delText xml:space="preserve"> and ab</w:delText>
        </w:r>
        <w:r w:rsidR="00A51A25" w:rsidRPr="006409FA" w:rsidDel="00255031">
          <w:delText>solute</w:delText>
        </w:r>
        <w:r w:rsidR="006E3CF2" w:rsidRPr="006409FA" w:rsidDel="00255031">
          <w:delText xml:space="preserve"> abundances</w:delText>
        </w:r>
        <w:r w:rsidR="00A51A25" w:rsidRPr="006409FA" w:rsidDel="00255031">
          <w:delText xml:space="preserve"> (</w:delText>
        </w:r>
        <w:r w:rsidR="009D6F5A" w:rsidRPr="006409FA" w:rsidDel="00255031">
          <w:delText>abs</w:delText>
        </w:r>
        <w:r w:rsidR="00A51A25" w:rsidRPr="006409FA" w:rsidDel="00255031">
          <w:delText>. abun.)</w:delText>
        </w:r>
        <w:r w:rsidR="00FB21F4" w:rsidRPr="006409FA" w:rsidDel="00255031">
          <w:delText>.</w:delText>
        </w:r>
      </w:del>
    </w:p>
    <w:p w14:paraId="1E36DBE1" w14:textId="77777777" w:rsidR="00226FB1" w:rsidRPr="006409FA" w:rsidRDefault="00226FB1" w:rsidP="00FB21F4"/>
    <w:p w14:paraId="67684822" w14:textId="35EFF8C9" w:rsidR="0015189C" w:rsidRPr="006409FA" w:rsidRDefault="000E33B5" w:rsidP="000A48DA">
      <w:pPr>
        <w:rPr>
          <w:b/>
        </w:rPr>
      </w:pPr>
      <w:r w:rsidRPr="006409FA">
        <w:rPr>
          <w:b/>
        </w:rPr>
        <w:t>T</w:t>
      </w:r>
      <w:r w:rsidR="00B14B1D" w:rsidRPr="006409FA">
        <w:rPr>
          <w:b/>
        </w:rPr>
        <w:t xml:space="preserve">he </w:t>
      </w:r>
      <w:r w:rsidR="00B14B1D" w:rsidRPr="006409FA">
        <w:rPr>
          <w:b/>
          <w:i/>
          <w:iCs/>
        </w:rPr>
        <w:t>marker</w:t>
      </w:r>
      <w:r w:rsidR="00B14B1D" w:rsidRPr="006409FA">
        <w:rPr>
          <w:b/>
        </w:rPr>
        <w:t xml:space="preserve"> hypothesi</w:t>
      </w:r>
      <w:r w:rsidRPr="006409FA">
        <w:rPr>
          <w:b/>
        </w:rPr>
        <w:t xml:space="preserve">s unifies </w:t>
      </w:r>
      <w:r w:rsidR="00502A1B" w:rsidRPr="006409FA">
        <w:rPr>
          <w:b/>
        </w:rPr>
        <w:t xml:space="preserve">competing microbiome </w:t>
      </w:r>
      <w:r w:rsidRPr="006409FA">
        <w:rPr>
          <w:b/>
        </w:rPr>
        <w:t xml:space="preserve">biomarkers of </w:t>
      </w:r>
      <w:r w:rsidR="0094473E" w:rsidRPr="006409FA">
        <w:rPr>
          <w:b/>
        </w:rPr>
        <w:t>IBD</w:t>
      </w:r>
    </w:p>
    <w:p w14:paraId="0ECD8E5F" w14:textId="0B47170F" w:rsidR="00502A1B" w:rsidRPr="006409FA" w:rsidRDefault="00953EE2" w:rsidP="005818EE">
      <w:r w:rsidRPr="006409FA">
        <w:t>A damaged gut microbio</w:t>
      </w:r>
      <w:ins w:id="952" w:author="Liao, Chen/Sloan Kettering Institute" w:date="2022-09-05T20:37:00Z">
        <w:r w:rsidR="009163C4">
          <w:t>me</w:t>
        </w:r>
      </w:ins>
      <w:del w:id="953" w:author="Liao, Chen/Sloan Kettering Institute" w:date="2022-09-05T20:37:00Z">
        <w:r w:rsidRPr="006409FA" w:rsidDel="009163C4">
          <w:delText>ta</w:delText>
        </w:r>
      </w:del>
      <w:r w:rsidRPr="006409FA">
        <w:t xml:space="preserve"> is a hallmark of intestinal disorders, but there are competing ways to determine damage. For example, </w:t>
      </w:r>
      <w:del w:id="954" w:author="Liao, Chen/Sloan Kettering Institute" w:date="2022-09-05T20:39:00Z">
        <w:r w:rsidRPr="006409FA" w:rsidDel="007848F6">
          <w:delText xml:space="preserve">different </w:delText>
        </w:r>
      </w:del>
      <w:ins w:id="955" w:author="Liao, Chen/Sloan Kettering Institute" w:date="2022-09-05T20:39:00Z">
        <w:r w:rsidR="007848F6">
          <w:t>clinical</w:t>
        </w:r>
        <w:r w:rsidR="007848F6" w:rsidRPr="006409FA">
          <w:t xml:space="preserve"> </w:t>
        </w:r>
      </w:ins>
      <w:r w:rsidRPr="006409FA">
        <w:t xml:space="preserve">studies </w:t>
      </w:r>
      <w:ins w:id="956" w:author="Liao, Chen/Sloan Kettering Institute" w:date="2022-09-05T20:38:00Z">
        <w:r w:rsidR="00183D67">
          <w:t xml:space="preserve">of IBD </w:t>
        </w:r>
      </w:ins>
      <w:ins w:id="957" w:author="Liao, Chen/Sloan Kettering Institute" w:date="2022-09-05T20:39:00Z">
        <w:r w:rsidR="007848F6">
          <w:t xml:space="preserve">have </w:t>
        </w:r>
      </w:ins>
      <w:ins w:id="958" w:author="Liao, Chen/Sloan Kettering Institute" w:date="2022-09-05T20:38:00Z">
        <w:r w:rsidR="00183D67">
          <w:t xml:space="preserve">revealed its </w:t>
        </w:r>
      </w:ins>
      <w:del w:id="959" w:author="Liao, Chen/Sloan Kettering Institute" w:date="2022-09-05T20:38:00Z">
        <w:r w:rsidRPr="006409FA" w:rsidDel="00183D67">
          <w:delText xml:space="preserve">found </w:delText>
        </w:r>
      </w:del>
      <w:r w:rsidRPr="006409FA">
        <w:t xml:space="preserve">associations </w:t>
      </w:r>
      <w:del w:id="960" w:author="Liao, Chen/Sloan Kettering Institute" w:date="2022-09-05T20:38:00Z">
        <w:r w:rsidRPr="006409FA" w:rsidDel="00183D67">
          <w:delText xml:space="preserve">between </w:delText>
        </w:r>
      </w:del>
      <w:ins w:id="961" w:author="Liao, Chen/Sloan Kettering Institute" w:date="2022-09-05T20:38:00Z">
        <w:r w:rsidR="00183D67">
          <w:t>with</w:t>
        </w:r>
        <w:r w:rsidR="00183D67" w:rsidRPr="006409FA">
          <w:t xml:space="preserve"> </w:t>
        </w:r>
      </w:ins>
      <w:del w:id="962" w:author="Liao, Chen/Sloan Kettering Institute" w:date="2022-09-05T20:38:00Z">
        <w:r w:rsidR="00DD0BCF" w:rsidRPr="006409FA" w:rsidDel="00183D67">
          <w:delText xml:space="preserve">the </w:delText>
        </w:r>
      </w:del>
      <w:r w:rsidR="00DD0BCF" w:rsidRPr="006409FA">
        <w:t>r</w:t>
      </w:r>
      <w:r w:rsidR="00B14B1D" w:rsidRPr="006409FA">
        <w:t>elative enrichment of oral-associated bacteria</w:t>
      </w:r>
      <w:r w:rsidR="00D8522E" w:rsidRPr="006409FA">
        <w:t>l species</w:t>
      </w:r>
      <w:r w:rsidR="00B14B1D" w:rsidRPr="006409FA">
        <w:t xml:space="preserve"> </w:t>
      </w:r>
      <w:r w:rsidR="00DD0BCF" w:rsidRPr="006409FA">
        <w:fldChar w:fldCharType="begin"/>
      </w:r>
      <w:r w:rsidR="00DD0BCF" w:rsidRPr="006409FA">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6409FA">
        <w:fldChar w:fldCharType="separate"/>
      </w:r>
      <w:r w:rsidR="00DD0BCF" w:rsidRPr="006409FA">
        <w:rPr>
          <w:noProof/>
        </w:rPr>
        <w:t>(Read</w:t>
      </w:r>
      <w:r w:rsidR="00DD0BCF" w:rsidRPr="006409FA">
        <w:rPr>
          <w:i/>
          <w:noProof/>
        </w:rPr>
        <w:t xml:space="preserve"> et al.</w:t>
      </w:r>
      <w:r w:rsidR="00DD0BCF" w:rsidRPr="006409FA">
        <w:rPr>
          <w:noProof/>
        </w:rPr>
        <w:t>, 2021)</w:t>
      </w:r>
      <w:r w:rsidR="00DD0BCF" w:rsidRPr="006409FA">
        <w:fldChar w:fldCharType="end"/>
      </w:r>
      <w:r w:rsidR="00DD0BCF" w:rsidRPr="006409FA">
        <w:t xml:space="preserve"> </w:t>
      </w:r>
      <w:del w:id="963" w:author="Liao, Chen/Sloan Kettering Institute" w:date="2022-09-05T20:38:00Z">
        <w:r w:rsidR="00DD0BCF" w:rsidRPr="006409FA" w:rsidDel="00183D67">
          <w:delText xml:space="preserve">and </w:delText>
        </w:r>
      </w:del>
      <w:ins w:id="964" w:author="Liao, Chen/Sloan Kettering Institute" w:date="2022-09-05T20:38:00Z">
        <w:r w:rsidR="00183D67">
          <w:t xml:space="preserve">or </w:t>
        </w:r>
      </w:ins>
      <w:r w:rsidR="00DD0BCF" w:rsidRPr="006409FA">
        <w:t xml:space="preserve">low </w:t>
      </w:r>
      <w:r w:rsidRPr="006409FA">
        <w:t xml:space="preserve">absolute values of </w:t>
      </w:r>
      <w:r w:rsidR="00DD0BCF" w:rsidRPr="006409FA">
        <w:t xml:space="preserve">microbial loads </w:t>
      </w:r>
      <w:r w:rsidR="00DD0BCF" w:rsidRPr="006409FA">
        <w:fldChar w:fldCharType="begin"/>
      </w:r>
      <w:r w:rsidR="004D2B68">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6409FA">
        <w:fldChar w:fldCharType="separate"/>
      </w:r>
      <w:r w:rsidR="004D2B68">
        <w:rPr>
          <w:noProof/>
        </w:rPr>
        <w:t>(Contijoch et al., 2019; Vandeputte</w:t>
      </w:r>
      <w:r w:rsidR="004D2B68" w:rsidRPr="004D2B68">
        <w:rPr>
          <w:i/>
          <w:noProof/>
        </w:rPr>
        <w:t xml:space="preserve"> et al.</w:t>
      </w:r>
      <w:r w:rsidR="004D2B68">
        <w:rPr>
          <w:noProof/>
        </w:rPr>
        <w:t>, 2017)</w:t>
      </w:r>
      <w:r w:rsidR="00DD0BCF" w:rsidRPr="006409FA">
        <w:fldChar w:fldCharType="end"/>
      </w:r>
      <w:del w:id="965" w:author="Liao, Chen/Sloan Kettering Institute" w:date="2022-09-05T20:38:00Z">
        <w:r w:rsidR="00DD0BCF" w:rsidRPr="006409FA" w:rsidDel="00183D67">
          <w:delText xml:space="preserve"> </w:delText>
        </w:r>
        <w:r w:rsidR="008B0628" w:rsidRPr="006409FA" w:rsidDel="00183D67">
          <w:delText xml:space="preserve">in feces </w:delText>
        </w:r>
        <w:r w:rsidRPr="006409FA" w:rsidDel="00183D67">
          <w:delText>and</w:delText>
        </w:r>
        <w:r w:rsidR="008B0628" w:rsidRPr="006409FA" w:rsidDel="00183D67">
          <w:delText xml:space="preserve"> </w:delText>
        </w:r>
        <w:r w:rsidR="00D8522E" w:rsidRPr="006409FA" w:rsidDel="00183D67">
          <w:delText>IBD</w:delText>
        </w:r>
        <w:r w:rsidR="00DD0BCF" w:rsidRPr="006409FA" w:rsidDel="00183D67">
          <w:delText xml:space="preserve"> (both UC and CD)</w:delText>
        </w:r>
      </w:del>
      <w:r w:rsidR="00B14B1D" w:rsidRPr="006409FA">
        <w:t xml:space="preserve">. </w:t>
      </w:r>
      <w:r w:rsidR="00502A1B" w:rsidRPr="006409FA">
        <w:t>Since these associations were r</w:t>
      </w:r>
      <w:r w:rsidR="006566EB" w:rsidRPr="006409FA">
        <w:t>eported by separate studies</w:t>
      </w:r>
      <w:r w:rsidR="002D00A7" w:rsidRPr="006409FA">
        <w:t xml:space="preserve">, </w:t>
      </w:r>
      <w:del w:id="966" w:author="Liao, Chen/Sloan Kettering Institute" w:date="2022-09-05T20:42:00Z">
        <w:r w:rsidR="00502A1B" w:rsidRPr="006409FA" w:rsidDel="000412FA">
          <w:delText>th</w:delText>
        </w:r>
      </w:del>
      <w:del w:id="967" w:author="Liao, Chen/Sloan Kettering Institute" w:date="2022-09-05T20:40:00Z">
        <w:r w:rsidR="00502A1B" w:rsidRPr="006409FA" w:rsidDel="00962C69">
          <w:delText>is</w:delText>
        </w:r>
      </w:del>
      <w:ins w:id="968" w:author="Liao, Chen/Sloan Kettering Institute" w:date="2022-09-05T20:42:00Z">
        <w:r w:rsidR="000412FA">
          <w:t>they</w:t>
        </w:r>
      </w:ins>
      <w:r w:rsidR="007539BE" w:rsidRPr="006409FA">
        <w:t xml:space="preserve"> raise</w:t>
      </w:r>
      <w:del w:id="969" w:author="Liao, Chen/Sloan Kettering Institute" w:date="2022-09-05T20:42:00Z">
        <w:r w:rsidR="00502A1B" w:rsidRPr="006409FA" w:rsidDel="000412FA">
          <w:delText>s</w:delText>
        </w:r>
      </w:del>
      <w:r w:rsidR="007539BE" w:rsidRPr="006409FA">
        <w:t xml:space="preserve"> </w:t>
      </w:r>
      <w:r w:rsidR="00502A1B" w:rsidRPr="006409FA">
        <w:t>a</w:t>
      </w:r>
      <w:r w:rsidR="007539BE" w:rsidRPr="006409FA">
        <w:t xml:space="preserve"> </w:t>
      </w:r>
      <w:ins w:id="970" w:author="Liao, Chen/Sloan Kettering Institute" w:date="2022-09-05T20:42:00Z">
        <w:r w:rsidR="000412FA">
          <w:t xml:space="preserve">critical </w:t>
        </w:r>
      </w:ins>
      <w:r w:rsidR="007539BE" w:rsidRPr="006409FA">
        <w:t>question</w:t>
      </w:r>
      <w:r w:rsidR="00502A1B" w:rsidRPr="006409FA">
        <w:t>:</w:t>
      </w:r>
      <w:r w:rsidR="00AF0E66" w:rsidRPr="006409FA">
        <w:t xml:space="preserve"> are </w:t>
      </w:r>
      <w:r w:rsidR="00502A1B" w:rsidRPr="006409FA">
        <w:t>the</w:t>
      </w:r>
      <w:ins w:id="971" w:author="Liao, Chen/Sloan Kettering Institute" w:date="2022-09-05T20:41:00Z">
        <w:r w:rsidR="0026590B">
          <w:t xml:space="preserve"> </w:t>
        </w:r>
      </w:ins>
      <w:ins w:id="972" w:author="Liao, Chen/Sloan Kettering Institute" w:date="2022-09-05T20:42:00Z">
        <w:r w:rsidR="00364E01">
          <w:t>two IBD</w:t>
        </w:r>
      </w:ins>
      <w:ins w:id="973" w:author="Liao, Chen/Sloan Kettering Institute" w:date="2022-09-05T20:43:00Z">
        <w:r w:rsidR="00364E01">
          <w:t xml:space="preserve"> </w:t>
        </w:r>
      </w:ins>
      <w:ins w:id="974" w:author="Liao, Chen/Sloan Kettering Institute" w:date="2022-09-05T20:41:00Z">
        <w:r w:rsidR="0026590B">
          <w:t>biomarkers</w:t>
        </w:r>
      </w:ins>
      <w:del w:id="975" w:author="Liao, Chen/Sloan Kettering Institute" w:date="2022-09-05T20:41:00Z">
        <w:r w:rsidR="00502A1B" w:rsidRPr="006409FA" w:rsidDel="0026590B">
          <w:delText>y</w:delText>
        </w:r>
      </w:del>
      <w:r w:rsidR="00502A1B" w:rsidRPr="006409FA">
        <w:t xml:space="preserve"> </w:t>
      </w:r>
      <w:r w:rsidR="00AF0E66" w:rsidRPr="006409FA">
        <w:t xml:space="preserve">independent </w:t>
      </w:r>
      <w:r w:rsidR="006566EB" w:rsidRPr="006409FA">
        <w:t>or</w:t>
      </w:r>
      <w:r w:rsidR="00AF0E66" w:rsidRPr="006409FA">
        <w:t xml:space="preserve"> related</w:t>
      </w:r>
      <w:r w:rsidR="00502A1B" w:rsidRPr="006409FA">
        <w:t>?</w:t>
      </w:r>
    </w:p>
    <w:p w14:paraId="3F3875A4" w14:textId="3B5B4BFB" w:rsidR="00BC0BA3" w:rsidRPr="006409FA" w:rsidRDefault="00A93688" w:rsidP="00502A1B">
      <w:pPr>
        <w:ind w:firstLine="720"/>
      </w:pPr>
      <w:ins w:id="976" w:author="Liao, Chen/Sloan Kettering Institute" w:date="2022-09-05T20:43:00Z">
        <w:r>
          <w:t>According to t</w:t>
        </w:r>
      </w:ins>
      <w:del w:id="977" w:author="Liao, Chen/Sloan Kettering Institute" w:date="2022-09-05T20:43:00Z">
        <w:r w:rsidR="001425FD" w:rsidRPr="006409FA" w:rsidDel="00A93688">
          <w:delText>T</w:delText>
        </w:r>
      </w:del>
      <w:r w:rsidR="00F31609" w:rsidRPr="006409FA">
        <w:t xml:space="preserve">he </w:t>
      </w:r>
      <w:r w:rsidR="00F31609" w:rsidRPr="006409FA">
        <w:rPr>
          <w:i/>
          <w:iCs/>
        </w:rPr>
        <w:t>marker</w:t>
      </w:r>
      <w:r w:rsidR="00F31609" w:rsidRPr="006409FA">
        <w:t xml:space="preserve"> hypothesis</w:t>
      </w:r>
      <w:ins w:id="978" w:author="Liao, Chen/Sloan Kettering Institute" w:date="2022-09-05T20:43:00Z">
        <w:r>
          <w:t xml:space="preserve">, the two quantities should be </w:t>
        </w:r>
      </w:ins>
      <w:ins w:id="979" w:author="Liao, Chen/Sloan Kettering Institute" w:date="2022-09-05T20:44:00Z">
        <w:r w:rsidR="00F61409">
          <w:t xml:space="preserve">dependent and </w:t>
        </w:r>
      </w:ins>
      <w:del w:id="980" w:author="Liao, Chen/Sloan Kettering Institute" w:date="2022-09-05T20:43:00Z">
        <w:r w:rsidR="00DD0BCF" w:rsidRPr="006409FA" w:rsidDel="00A93688">
          <w:delText xml:space="preserve"> </w:delText>
        </w:r>
        <w:r w:rsidR="006566EB" w:rsidRPr="006409FA" w:rsidDel="00A93688">
          <w:delText>predict</w:delText>
        </w:r>
        <w:r w:rsidR="00502A1B" w:rsidRPr="006409FA" w:rsidDel="00A93688">
          <w:delText>s</w:delText>
        </w:r>
        <w:r w:rsidR="006566EB" w:rsidRPr="006409FA" w:rsidDel="00A93688">
          <w:delText xml:space="preserve"> a </w:delText>
        </w:r>
      </w:del>
      <w:r w:rsidR="00B14B1D" w:rsidRPr="006409FA">
        <w:t>negative</w:t>
      </w:r>
      <w:ins w:id="981" w:author="Liao, Chen/Sloan Kettering Institute" w:date="2022-09-05T20:44:00Z">
        <w:r>
          <w:t>ly correlated with each other</w:t>
        </w:r>
      </w:ins>
      <w:del w:id="982" w:author="Liao, Chen/Sloan Kettering Institute" w:date="2022-09-05T20:44:00Z">
        <w:r w:rsidR="00B14B1D" w:rsidRPr="006409FA" w:rsidDel="00A93688">
          <w:delText xml:space="preserve"> </w:delText>
        </w:r>
        <w:r w:rsidR="00F31609" w:rsidRPr="006409FA" w:rsidDel="00A93688">
          <w:delText>association</w:delText>
        </w:r>
        <w:r w:rsidR="00B14B1D" w:rsidRPr="006409FA" w:rsidDel="00A93688">
          <w:delText xml:space="preserve"> between the two</w:delText>
        </w:r>
      </w:del>
      <w:r w:rsidR="00B14B1D" w:rsidRPr="006409FA">
        <w:t xml:space="preserve">. </w:t>
      </w:r>
      <w:r w:rsidR="001C755A" w:rsidRPr="006409FA">
        <w:t>Indeed, the</w:t>
      </w:r>
      <w:r w:rsidR="00F31609" w:rsidRPr="006409FA">
        <w:t xml:space="preserve"> </w:t>
      </w:r>
      <w:r w:rsidR="001425FD" w:rsidRPr="006409FA">
        <w:t xml:space="preserve">fraction of </w:t>
      </w:r>
      <w:r w:rsidR="00F31609" w:rsidRPr="006409FA">
        <w:t>oral bacteria and total bacterial loads in the feces of patients with CD (</w:t>
      </w:r>
      <w:r w:rsidR="00CC4B71" w:rsidRPr="006409FA">
        <w:t xml:space="preserve">Pearson’s r = -0.41, P = 2.63e-5, </w:t>
      </w:r>
      <w:r w:rsidR="00F31609" w:rsidRPr="006409FA">
        <w:rPr>
          <w:highlight w:val="yellow"/>
        </w:rPr>
        <w:t>Fig. 6A</w:t>
      </w:r>
      <w:r w:rsidR="00F31609" w:rsidRPr="006409FA">
        <w:t>) and UC (</w:t>
      </w:r>
      <w:r w:rsidR="00CC4B71" w:rsidRPr="006409FA">
        <w:t xml:space="preserve">Pearson’s r = -0.17, P = 0.011; </w:t>
      </w:r>
      <w:r w:rsidR="00F31609" w:rsidRPr="006409FA">
        <w:rPr>
          <w:highlight w:val="yellow"/>
        </w:rPr>
        <w:t>Fig. 6B</w:t>
      </w:r>
      <w:r w:rsidR="00F31609" w:rsidRPr="006409FA">
        <w:t>) were negatively correlated</w:t>
      </w:r>
      <w:r w:rsidR="00262065" w:rsidRPr="006409FA">
        <w:t xml:space="preserve">, and each </w:t>
      </w:r>
      <w:r w:rsidR="001425FD" w:rsidRPr="006409FA">
        <w:t xml:space="preserve">feature was </w:t>
      </w:r>
      <w:r w:rsidR="00465913" w:rsidRPr="006409FA">
        <w:t xml:space="preserve">also </w:t>
      </w:r>
      <w:r w:rsidR="00F31609" w:rsidRPr="006409FA">
        <w:t>significantly different between the patients and their healthy controls</w:t>
      </w:r>
      <w:r w:rsidR="00262065" w:rsidRPr="006409FA">
        <w:t>.</w:t>
      </w:r>
      <w:r w:rsidR="007A4F94" w:rsidRPr="006409FA">
        <w:t xml:space="preserve"> </w:t>
      </w:r>
      <w:r w:rsidR="00F31609" w:rsidRPr="006409FA">
        <w:t xml:space="preserve">For the UC cohort, the </w:t>
      </w:r>
      <w:r w:rsidR="00F31609" w:rsidRPr="006409FA">
        <w:lastRenderedPageBreak/>
        <w:t>association became insignificant (P=</w:t>
      </w:r>
      <w:r w:rsidR="003A1B91" w:rsidRPr="006409FA">
        <w:t>0.32</w:t>
      </w:r>
      <w:r w:rsidR="00F31609" w:rsidRPr="006409FA">
        <w:t xml:space="preserve">) after </w:t>
      </w:r>
      <w:r w:rsidR="0015189C" w:rsidRPr="006409FA">
        <w:t>excluding patients with prior antibiotics or an unclear antibiotic history</w:t>
      </w:r>
      <w:r w:rsidR="006A31AD" w:rsidRPr="006409FA">
        <w:t xml:space="preserve">, due to the loss of significant differences of oral bacterial fractions between </w:t>
      </w:r>
      <w:r w:rsidR="00C216C8" w:rsidRPr="006409FA">
        <w:t>the patients and controls</w:t>
      </w:r>
      <w:r w:rsidR="00F31609" w:rsidRPr="006409FA">
        <w:t xml:space="preserve">. </w:t>
      </w:r>
      <w:r w:rsidR="00BC0BA3" w:rsidRPr="006409FA">
        <w:t>Since</w:t>
      </w:r>
      <w:r w:rsidR="003A1B91" w:rsidRPr="006409FA">
        <w:t xml:space="preserve"> oral bacteria </w:t>
      </w:r>
      <w:r w:rsidR="00115986" w:rsidRPr="006409FA">
        <w:t xml:space="preserve">can be significantly enriched </w:t>
      </w:r>
      <w:r w:rsidR="003A1B91" w:rsidRPr="006409FA">
        <w:t xml:space="preserve">in </w:t>
      </w:r>
      <w:r w:rsidR="00EF5C54" w:rsidRPr="006409FA">
        <w:t xml:space="preserve">the feces of </w:t>
      </w:r>
      <w:r w:rsidR="003A1B91" w:rsidRPr="006409FA">
        <w:t xml:space="preserve">IBD patients </w:t>
      </w:r>
      <w:r w:rsidR="008F0A50" w:rsidRPr="006409FA">
        <w:t>who have not taken</w:t>
      </w:r>
      <w:r w:rsidR="00BC0BA3" w:rsidRPr="006409FA">
        <w:t xml:space="preserve"> antibiotics </w:t>
      </w:r>
      <w:r w:rsidR="008F0A50" w:rsidRPr="006409FA">
        <w:t>weeks prior to study</w:t>
      </w:r>
      <w:r w:rsidR="00F0193C" w:rsidRPr="006409FA">
        <w:t xml:space="preserve"> (</w:t>
      </w:r>
      <w:r w:rsidR="00F0193C" w:rsidRPr="006409FA">
        <w:rPr>
          <w:highlight w:val="yellow"/>
        </w:rPr>
        <w:t>Fig. S</w:t>
      </w:r>
      <w:ins w:id="983" w:author="Liao, Chen/Sloan Kettering Institute" w:date="2022-09-05T20:45:00Z">
        <w:r w:rsidR="0040024F">
          <w:rPr>
            <w:highlight w:val="yellow"/>
          </w:rPr>
          <w:t>10</w:t>
        </w:r>
      </w:ins>
      <w:del w:id="984" w:author="Liao, Chen/Sloan Kettering Institute" w:date="2022-09-05T20:45:00Z">
        <w:r w:rsidR="00F0193C" w:rsidRPr="006409FA" w:rsidDel="0040024F">
          <w:rPr>
            <w:highlight w:val="yellow"/>
          </w:rPr>
          <w:delText>9</w:delText>
        </w:r>
      </w:del>
      <w:r w:rsidR="00F0193C" w:rsidRPr="006409FA">
        <w:t>)</w:t>
      </w:r>
      <w:r w:rsidR="00BC0BA3" w:rsidRPr="006409FA">
        <w:t xml:space="preserve">, antibiotics can amplify the gut microbiome dysbiosis </w:t>
      </w:r>
      <w:r w:rsidR="00216994" w:rsidRPr="006409FA">
        <w:t xml:space="preserve">in IBD patients </w:t>
      </w:r>
      <w:r w:rsidR="00261EB6" w:rsidRPr="006409FA">
        <w:fldChar w:fldCharType="begin"/>
      </w:r>
      <w:r w:rsidR="00261EB6" w:rsidRPr="006409FA">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6409FA">
        <w:fldChar w:fldCharType="separate"/>
      </w:r>
      <w:r w:rsidR="00261EB6" w:rsidRPr="006409FA">
        <w:rPr>
          <w:noProof/>
        </w:rPr>
        <w:t>(Gevers</w:t>
      </w:r>
      <w:r w:rsidR="00261EB6" w:rsidRPr="006409FA">
        <w:rPr>
          <w:i/>
          <w:noProof/>
        </w:rPr>
        <w:t xml:space="preserve"> et al.</w:t>
      </w:r>
      <w:r w:rsidR="00261EB6" w:rsidRPr="006409FA">
        <w:rPr>
          <w:noProof/>
        </w:rPr>
        <w:t>, 2014)</w:t>
      </w:r>
      <w:r w:rsidR="00261EB6" w:rsidRPr="006409FA">
        <w:fldChar w:fldCharType="end"/>
      </w:r>
      <w:r w:rsidR="00F812F0" w:rsidRPr="006409FA">
        <w:t xml:space="preserve"> and strengthen the negative relationships between the two biomarkers.</w:t>
      </w:r>
      <w:r w:rsidR="00783C04" w:rsidRPr="006409FA">
        <w:t xml:space="preserve"> In conclusion, both </w:t>
      </w:r>
      <w:del w:id="985" w:author="Liao, Chen/Sloan Kettering Institute" w:date="2022-09-05T20:46:00Z">
        <w:r w:rsidR="00783C04" w:rsidRPr="006409FA" w:rsidDel="006945F5">
          <w:delText>the fraction of</w:delText>
        </w:r>
      </w:del>
      <w:ins w:id="986" w:author="Liao, Chen/Sloan Kettering Institute" w:date="2022-09-05T20:46:00Z">
        <w:r w:rsidR="006945F5">
          <w:t>increased</w:t>
        </w:r>
      </w:ins>
      <w:r w:rsidR="00783C04" w:rsidRPr="006409FA">
        <w:t xml:space="preserve"> oral bacteria</w:t>
      </w:r>
      <w:ins w:id="987" w:author="Liao, Chen/Sloan Kettering Institute" w:date="2022-09-05T20:46:00Z">
        <w:r w:rsidR="006945F5">
          <w:t>l fraction</w:t>
        </w:r>
      </w:ins>
      <w:r w:rsidR="00783C04" w:rsidRPr="006409FA">
        <w:t xml:space="preserve"> and </w:t>
      </w:r>
      <w:ins w:id="988" w:author="Liao, Chen/Sloan Kettering Institute" w:date="2022-09-05T20:46:00Z">
        <w:r w:rsidR="006945F5">
          <w:t>reduced</w:t>
        </w:r>
      </w:ins>
      <w:del w:id="989" w:author="Liao, Chen/Sloan Kettering Institute" w:date="2022-09-05T20:46:00Z">
        <w:r w:rsidR="00783C04" w:rsidRPr="006409FA" w:rsidDel="006945F5">
          <w:delText>the</w:delText>
        </w:r>
      </w:del>
      <w:r w:rsidR="00783C04" w:rsidRPr="006409FA">
        <w:t xml:space="preserve"> total number of microbes in the gut could be indicating a loss of gut bacteria, with implications for IBD.</w:t>
      </w:r>
    </w:p>
    <w:p w14:paraId="41019462" w14:textId="77777777" w:rsidR="001C4931" w:rsidRPr="006409FA" w:rsidRDefault="001C4931" w:rsidP="005818EE"/>
    <w:p w14:paraId="1261EFFB" w14:textId="6B3CF760" w:rsidR="00B14B1D" w:rsidRPr="006409FA" w:rsidRDefault="00326771" w:rsidP="000A48DA">
      <w:ins w:id="990" w:author="Liao, Chen/Sloan Kettering Institute" w:date="2022-09-05T20:59:00Z">
        <w:r>
          <w:rPr>
            <w:noProof/>
          </w:rPr>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stretch>
                        <a:fillRect/>
                      </a:stretch>
                    </pic:blipFill>
                    <pic:spPr>
                      <a:xfrm>
                        <a:off x="0" y="0"/>
                        <a:ext cx="5600700" cy="2374900"/>
                      </a:xfrm>
                      <a:prstGeom prst="rect">
                        <a:avLst/>
                      </a:prstGeom>
                    </pic:spPr>
                  </pic:pic>
                </a:graphicData>
              </a:graphic>
            </wp:inline>
          </w:drawing>
        </w:r>
      </w:ins>
    </w:p>
    <w:p w14:paraId="03552159" w14:textId="43ACF9A7" w:rsidR="00B14B1D" w:rsidRPr="006409FA" w:rsidRDefault="00B14B1D" w:rsidP="000A48DA">
      <w:r w:rsidRPr="006409FA">
        <w:rPr>
          <w:b/>
        </w:rPr>
        <w:t xml:space="preserve">Figure </w:t>
      </w:r>
      <w:ins w:id="991" w:author="Liao, Chen/Sloan Kettering Institute" w:date="2022-09-04T10:40:00Z">
        <w:r w:rsidR="004A0EF1">
          <w:rPr>
            <w:b/>
          </w:rPr>
          <w:t>5</w:t>
        </w:r>
      </w:ins>
      <w:del w:id="992" w:author="Liao, Chen/Sloan Kettering Institute" w:date="2022-09-04T10:40:00Z">
        <w:r w:rsidRPr="006409FA" w:rsidDel="004A0EF1">
          <w:rPr>
            <w:b/>
          </w:rPr>
          <w:delText>4</w:delText>
        </w:r>
      </w:del>
      <w:r w:rsidRPr="006409FA">
        <w:rPr>
          <w:b/>
        </w:rPr>
        <w:t xml:space="preserve">. </w:t>
      </w:r>
      <w:r w:rsidR="005D4ACE" w:rsidRPr="006409FA">
        <w:rPr>
          <w:b/>
        </w:rPr>
        <w:t xml:space="preserve">The marker hypothesis unifies previous work showing </w:t>
      </w:r>
      <w:r w:rsidR="006B52E8" w:rsidRPr="006409FA">
        <w:rPr>
          <w:b/>
        </w:rPr>
        <w:t>association</w:t>
      </w:r>
      <w:r w:rsidR="005D4ACE" w:rsidRPr="006409FA">
        <w:rPr>
          <w:b/>
        </w:rPr>
        <w:t>s</w:t>
      </w:r>
      <w:r w:rsidR="006B52E8" w:rsidRPr="006409FA">
        <w:rPr>
          <w:b/>
        </w:rPr>
        <w:t xml:space="preserve"> between oral bacterial </w:t>
      </w:r>
      <w:ins w:id="993" w:author="Liao, Chen/Sloan Kettering Institute" w:date="2022-09-05T21:01:00Z">
        <w:r w:rsidR="00711A32">
          <w:rPr>
            <w:b/>
          </w:rPr>
          <w:t>enrichment or</w:t>
        </w:r>
      </w:ins>
      <w:del w:id="994" w:author="Liao, Chen/Sloan Kettering Institute" w:date="2022-09-05T21:01:00Z">
        <w:r w:rsidR="006B52E8" w:rsidRPr="006409FA" w:rsidDel="00711A32">
          <w:rPr>
            <w:b/>
          </w:rPr>
          <w:delText>and</w:delText>
        </w:r>
      </w:del>
      <w:r w:rsidR="006B52E8" w:rsidRPr="006409FA">
        <w:rPr>
          <w:b/>
        </w:rPr>
        <w:t xml:space="preserve"> </w:t>
      </w:r>
      <w:r w:rsidR="005D4ACE" w:rsidRPr="006409FA">
        <w:rPr>
          <w:b/>
        </w:rPr>
        <w:t xml:space="preserve">low </w:t>
      </w:r>
      <w:ins w:id="995" w:author="Liao, Chen/Sloan Kettering Institute" w:date="2022-09-05T21:01:00Z">
        <w:r w:rsidR="00711A32">
          <w:rPr>
            <w:b/>
          </w:rPr>
          <w:t>microbial</w:t>
        </w:r>
      </w:ins>
      <w:del w:id="996" w:author="Liao, Chen/Sloan Kettering Institute" w:date="2022-09-05T21:01:00Z">
        <w:r w:rsidR="006B52E8" w:rsidRPr="006409FA" w:rsidDel="00711A32">
          <w:rPr>
            <w:b/>
          </w:rPr>
          <w:delText>bacterial</w:delText>
        </w:r>
      </w:del>
      <w:r w:rsidR="006B52E8" w:rsidRPr="006409FA">
        <w:rPr>
          <w:b/>
        </w:rPr>
        <w:t xml:space="preserve"> loads in the </w:t>
      </w:r>
      <w:del w:id="997" w:author="Liao, Chen/Sloan Kettering Institute" w:date="2022-09-05T21:01:00Z">
        <w:r w:rsidR="006B52E8" w:rsidRPr="006409FA" w:rsidDel="00711A32">
          <w:rPr>
            <w:b/>
          </w:rPr>
          <w:delText xml:space="preserve">feces </w:delText>
        </w:r>
      </w:del>
      <w:ins w:id="998" w:author="Liao, Chen/Sloan Kettering Institute" w:date="2022-09-05T21:01:00Z">
        <w:r w:rsidR="00711A32">
          <w:rPr>
            <w:b/>
          </w:rPr>
          <w:t>gut</w:t>
        </w:r>
        <w:r w:rsidR="00711A32" w:rsidRPr="006409FA">
          <w:rPr>
            <w:b/>
          </w:rPr>
          <w:t xml:space="preserve"> </w:t>
        </w:r>
      </w:ins>
      <w:r w:rsidR="006B52E8" w:rsidRPr="006409FA">
        <w:rPr>
          <w:b/>
        </w:rPr>
        <w:t>of patients</w:t>
      </w:r>
      <w:r w:rsidR="00EA5B44" w:rsidRPr="006409FA">
        <w:rPr>
          <w:b/>
        </w:rPr>
        <w:t xml:space="preserve"> with inflammatory bowel disease.</w:t>
      </w:r>
      <w:r w:rsidR="006B52E8" w:rsidRPr="006409FA">
        <w:rPr>
          <w:b/>
        </w:rPr>
        <w:t xml:space="preserve"> </w:t>
      </w:r>
      <w:r w:rsidR="00EA5B44" w:rsidRPr="006409FA">
        <w:rPr>
          <w:bCs/>
        </w:rPr>
        <w:t>(</w:t>
      </w:r>
      <w:r w:rsidR="00EA5B44" w:rsidRPr="006409FA">
        <w:rPr>
          <w:b/>
        </w:rPr>
        <w:t>A</w:t>
      </w:r>
      <w:r w:rsidR="00EA5B44" w:rsidRPr="006409FA">
        <w:rPr>
          <w:bCs/>
        </w:rPr>
        <w:t>)</w:t>
      </w:r>
      <w:r w:rsidR="00EA5B44" w:rsidRPr="006409FA">
        <w:rPr>
          <w:b/>
        </w:rPr>
        <w:t xml:space="preserve"> </w:t>
      </w:r>
      <w:r w:rsidR="006B52E8" w:rsidRPr="006409FA">
        <w:rPr>
          <w:bCs/>
        </w:rPr>
        <w:t>Crohn’s disease</w:t>
      </w:r>
      <w:r w:rsidR="00EA5B44" w:rsidRPr="006409FA">
        <w:rPr>
          <w:bCs/>
        </w:rPr>
        <w:t xml:space="preserve"> (CD)</w:t>
      </w:r>
      <w:r w:rsidR="00EA5B44" w:rsidRPr="006409FA">
        <w:rPr>
          <w:b/>
        </w:rPr>
        <w:t xml:space="preserve"> </w:t>
      </w:r>
      <w:r w:rsidR="00EA5B44" w:rsidRPr="006409FA">
        <w:fldChar w:fldCharType="begin"/>
      </w:r>
      <w:r w:rsidR="00EA5B44"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6409FA">
        <w:fldChar w:fldCharType="separate"/>
      </w:r>
      <w:r w:rsidR="00EA5B44" w:rsidRPr="006409FA">
        <w:rPr>
          <w:noProof/>
        </w:rPr>
        <w:t>(Vandeputte</w:t>
      </w:r>
      <w:r w:rsidR="00EA5B44" w:rsidRPr="006409FA">
        <w:rPr>
          <w:i/>
          <w:noProof/>
        </w:rPr>
        <w:t xml:space="preserve"> et al.</w:t>
      </w:r>
      <w:r w:rsidR="00EA5B44" w:rsidRPr="006409FA">
        <w:rPr>
          <w:noProof/>
        </w:rPr>
        <w:t>, 2017)</w:t>
      </w:r>
      <w:r w:rsidR="00EA5B44" w:rsidRPr="006409FA">
        <w:fldChar w:fldCharType="end"/>
      </w:r>
      <w:r w:rsidR="00EA5B44" w:rsidRPr="006409FA">
        <w:rPr>
          <w:b/>
        </w:rPr>
        <w:t xml:space="preserve"> </w:t>
      </w:r>
      <w:r w:rsidR="006B52E8" w:rsidRPr="006409FA">
        <w:rPr>
          <w:bCs/>
        </w:rPr>
        <w:t xml:space="preserve">and </w:t>
      </w:r>
      <w:r w:rsidR="00EA5B44" w:rsidRPr="006409FA">
        <w:rPr>
          <w:bCs/>
        </w:rPr>
        <w:t>(</w:t>
      </w:r>
      <w:r w:rsidR="00EA5B44" w:rsidRPr="006409FA">
        <w:rPr>
          <w:b/>
        </w:rPr>
        <w:t>B</w:t>
      </w:r>
      <w:r w:rsidR="00EA5B44" w:rsidRPr="006409FA">
        <w:rPr>
          <w:bCs/>
        </w:rPr>
        <w:t>)</w:t>
      </w:r>
      <w:r w:rsidR="00EA5B44" w:rsidRPr="006409FA">
        <w:rPr>
          <w:b/>
        </w:rPr>
        <w:t xml:space="preserve"> </w:t>
      </w:r>
      <w:r w:rsidR="006B52E8" w:rsidRPr="006409FA">
        <w:rPr>
          <w:bCs/>
        </w:rPr>
        <w:t xml:space="preserve">Ulcerative </w:t>
      </w:r>
      <w:r w:rsidR="00EA5B44" w:rsidRPr="006409FA">
        <w:rPr>
          <w:bCs/>
        </w:rPr>
        <w:t>c</w:t>
      </w:r>
      <w:r w:rsidR="006B52E8" w:rsidRPr="006409FA">
        <w:rPr>
          <w:bCs/>
        </w:rPr>
        <w:t>olitis</w:t>
      </w:r>
      <w:r w:rsidR="00EA5B44" w:rsidRPr="006409FA">
        <w:rPr>
          <w:bCs/>
        </w:rPr>
        <w:t xml:space="preserve"> (UC) </w:t>
      </w:r>
      <w:r w:rsidR="00EA5B44" w:rsidRPr="006409FA">
        <w:fldChar w:fldCharType="begin"/>
      </w:r>
      <w:r w:rsidR="00EA5B44"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6409FA">
        <w:fldChar w:fldCharType="separate"/>
      </w:r>
      <w:r w:rsidR="00EA5B44" w:rsidRPr="006409FA">
        <w:rPr>
          <w:noProof/>
        </w:rPr>
        <w:t>(Contijoch</w:t>
      </w:r>
      <w:r w:rsidR="00EA5B44" w:rsidRPr="006409FA">
        <w:rPr>
          <w:i/>
          <w:noProof/>
        </w:rPr>
        <w:t xml:space="preserve"> et al.</w:t>
      </w:r>
      <w:r w:rsidR="00EA5B44" w:rsidRPr="006409FA">
        <w:rPr>
          <w:noProof/>
        </w:rPr>
        <w:t>, 2019)</w:t>
      </w:r>
      <w:r w:rsidR="00EA5B44" w:rsidRPr="006409FA">
        <w:fldChar w:fldCharType="end"/>
      </w:r>
      <w:r w:rsidR="006B52E8" w:rsidRPr="006409FA">
        <w:rPr>
          <w:bCs/>
        </w:rPr>
        <w:t>.</w:t>
      </w:r>
      <w:r w:rsidR="006B52E8" w:rsidRPr="006409FA">
        <w:rPr>
          <w:b/>
        </w:rPr>
        <w:t xml:space="preserve"> </w:t>
      </w:r>
      <w:r w:rsidR="006B52E8" w:rsidRPr="006409FA">
        <w:t xml:space="preserve">Each circle represents a </w:t>
      </w:r>
      <w:r w:rsidR="00542B7E" w:rsidRPr="006409FA">
        <w:t xml:space="preserve">fecal </w:t>
      </w:r>
      <w:r w:rsidR="006B52E8" w:rsidRPr="006409FA">
        <w:t>sample</w:t>
      </w:r>
      <w:ins w:id="999" w:author="Liao, Chen/Sloan Kettering Institute" w:date="2022-09-05T15:01:00Z">
        <w:r w:rsidR="00091473">
          <w:t xml:space="preserve"> and samples </w:t>
        </w:r>
      </w:ins>
      <w:ins w:id="1000" w:author="Liao, Chen/Sloan Kettering Institute" w:date="2022-09-05T21:00:00Z">
        <w:r w:rsidR="00C11B89">
          <w:t>that contain none</w:t>
        </w:r>
      </w:ins>
      <w:ins w:id="1001" w:author="Liao, Chen/Sloan Kettering Institute" w:date="2022-09-05T15:01:00Z">
        <w:r w:rsidR="00091473">
          <w:t xml:space="preserve"> of oral bacteria were omitted </w:t>
        </w:r>
      </w:ins>
      <w:ins w:id="1002" w:author="Liao, Chen/Sloan Kettering Institute" w:date="2022-09-05T21:00:00Z">
        <w:r w:rsidR="00DD0C9A">
          <w:t>in the plots</w:t>
        </w:r>
      </w:ins>
      <w:r w:rsidR="006B52E8" w:rsidRPr="006409FA">
        <w:t>. L</w:t>
      </w:r>
      <w:r w:rsidRPr="006409FA">
        <w:t>ines</w:t>
      </w:r>
      <w:r w:rsidR="006B52E8" w:rsidRPr="006409FA">
        <w:t>: best linear fits; shading:</w:t>
      </w:r>
      <w:r w:rsidRPr="006409FA">
        <w:t xml:space="preserve"> 95% confidence intervals</w:t>
      </w:r>
      <w:r w:rsidR="00EA5B44" w:rsidRPr="006409FA">
        <w:t xml:space="preserve">; </w:t>
      </w:r>
      <w:r w:rsidR="00787EDA" w:rsidRPr="006409FA">
        <w:t>HC</w:t>
      </w:r>
      <w:r w:rsidR="00EA5B44" w:rsidRPr="006409FA">
        <w:t xml:space="preserve">: </w:t>
      </w:r>
      <w:r w:rsidR="00787EDA" w:rsidRPr="006409FA">
        <w:t>healthy control</w:t>
      </w:r>
      <w:r w:rsidR="00EA5B44" w:rsidRPr="006409FA">
        <w:t xml:space="preserve">. </w:t>
      </w:r>
      <w:r w:rsidRPr="006409FA">
        <w:t>**</w:t>
      </w:r>
      <w:r w:rsidR="00516683" w:rsidRPr="006409FA">
        <w:t>*</w:t>
      </w:r>
      <w:r w:rsidRPr="006409FA">
        <w:t>*P&lt;0.0</w:t>
      </w:r>
      <w:r w:rsidR="00516683" w:rsidRPr="006409FA">
        <w:t>0</w:t>
      </w:r>
      <w:r w:rsidRPr="006409FA">
        <w:t>01; *P&lt;0.05;</w:t>
      </w:r>
      <w:r w:rsidR="00A8766C" w:rsidRPr="006409FA">
        <w:t xml:space="preserve"> Welch</w:t>
      </w:r>
      <w:del w:id="1003" w:author="Liao, Chen/Sloan Kettering Institute" w:date="2022-09-04T10:40:00Z">
        <w:r w:rsidR="00A8766C" w:rsidRPr="006409FA" w:rsidDel="004A0EF1">
          <w:delText>'</w:delText>
        </w:r>
      </w:del>
      <w:ins w:id="1004" w:author="Liao, Chen/Sloan Kettering Institute" w:date="2022-09-04T10:40:00Z">
        <w:r w:rsidR="004A0EF1">
          <w:t>’</w:t>
        </w:r>
      </w:ins>
      <w:r w:rsidR="00A8766C" w:rsidRPr="006409FA">
        <w:t>s t-test</w:t>
      </w:r>
      <w:r w:rsidRPr="006409FA">
        <w:t>.</w:t>
      </w:r>
    </w:p>
    <w:p w14:paraId="7DBBD1AC" w14:textId="77777777" w:rsidR="006106B2" w:rsidRPr="006409FA" w:rsidRDefault="006106B2" w:rsidP="000A48DA"/>
    <w:p w14:paraId="4836FE11" w14:textId="6B4E7638" w:rsidR="007648D9" w:rsidRPr="006409FA" w:rsidRDefault="007648D9" w:rsidP="000A48DA">
      <w:pPr>
        <w:rPr>
          <w:b/>
          <w:bCs/>
        </w:rPr>
      </w:pPr>
      <w:r w:rsidRPr="006409FA">
        <w:rPr>
          <w:b/>
          <w:bCs/>
        </w:rPr>
        <w:t>DISCUSSION</w:t>
      </w:r>
    </w:p>
    <w:p w14:paraId="3CC04293" w14:textId="53361DD0" w:rsidR="00BD2F0C" w:rsidRPr="006409FA" w:rsidDel="00516EC7" w:rsidRDefault="003D5F71" w:rsidP="000A48DA">
      <w:pPr>
        <w:rPr>
          <w:del w:id="1005" w:author="Liao, Chen/Sloan Kettering Institute" w:date="2022-09-04T10:36:00Z"/>
        </w:rPr>
      </w:pPr>
      <w:r w:rsidRPr="006409FA">
        <w:t>M</w:t>
      </w:r>
      <w:ins w:id="1006" w:author="Liao, Chen/Sloan Kettering Institute" w:date="2022-09-04T10:36:00Z">
        <w:r w:rsidR="00516EC7">
          <w:t>ost</w:t>
        </w:r>
      </w:ins>
      <w:del w:id="1007" w:author="Liao, Chen/Sloan Kettering Institute" w:date="2022-09-04T10:36:00Z">
        <w:r w:rsidRPr="006409FA" w:rsidDel="00516EC7">
          <w:delText>uch</w:delText>
        </w:r>
      </w:del>
      <w:r w:rsidRPr="006409FA">
        <w:t xml:space="preserve"> of </w:t>
      </w:r>
      <w:del w:id="1008" w:author="Liao, Chen/Sloan Kettering Institute" w:date="2022-09-04T10:36:00Z">
        <w:r w:rsidRPr="006409FA" w:rsidDel="00516EC7">
          <w:delText>the</w:delText>
        </w:r>
        <w:r w:rsidR="00BD2F0C" w:rsidRPr="006409FA" w:rsidDel="00516EC7">
          <w:delText xml:space="preserve"> </w:delText>
        </w:r>
      </w:del>
      <w:r w:rsidR="00BD2F0C" w:rsidRPr="006409FA">
        <w:t xml:space="preserve">human gut microbiome </w:t>
      </w:r>
      <w:r w:rsidR="004A4590" w:rsidRPr="006409FA">
        <w:t>research</w:t>
      </w:r>
      <w:r w:rsidR="00BD2F0C" w:rsidRPr="006409FA">
        <w:t xml:space="preserve"> focuse</w:t>
      </w:r>
      <w:r w:rsidRPr="006409FA">
        <w:t>s</w:t>
      </w:r>
      <w:r w:rsidR="00BD2F0C" w:rsidRPr="006409FA">
        <w:t xml:space="preserve"> on amplicon-based profiling of microbiome composition</w:t>
      </w:r>
      <w:r w:rsidRPr="006409FA">
        <w:t xml:space="preserve">, with a few notable exceptions </w:t>
      </w:r>
      <w:r w:rsidRPr="006409FA">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 </w:instrText>
      </w:r>
      <w:r w:rsidR="00D914E5">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EN.CITE.DATA </w:instrText>
      </w:r>
      <w:r w:rsidR="00D914E5">
        <w:fldChar w:fldCharType="end"/>
      </w:r>
      <w:r w:rsidRPr="006409FA">
        <w:fldChar w:fldCharType="separate"/>
      </w:r>
      <w:r w:rsidR="00D914E5">
        <w:rPr>
          <w:noProof/>
        </w:rPr>
        <w:t>(Contijoch</w:t>
      </w:r>
      <w:r w:rsidR="00D914E5" w:rsidRPr="00D914E5">
        <w:rPr>
          <w:i/>
          <w:noProof/>
        </w:rPr>
        <w:t xml:space="preserve"> et al.</w:t>
      </w:r>
      <w:r w:rsidR="00D914E5">
        <w:rPr>
          <w:noProof/>
        </w:rPr>
        <w:t>, 2019; Jian et al., 2020; Rao et al., 2021; Schluter</w:t>
      </w:r>
      <w:r w:rsidR="00D914E5" w:rsidRPr="00D914E5">
        <w:rPr>
          <w:i/>
          <w:noProof/>
        </w:rPr>
        <w:t xml:space="preserve"> et al.</w:t>
      </w:r>
      <w:r w:rsidR="00D914E5">
        <w:rPr>
          <w:noProof/>
        </w:rPr>
        <w:t>, 2020; Vandeputte</w:t>
      </w:r>
      <w:r w:rsidR="00D914E5" w:rsidRPr="00D914E5">
        <w:rPr>
          <w:i/>
          <w:noProof/>
        </w:rPr>
        <w:t xml:space="preserve"> et al.</w:t>
      </w:r>
      <w:r w:rsidR="00D914E5">
        <w:rPr>
          <w:noProof/>
        </w:rPr>
        <w:t>, 2017; Vieira-Silva et al., 2019)</w:t>
      </w:r>
      <w:r w:rsidRPr="006409FA">
        <w:fldChar w:fldCharType="end"/>
      </w:r>
      <w:r w:rsidR="00BD2F0C" w:rsidRPr="006409FA">
        <w:t xml:space="preserve">. </w:t>
      </w:r>
      <w:del w:id="1009" w:author="Liao, Chen/Sloan Kettering Institute" w:date="2022-09-04T10:34:00Z">
        <w:r w:rsidRPr="006409FA" w:rsidDel="00516EC7">
          <w:delText xml:space="preserve">Amplicon-based sequencing produces compositional data, which requires </w:delText>
        </w:r>
      </w:del>
      <w:del w:id="1010" w:author="Liao, Chen/Sloan Kettering Institute" w:date="2022-09-04T07:24:00Z">
        <w:r w:rsidRPr="006409FA" w:rsidDel="00255031">
          <w:delText>carefull</w:delText>
        </w:r>
      </w:del>
      <w:del w:id="1011" w:author="Liao, Chen/Sloan Kettering Institute" w:date="2022-09-04T10:34:00Z">
        <w:r w:rsidRPr="006409FA" w:rsidDel="00516EC7">
          <w:delText xml:space="preserve"> interpretation. </w:delText>
        </w:r>
      </w:del>
      <w:del w:id="1012" w:author="Liao, Chen/Sloan Kettering Institute" w:date="2022-09-04T10:35:00Z">
        <w:r w:rsidRPr="006409FA" w:rsidDel="00516EC7">
          <w:delText xml:space="preserve">The absolute load of bacteria in the gut </w:delText>
        </w:r>
        <w:r w:rsidR="00F0193C" w:rsidRPr="006409FA" w:rsidDel="00516EC7">
          <w:delText xml:space="preserve">has received much less attention, </w:delText>
        </w:r>
        <w:r w:rsidRPr="006409FA" w:rsidDel="00516EC7">
          <w:delText xml:space="preserve">but it </w:delText>
        </w:r>
        <w:r w:rsidR="00F0193C" w:rsidRPr="006409FA" w:rsidDel="00516EC7">
          <w:delText xml:space="preserve">is </w:delText>
        </w:r>
        <w:r w:rsidR="00DF3F74" w:rsidRPr="006409FA" w:rsidDel="00516EC7">
          <w:delText>a fundamental parameter that impacts host-microbiome interactions</w:delText>
        </w:r>
        <w:r w:rsidR="000F072C" w:rsidRPr="006409FA" w:rsidDel="00516EC7">
          <w:delText xml:space="preserve"> </w:delText>
        </w:r>
        <w:r w:rsidR="000F072C" w:rsidRPr="006409FA" w:rsidDel="00516EC7">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rsidRPr="006409FA" w:rsidDel="00516EC7">
          <w:delInstrText xml:space="preserve"> ADDIN EN.CITE </w:delInstrText>
        </w:r>
        <w:r w:rsidR="00765F86" w:rsidRPr="006409FA" w:rsidDel="00516EC7">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rsidRPr="006409FA" w:rsidDel="00516EC7">
          <w:delInstrText xml:space="preserve"> ADDIN EN.CITE.DATA </w:delInstrText>
        </w:r>
        <w:r w:rsidR="00765F86" w:rsidRPr="006409FA" w:rsidDel="00516EC7">
          <w:fldChar w:fldCharType="end"/>
        </w:r>
        <w:r w:rsidR="000F072C" w:rsidRPr="006409FA" w:rsidDel="00516EC7">
          <w:fldChar w:fldCharType="separate"/>
        </w:r>
        <w:r w:rsidR="00C726BC" w:rsidRPr="006409FA" w:rsidDel="00516EC7">
          <w:rPr>
            <w:noProof/>
          </w:rPr>
          <w:delText>(Contijoch</w:delText>
        </w:r>
        <w:r w:rsidR="00C726BC" w:rsidRPr="006409FA" w:rsidDel="00516EC7">
          <w:rPr>
            <w:i/>
            <w:noProof/>
          </w:rPr>
          <w:delText xml:space="preserve"> et al.</w:delText>
        </w:r>
        <w:r w:rsidR="00C726BC" w:rsidRPr="006409FA" w:rsidDel="00516EC7">
          <w:rPr>
            <w:noProof/>
          </w:rPr>
          <w:delText>, 2019; Tang et al., 2019; Zarrinpar et al., 2018)</w:delText>
        </w:r>
        <w:r w:rsidR="000F072C" w:rsidRPr="006409FA" w:rsidDel="00516EC7">
          <w:fldChar w:fldCharType="end"/>
        </w:r>
        <w:r w:rsidR="00F0193C" w:rsidRPr="006409FA" w:rsidDel="00516EC7">
          <w:delText xml:space="preserve">. </w:delText>
        </w:r>
        <w:r w:rsidR="00DF3F74" w:rsidRPr="006409FA" w:rsidDel="00516EC7">
          <w:delText xml:space="preserve">For example, the total microbial </w:delText>
        </w:r>
        <w:r w:rsidR="00B3534A" w:rsidRPr="006409FA" w:rsidDel="00516EC7">
          <w:delText>load</w:delText>
        </w:r>
        <w:r w:rsidR="00DF3F74" w:rsidRPr="006409FA" w:rsidDel="00516EC7">
          <w:delText xml:space="preserve"> in the gut regulates the proportion of mucosal RORγt+ Treg cells in mice </w:delText>
        </w:r>
        <w:r w:rsidR="00DF3F74" w:rsidRPr="006409FA" w:rsidDel="00516EC7">
          <w:fldChar w:fldCharType="begin"/>
        </w:r>
        <w:r w:rsidR="00DF3F74" w:rsidRPr="006409FA" w:rsidDel="00516EC7">
          <w:del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delInstrText>
        </w:r>
        <w:r w:rsidR="00DF3F74" w:rsidRPr="006409FA" w:rsidDel="00516EC7">
          <w:fldChar w:fldCharType="separate"/>
        </w:r>
        <w:r w:rsidR="00DF3F74" w:rsidRPr="006409FA" w:rsidDel="00516EC7">
          <w:rPr>
            <w:noProof/>
          </w:rPr>
          <w:delText>(Britton et al., 2020)</w:delText>
        </w:r>
        <w:r w:rsidR="00DF3F74" w:rsidRPr="006409FA" w:rsidDel="00516EC7">
          <w:fldChar w:fldCharType="end"/>
        </w:r>
        <w:r w:rsidR="00DF3F74" w:rsidRPr="006409FA" w:rsidDel="00516EC7">
          <w:delText xml:space="preserve">. </w:delText>
        </w:r>
        <w:r w:rsidRPr="006409FA" w:rsidDel="00516EC7">
          <w:delText>C</w:delText>
        </w:r>
        <w:r w:rsidR="00BD2F0C" w:rsidRPr="006409FA" w:rsidDel="00516EC7">
          <w:delText xml:space="preserve">hanges in </w:delText>
        </w:r>
        <w:r w:rsidR="00DF3F74" w:rsidRPr="006409FA" w:rsidDel="00516EC7">
          <w:delText xml:space="preserve">gut </w:delText>
        </w:r>
        <w:r w:rsidR="00F0193C" w:rsidRPr="006409FA" w:rsidDel="00516EC7">
          <w:delText>microbial load</w:delText>
        </w:r>
        <w:r w:rsidR="00DF3F74" w:rsidRPr="006409FA" w:rsidDel="00516EC7">
          <w:delText xml:space="preserve"> </w:delText>
        </w:r>
        <w:r w:rsidR="00BD2F0C" w:rsidRPr="006409FA" w:rsidDel="00516EC7">
          <w:delText xml:space="preserve">do not strictly reflect changes in the </w:delText>
        </w:r>
        <w:r w:rsidR="007C1534" w:rsidRPr="006409FA" w:rsidDel="00516EC7">
          <w:delText>bio</w:delText>
        </w:r>
        <w:r w:rsidR="00DF3F74" w:rsidRPr="006409FA" w:rsidDel="00516EC7">
          <w:delText>diversity</w:delText>
        </w:r>
        <w:r w:rsidR="00BD2F0C" w:rsidRPr="006409FA" w:rsidDel="00516EC7">
          <w:delText xml:space="preserve"> </w:delText>
        </w:r>
        <w:r w:rsidR="00BD2F0C" w:rsidRPr="006409FA" w:rsidDel="00516EC7">
          <w:fldChar w:fldCharType="begin"/>
        </w:r>
        <w:r w:rsidR="00765F86" w:rsidRPr="006409FA" w:rsidDel="00516EC7">
          <w:del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delInstrText>
        </w:r>
        <w:r w:rsidR="00BD2F0C" w:rsidRPr="006409FA" w:rsidDel="00516EC7">
          <w:fldChar w:fldCharType="separate"/>
        </w:r>
        <w:r w:rsidR="00BD2F0C" w:rsidRPr="006409FA" w:rsidDel="00516EC7">
          <w:rPr>
            <w:noProof/>
          </w:rPr>
          <w:delText>(Contijoch</w:delText>
        </w:r>
        <w:r w:rsidR="00BD2F0C" w:rsidRPr="006409FA" w:rsidDel="00516EC7">
          <w:rPr>
            <w:i/>
            <w:noProof/>
          </w:rPr>
          <w:delText xml:space="preserve"> et al.</w:delText>
        </w:r>
        <w:r w:rsidR="00BD2F0C" w:rsidRPr="006409FA" w:rsidDel="00516EC7">
          <w:rPr>
            <w:noProof/>
          </w:rPr>
          <w:delText>, 2019)</w:delText>
        </w:r>
        <w:r w:rsidR="00BD2F0C" w:rsidRPr="006409FA" w:rsidDel="00516EC7">
          <w:fldChar w:fldCharType="end"/>
        </w:r>
        <w:r w:rsidR="00BD2F0C" w:rsidRPr="006409FA" w:rsidDel="00516EC7">
          <w:delText xml:space="preserve">, suggesting that the two metrics describe different aspects </w:delText>
        </w:r>
        <w:r w:rsidRPr="006409FA" w:rsidDel="00516EC7">
          <w:delText>microbiome d</w:delText>
        </w:r>
      </w:del>
      <w:del w:id="1013" w:author="Liao, Chen/Sloan Kettering Institute" w:date="2022-09-04T09:51:00Z">
        <w:r w:rsidR="009B6D5C" w:rsidRPr="006409FA" w:rsidDel="007A7F7D">
          <w:delText>i</w:delText>
        </w:r>
      </w:del>
      <w:del w:id="1014" w:author="Liao, Chen/Sloan Kettering Institute" w:date="2022-09-04T10:35:00Z">
        <w:r w:rsidR="009B6D5C" w:rsidRPr="006409FA" w:rsidDel="00516EC7">
          <w:delText>sfunction</w:delText>
        </w:r>
        <w:r w:rsidR="00BD2F0C" w:rsidRPr="006409FA" w:rsidDel="00516EC7">
          <w:delText xml:space="preserve">. </w:delText>
        </w:r>
      </w:del>
      <w:ins w:id="1015" w:author="Liao, Chen/Sloan Kettering Institute" w:date="2022-09-04T10:36:00Z">
        <w:r w:rsidR="00516EC7">
          <w:t xml:space="preserve">Among these </w:t>
        </w:r>
      </w:ins>
      <w:ins w:id="1016" w:author="Liao, Chen/Sloan Kettering Institute" w:date="2022-09-04T10:37:00Z">
        <w:r w:rsidR="00516EC7">
          <w:t>studies, c</w:t>
        </w:r>
      </w:ins>
    </w:p>
    <w:p w14:paraId="1119217F" w14:textId="6A25E8E8" w:rsidR="00F0193C" w:rsidRPr="006409FA" w:rsidRDefault="00E75F3A" w:rsidP="00E75F3A">
      <w:del w:id="1017" w:author="Liao, Chen/Sloan Kettering Institute" w:date="2022-09-04T10:36:00Z">
        <w:r w:rsidRPr="006409FA" w:rsidDel="00516EC7">
          <w:tab/>
        </w:r>
      </w:del>
      <w:del w:id="1018" w:author="Liao, Chen/Sloan Kettering Institute" w:date="2022-09-04T10:37:00Z">
        <w:r w:rsidRPr="006409FA" w:rsidDel="00516EC7">
          <w:delText>C</w:delText>
        </w:r>
      </w:del>
      <w:r w:rsidR="0026004B" w:rsidRPr="006409FA">
        <w:t>ell-</w:t>
      </w:r>
      <w:r w:rsidRPr="006409FA">
        <w:t>counting</w:t>
      </w:r>
      <w:r w:rsidR="0026004B" w:rsidRPr="006409FA">
        <w:t xml:space="preserve"> (e.g., flow cytometry) and molecular-based </w:t>
      </w:r>
      <w:r w:rsidRPr="006409FA">
        <w:t xml:space="preserve">methods </w:t>
      </w:r>
      <w:r w:rsidR="0026004B" w:rsidRPr="006409FA">
        <w:t xml:space="preserve">(e.g., qPCR, DNA mass) </w:t>
      </w:r>
      <w:del w:id="1019" w:author="Liao, Chen/Sloan Kettering Institute" w:date="2022-09-04T10:37:00Z">
        <w:r w:rsidRPr="006409FA" w:rsidDel="00516EC7">
          <w:delText>can</w:delText>
        </w:r>
        <w:r w:rsidR="0026004B" w:rsidRPr="006409FA" w:rsidDel="00516EC7">
          <w:delText xml:space="preserve"> </w:delText>
        </w:r>
      </w:del>
      <w:ins w:id="1020" w:author="Liao, Chen/Sloan Kettering Institute" w:date="2022-09-04T10:37:00Z">
        <w:r w:rsidR="00516EC7">
          <w:t>have been applied to</w:t>
        </w:r>
        <w:r w:rsidR="00516EC7" w:rsidRPr="006409FA">
          <w:t xml:space="preserve"> </w:t>
        </w:r>
      </w:ins>
      <w:r w:rsidR="0026004B" w:rsidRPr="006409FA">
        <w:t xml:space="preserve">measure absolute microbial </w:t>
      </w:r>
      <w:r w:rsidR="0098328D" w:rsidRPr="006409FA">
        <w:t xml:space="preserve">abundances </w:t>
      </w:r>
      <w:r w:rsidR="0098328D" w:rsidRPr="006409FA">
        <w:fldChar w:fldCharType="begin"/>
      </w:r>
      <w:r w:rsidR="0098328D" w:rsidRPr="006409FA">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rsidRPr="006409FA">
        <w:fldChar w:fldCharType="separate"/>
      </w:r>
      <w:r w:rsidR="0098328D" w:rsidRPr="006409FA">
        <w:rPr>
          <w:noProof/>
        </w:rPr>
        <w:t>(Galazzo et al., 2020)</w:t>
      </w:r>
      <w:r w:rsidR="0098328D" w:rsidRPr="006409FA">
        <w:fldChar w:fldCharType="end"/>
      </w:r>
      <w:r w:rsidR="0026004B" w:rsidRPr="006409FA">
        <w:t>.</w:t>
      </w:r>
      <w:r w:rsidR="0098328D" w:rsidRPr="006409FA">
        <w:t xml:space="preserve"> </w:t>
      </w:r>
      <w:del w:id="1021" w:author="Liao, Chen/Sloan Kettering Institute" w:date="2022-09-04T10:37:00Z">
        <w:r w:rsidRPr="006409FA" w:rsidDel="00516EC7">
          <w:delText>T</w:delText>
        </w:r>
        <w:r w:rsidR="00DA7204" w:rsidRPr="006409FA" w:rsidDel="00516EC7">
          <w:delText xml:space="preserve">hese </w:delText>
        </w:r>
      </w:del>
      <w:ins w:id="1022" w:author="Liao, Chen/Sloan Kettering Institute" w:date="2022-09-04T10:37:00Z">
        <w:r w:rsidR="00516EC7">
          <w:t>All</w:t>
        </w:r>
        <w:r w:rsidR="00516EC7" w:rsidRPr="006409FA">
          <w:t xml:space="preserve"> </w:t>
        </w:r>
      </w:ins>
      <w:r w:rsidR="00DA7204" w:rsidRPr="006409FA">
        <w:t>methods have the</w:t>
      </w:r>
      <w:r w:rsidR="00AF0D26" w:rsidRPr="006409FA">
        <w:t>ir</w:t>
      </w:r>
      <w:r w:rsidR="00DA7204" w:rsidRPr="006409FA">
        <w:t xml:space="preserve"> own limitations</w:t>
      </w:r>
      <w:r w:rsidR="00D042C6" w:rsidRPr="006409FA">
        <w:t>,</w:t>
      </w:r>
      <w:r w:rsidR="0012577F" w:rsidRPr="006409FA">
        <w:t xml:space="preserve"> </w:t>
      </w:r>
      <w:r w:rsidR="00D042C6" w:rsidRPr="006409FA">
        <w:t xml:space="preserve">but </w:t>
      </w:r>
      <w:r w:rsidR="0012577F" w:rsidRPr="006409FA">
        <w:t xml:space="preserve">qPCR is </w:t>
      </w:r>
      <w:r w:rsidRPr="006409FA">
        <w:t xml:space="preserve">arguably </w:t>
      </w:r>
      <w:r w:rsidR="0012577F" w:rsidRPr="006409FA">
        <w:t xml:space="preserve">superior </w:t>
      </w:r>
      <w:r w:rsidR="00E26C73" w:rsidRPr="006409FA">
        <w:t>for</w:t>
      </w:r>
      <w:r w:rsidR="00153E12" w:rsidRPr="006409FA">
        <w:t xml:space="preserve"> </w:t>
      </w:r>
      <w:r w:rsidRPr="006409FA">
        <w:t xml:space="preserve">quantifying </w:t>
      </w:r>
      <w:del w:id="1023" w:author="Liao, Chen/Sloan Kettering Institute" w:date="2022-09-04T10:37:00Z">
        <w:r w:rsidR="001E47E6" w:rsidRPr="006409FA" w:rsidDel="00516EC7">
          <w:delText xml:space="preserve">of </w:delText>
        </w:r>
      </w:del>
      <w:r w:rsidR="001E47E6" w:rsidRPr="006409FA">
        <w:t xml:space="preserve">oral bacteria in feces </w:t>
      </w:r>
      <w:r w:rsidRPr="006409FA">
        <w:t xml:space="preserve">thanks </w:t>
      </w:r>
      <w:r w:rsidR="0012577F" w:rsidRPr="006409FA">
        <w:t xml:space="preserve">to </w:t>
      </w:r>
      <w:r w:rsidRPr="006409FA">
        <w:t xml:space="preserve">the </w:t>
      </w:r>
      <w:r w:rsidR="00D042C6" w:rsidRPr="006409FA">
        <w:t>compatibility with the</w:t>
      </w:r>
      <w:r w:rsidRPr="006409FA">
        <w:t xml:space="preserve"> </w:t>
      </w:r>
      <w:r w:rsidR="00F63778" w:rsidRPr="006409FA">
        <w:t xml:space="preserve">16S rRNA </w:t>
      </w:r>
      <w:r w:rsidR="00D042C6" w:rsidRPr="006409FA">
        <w:t>sequencing</w:t>
      </w:r>
      <w:r w:rsidR="00E841AD" w:rsidRPr="006409FA">
        <w:t xml:space="preserve"> </w:t>
      </w:r>
      <w:r w:rsidR="0012577F" w:rsidRPr="006409FA">
        <w:fldChar w:fldCharType="begin"/>
      </w:r>
      <w:r w:rsidR="0012577F" w:rsidRPr="006409FA">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rsidRPr="006409FA">
        <w:fldChar w:fldCharType="separate"/>
      </w:r>
      <w:r w:rsidR="0012577F" w:rsidRPr="006409FA">
        <w:rPr>
          <w:noProof/>
        </w:rPr>
        <w:t>(Jian et al., 2021)</w:t>
      </w:r>
      <w:r w:rsidR="0012577F" w:rsidRPr="006409FA">
        <w:fldChar w:fldCharType="end"/>
      </w:r>
      <w:r w:rsidR="0012577F" w:rsidRPr="006409FA">
        <w:t xml:space="preserve">. </w:t>
      </w:r>
      <w:del w:id="1024" w:author="Liao, Chen/Sloan Kettering Institute" w:date="2022-09-04T10:39:00Z">
        <w:r w:rsidR="00F63778" w:rsidRPr="006409FA" w:rsidDel="004A0EF1">
          <w:delText xml:space="preserve">16S sequencing </w:delText>
        </w:r>
        <w:r w:rsidR="002E6339" w:rsidRPr="006409FA" w:rsidDel="004A0EF1">
          <w:delText xml:space="preserve">and qPCR </w:delText>
        </w:r>
        <w:r w:rsidR="00D042C6" w:rsidRPr="006409FA" w:rsidDel="004A0EF1">
          <w:delText>can</w:delText>
        </w:r>
        <w:r w:rsidR="002E6339" w:rsidRPr="006409FA" w:rsidDel="004A0EF1">
          <w:delText xml:space="preserve">not distinguish live from dead (including free DNAs) </w:delText>
        </w:r>
        <w:r w:rsidR="00F63778" w:rsidRPr="006409FA" w:rsidDel="004A0EF1">
          <w:delText>cells,</w:delText>
        </w:r>
        <w:r w:rsidR="002E6339" w:rsidRPr="006409FA" w:rsidDel="004A0EF1">
          <w:delText xml:space="preserve"> but the</w:delText>
        </w:r>
        <w:r w:rsidR="00450C06" w:rsidRPr="006409FA" w:rsidDel="004A0EF1">
          <w:delText xml:space="preserve">ir combination measures </w:delText>
        </w:r>
        <w:r w:rsidR="002E6339" w:rsidRPr="006409FA" w:rsidDel="004A0EF1">
          <w:delText xml:space="preserve">absolute abundances </w:delText>
        </w:r>
        <w:r w:rsidR="00450C06" w:rsidRPr="006409FA" w:rsidDel="004A0EF1">
          <w:delText>of</w:delText>
        </w:r>
        <w:r w:rsidR="001C46F4" w:rsidRPr="006409FA" w:rsidDel="004A0EF1">
          <w:delText xml:space="preserve"> live</w:delText>
        </w:r>
        <w:r w:rsidR="001165F3" w:rsidRPr="006409FA" w:rsidDel="004A0EF1">
          <w:delText>, not total</w:delText>
        </w:r>
        <w:r w:rsidR="00BC5B15" w:rsidRPr="006409FA" w:rsidDel="004A0EF1">
          <w:delText xml:space="preserve"> (live and dead)</w:delText>
        </w:r>
        <w:r w:rsidR="001165F3" w:rsidRPr="006409FA" w:rsidDel="004A0EF1">
          <w:delText>,</w:delText>
        </w:r>
        <w:r w:rsidR="00450C06" w:rsidRPr="006409FA" w:rsidDel="004A0EF1">
          <w:delText xml:space="preserve"> oral bacteria </w:delText>
        </w:r>
        <w:r w:rsidR="002E6339" w:rsidRPr="006409FA" w:rsidDel="004A0EF1">
          <w:delText xml:space="preserve">(see </w:delText>
        </w:r>
        <w:r w:rsidR="002E6339" w:rsidRPr="006409FA" w:rsidDel="004A0EF1">
          <w:rPr>
            <w:highlight w:val="yellow"/>
          </w:rPr>
          <w:delText>Supplementary Text</w:delText>
        </w:r>
        <w:r w:rsidR="002E6339" w:rsidRPr="006409FA" w:rsidDel="004A0EF1">
          <w:delText xml:space="preserve"> for justification).</w:delText>
        </w:r>
        <w:r w:rsidR="00F63778" w:rsidRPr="006409FA" w:rsidDel="004A0EF1">
          <w:delText xml:space="preserve"> </w:delText>
        </w:r>
      </w:del>
      <w:r w:rsidR="00D042C6" w:rsidRPr="006409FA">
        <w:t>T</w:t>
      </w:r>
      <w:r w:rsidR="00153E12" w:rsidRPr="006409FA">
        <w:t>echnical</w:t>
      </w:r>
      <w:r w:rsidR="00E26259" w:rsidRPr="006409FA">
        <w:t xml:space="preserve"> biases </w:t>
      </w:r>
      <w:r w:rsidR="00153E12" w:rsidRPr="006409FA">
        <w:t xml:space="preserve">introduced </w:t>
      </w:r>
      <w:r w:rsidR="00E26259" w:rsidRPr="006409FA">
        <w:t>in</w:t>
      </w:r>
      <w:r w:rsidR="00153E12" w:rsidRPr="006409FA">
        <w:t xml:space="preserve"> the </w:t>
      </w:r>
      <w:r w:rsidR="00E26259" w:rsidRPr="006409FA">
        <w:t xml:space="preserve">extraction, </w:t>
      </w:r>
      <w:r w:rsidR="000610E4" w:rsidRPr="006409FA">
        <w:t>purification,</w:t>
      </w:r>
      <w:r w:rsidR="00E26259" w:rsidRPr="006409FA">
        <w:t xml:space="preserve"> and amplification </w:t>
      </w:r>
      <w:r w:rsidR="00E26C73" w:rsidRPr="006409FA">
        <w:t>steps</w:t>
      </w:r>
      <w:r w:rsidR="004B65E0" w:rsidRPr="006409FA">
        <w:t xml:space="preserve"> of</w:t>
      </w:r>
      <w:r w:rsidR="00153E12" w:rsidRPr="006409FA">
        <w:t xml:space="preserve"> 16S </w:t>
      </w:r>
      <w:r w:rsidR="00F63778" w:rsidRPr="006409FA">
        <w:t>s</w:t>
      </w:r>
      <w:r w:rsidR="00153E12" w:rsidRPr="006409FA">
        <w:t xml:space="preserve">equencing are shared with qPCR, but not </w:t>
      </w:r>
      <w:r w:rsidR="003977E7" w:rsidRPr="006409FA">
        <w:t>other approaches.</w:t>
      </w:r>
      <w:r w:rsidR="00E26C73" w:rsidRPr="006409FA">
        <w:t xml:space="preserve"> </w:t>
      </w:r>
      <w:del w:id="1025" w:author="Liao, Chen/Sloan Kettering Institute" w:date="2022-09-04T10:39:00Z">
        <w:r w:rsidR="00D042C6" w:rsidRPr="006409FA" w:rsidDel="004A0EF1">
          <w:delText>Finaly</w:delText>
        </w:r>
        <w:r w:rsidR="00E26C73" w:rsidRPr="006409FA" w:rsidDel="004A0EF1">
          <w:delText>,</w:delText>
        </w:r>
      </w:del>
      <w:ins w:id="1026" w:author="Liao, Chen/Sloan Kettering Institute" w:date="2022-09-04T10:39:00Z">
        <w:r w:rsidR="004A0EF1">
          <w:t>In addition,</w:t>
        </w:r>
      </w:ins>
      <w:r w:rsidR="00E26C73" w:rsidRPr="006409FA">
        <w:t xml:space="preserve"> </w:t>
      </w:r>
      <w:r w:rsidR="00153E12" w:rsidRPr="006409FA">
        <w:t xml:space="preserve">16S qPCR </w:t>
      </w:r>
      <w:r w:rsidR="00E26C73" w:rsidRPr="006409FA">
        <w:t>measures bacterial loads</w:t>
      </w:r>
      <w:r w:rsidR="00865DFD" w:rsidRPr="006409FA">
        <w:t xml:space="preserve">, </w:t>
      </w:r>
      <w:r w:rsidR="00E26C73" w:rsidRPr="006409FA">
        <w:t xml:space="preserve">not </w:t>
      </w:r>
      <w:del w:id="1027" w:author="Liao, Chen/Sloan Kettering Institute" w:date="2022-09-04T09:50:00Z">
        <w:r w:rsidR="00865DFD" w:rsidRPr="006409FA" w:rsidDel="004556FE">
          <w:delText>toal</w:delText>
        </w:r>
      </w:del>
      <w:ins w:id="1028" w:author="Liao, Chen/Sloan Kettering Institute" w:date="2022-09-04T09:50:00Z">
        <w:r w:rsidR="004556FE" w:rsidRPr="006409FA">
          <w:t>total</w:t>
        </w:r>
      </w:ins>
      <w:r w:rsidR="00865DFD" w:rsidRPr="006409FA">
        <w:t xml:space="preserve"> </w:t>
      </w:r>
      <w:r w:rsidR="00E26C73" w:rsidRPr="006409FA">
        <w:t>microbial loads</w:t>
      </w:r>
      <w:r w:rsidR="00865DFD" w:rsidRPr="006409FA">
        <w:t>, which is</w:t>
      </w:r>
      <w:r w:rsidR="00E26C73" w:rsidRPr="006409FA">
        <w:t xml:space="preserve"> </w:t>
      </w:r>
      <w:ins w:id="1029" w:author="Liao, Chen/Sloan Kettering Institute" w:date="2022-09-04T10:41:00Z">
        <w:r w:rsidR="004A0EF1">
          <w:t xml:space="preserve">again </w:t>
        </w:r>
      </w:ins>
      <w:r w:rsidR="00E26C73" w:rsidRPr="006409FA">
        <w:t xml:space="preserve">compatible with 16S </w:t>
      </w:r>
      <w:ins w:id="1030" w:author="Liao, Chen/Sloan Kettering Institute" w:date="2022-09-04T10:41:00Z">
        <w:r w:rsidR="004A0EF1">
          <w:t>data</w:t>
        </w:r>
      </w:ins>
      <w:del w:id="1031" w:author="Liao, Chen/Sloan Kettering Institute" w:date="2022-09-04T10:41:00Z">
        <w:r w:rsidR="00E26C73" w:rsidRPr="006409FA" w:rsidDel="004A0EF1">
          <w:delText>sequencing</w:delText>
        </w:r>
      </w:del>
      <w:r w:rsidR="00E26C73" w:rsidRPr="006409FA">
        <w:t xml:space="preserve">. </w:t>
      </w:r>
      <w:r w:rsidR="00BD2BC0" w:rsidRPr="006409FA">
        <w:t xml:space="preserve">Therefore, we exclusively used </w:t>
      </w:r>
      <w:r w:rsidR="001337A8" w:rsidRPr="006409FA">
        <w:t xml:space="preserve">16S </w:t>
      </w:r>
      <w:r w:rsidR="00153E12" w:rsidRPr="006409FA">
        <w:t xml:space="preserve">qPCR-based </w:t>
      </w:r>
      <w:r w:rsidR="00400126" w:rsidRPr="006409FA">
        <w:t xml:space="preserve">quantification </w:t>
      </w:r>
      <w:r w:rsidR="00BD2BC0" w:rsidRPr="006409FA">
        <w:t>unless the data type is unavailable (</w:t>
      </w:r>
      <w:r w:rsidR="00FB5FF7" w:rsidRPr="006409FA">
        <w:t xml:space="preserve">e.g., </w:t>
      </w:r>
      <w:r w:rsidR="00BD2BC0" w:rsidRPr="006409FA">
        <w:rPr>
          <w:highlight w:val="yellow"/>
        </w:rPr>
        <w:t xml:space="preserve">Fig. </w:t>
      </w:r>
      <w:ins w:id="1032" w:author="Liao, Chen/Sloan Kettering Institute" w:date="2022-09-04T10:40:00Z">
        <w:r w:rsidR="004A0EF1">
          <w:rPr>
            <w:highlight w:val="yellow"/>
          </w:rPr>
          <w:t>5</w:t>
        </w:r>
      </w:ins>
      <w:del w:id="1033" w:author="Liao, Chen/Sloan Kettering Institute" w:date="2022-09-04T10:40:00Z">
        <w:r w:rsidR="00D51E4D" w:rsidRPr="006409FA" w:rsidDel="004A0EF1">
          <w:rPr>
            <w:highlight w:val="yellow"/>
          </w:rPr>
          <w:delText>6</w:delText>
        </w:r>
      </w:del>
      <w:r w:rsidR="00BD2BC0" w:rsidRPr="006409FA">
        <w:t>)</w:t>
      </w:r>
      <w:ins w:id="1034" w:author="Liao, Chen/Sloan Kettering Institute" w:date="2022-09-05T21:02:00Z">
        <w:r w:rsidR="002F7D17">
          <w:t>.</w:t>
        </w:r>
      </w:ins>
      <w:del w:id="1035" w:author="Liao, Chen/Sloan Kettering Institute" w:date="2022-09-04T10:42:00Z">
        <w:r w:rsidR="00BD2BC0" w:rsidRPr="006409FA" w:rsidDel="004A0EF1">
          <w:delText>.</w:delText>
        </w:r>
      </w:del>
    </w:p>
    <w:p w14:paraId="45B8E610" w14:textId="4A03D305" w:rsidR="00EB4A9F" w:rsidRPr="006409FA" w:rsidRDefault="004A0EF1" w:rsidP="000A48DA">
      <w:ins w:id="1036" w:author="Liao, Chen/Sloan Kettering Institute" w:date="2022-09-04T10:40:00Z">
        <w:r>
          <w:t xml:space="preserve"> </w:t>
        </w:r>
      </w:ins>
      <w:r w:rsidR="00865DFD" w:rsidRPr="006409FA">
        <w:tab/>
      </w:r>
      <w:ins w:id="1037" w:author="Liao, Chen/Sloan Kettering Institute" w:date="2022-09-04T10:34:00Z">
        <w:r w:rsidR="00516EC7" w:rsidRPr="006409FA">
          <w:t xml:space="preserve">Amplicon-based sequencing produces compositional data, which requires careful interpretation. </w:t>
        </w:r>
      </w:ins>
      <w:r w:rsidR="001850C9" w:rsidRPr="006409FA">
        <w:t xml:space="preserve">Quantitative microbiome profiling bypasses compositionality effects </w:t>
      </w:r>
      <w:r w:rsidR="00442D06" w:rsidRPr="006409FA">
        <w:t xml:space="preserve">and </w:t>
      </w:r>
      <w:r w:rsidR="001850C9" w:rsidRPr="006409FA">
        <w:t>can thus calibrat</w:t>
      </w:r>
      <w:r w:rsidR="00442D06" w:rsidRPr="006409FA">
        <w:t xml:space="preserve">e the associations learned from relative microbiome profiling. One notable example is the negative association between </w:t>
      </w:r>
      <w:r w:rsidR="00442D06" w:rsidRPr="006409FA">
        <w:rPr>
          <w:i/>
          <w:iCs/>
        </w:rPr>
        <w:t>Bacteroides</w:t>
      </w:r>
      <w:r w:rsidR="00442D06" w:rsidRPr="006409FA">
        <w:t xml:space="preserve"> and </w:t>
      </w:r>
      <w:proofErr w:type="spellStart"/>
      <w:r w:rsidR="00442D06" w:rsidRPr="006409FA">
        <w:rPr>
          <w:i/>
          <w:iCs/>
        </w:rPr>
        <w:t>Prevotella</w:t>
      </w:r>
      <w:proofErr w:type="spellEnd"/>
      <w:r w:rsidR="00442D06" w:rsidRPr="006409FA">
        <w:t>, which is a</w:t>
      </w:r>
      <w:r w:rsidR="007237F4" w:rsidRPr="006409FA">
        <w:t xml:space="preserve">n outcome </w:t>
      </w:r>
      <w:r w:rsidR="00442D06" w:rsidRPr="006409FA">
        <w:t xml:space="preserve">of relative </w:t>
      </w:r>
      <w:r w:rsidR="009622F6" w:rsidRPr="006409FA">
        <w:t xml:space="preserve">microbiome </w:t>
      </w:r>
      <w:r w:rsidR="00C9238B" w:rsidRPr="006409FA">
        <w:t>analysis</w:t>
      </w:r>
      <w:r w:rsidR="00442D06" w:rsidRPr="006409FA">
        <w:t xml:space="preserve"> and disappears by taking absolute cell counts into accounts</w:t>
      </w:r>
      <w:r w:rsidR="00C9238B" w:rsidRPr="006409FA">
        <w:t xml:space="preserve"> </w:t>
      </w:r>
      <w:r w:rsidR="00C9238B" w:rsidRPr="006409FA">
        <w:fldChar w:fldCharType="begin"/>
      </w:r>
      <w:r w:rsidR="00765F86"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6409FA">
        <w:fldChar w:fldCharType="separate"/>
      </w:r>
      <w:r w:rsidR="00C9238B" w:rsidRPr="006409FA">
        <w:rPr>
          <w:noProof/>
        </w:rPr>
        <w:t>(Vandeputte</w:t>
      </w:r>
      <w:r w:rsidR="00C9238B" w:rsidRPr="006409FA">
        <w:rPr>
          <w:i/>
          <w:noProof/>
        </w:rPr>
        <w:t xml:space="preserve"> et al.</w:t>
      </w:r>
      <w:r w:rsidR="00C9238B" w:rsidRPr="006409FA">
        <w:rPr>
          <w:noProof/>
        </w:rPr>
        <w:t>, 2017)</w:t>
      </w:r>
      <w:r w:rsidR="00C9238B" w:rsidRPr="006409FA">
        <w:fldChar w:fldCharType="end"/>
      </w:r>
      <w:r w:rsidR="00442D06" w:rsidRPr="006409FA">
        <w:t>.</w:t>
      </w:r>
      <w:r w:rsidR="00C9238B" w:rsidRPr="006409FA">
        <w:t xml:space="preserve"> Resonating with this finding, our study </w:t>
      </w:r>
      <w:r w:rsidR="009622F6" w:rsidRPr="006409FA">
        <w:t xml:space="preserve">revealed another </w:t>
      </w:r>
      <w:r w:rsidR="007237F4" w:rsidRPr="006409FA">
        <w:t xml:space="preserve">discrepancy between relative </w:t>
      </w:r>
      <w:r w:rsidR="007237F4" w:rsidRPr="006409FA">
        <w:lastRenderedPageBreak/>
        <w:t>and absolute abundances</w:t>
      </w:r>
      <w:r w:rsidR="009622F6" w:rsidRPr="006409FA">
        <w:t xml:space="preserve">: the relative enrichment of oral-derived bacteria in the gut does not reflect </w:t>
      </w:r>
      <w:r w:rsidR="00351689" w:rsidRPr="006409FA">
        <w:t xml:space="preserve">their </w:t>
      </w:r>
      <w:r w:rsidR="009622F6" w:rsidRPr="006409FA">
        <w:t>active</w:t>
      </w:r>
      <w:r w:rsidR="00351689" w:rsidRPr="006409FA">
        <w:t xml:space="preserve"> population</w:t>
      </w:r>
      <w:r w:rsidR="009622F6" w:rsidRPr="006409FA">
        <w:t xml:space="preserve"> expansion</w:t>
      </w:r>
      <w:r w:rsidR="005E5B19" w:rsidRPr="006409FA">
        <w:t>, but</w:t>
      </w:r>
      <w:r w:rsidR="009622F6" w:rsidRPr="006409FA">
        <w:t xml:space="preserve"> simply indicates a </w:t>
      </w:r>
      <w:del w:id="1038" w:author="Liao, Chen/Sloan Kettering Institute" w:date="2022-09-05T21:03:00Z">
        <w:r w:rsidR="009622F6" w:rsidRPr="006409FA" w:rsidDel="00136CD8">
          <w:delText xml:space="preserve">depleted gut </w:delText>
        </w:r>
      </w:del>
      <w:r w:rsidR="009622F6" w:rsidRPr="006409FA">
        <w:t>microbiome state</w:t>
      </w:r>
      <w:ins w:id="1039" w:author="Liao, Chen/Sloan Kettering Institute" w:date="2022-09-05T21:03:00Z">
        <w:r w:rsidR="00136CD8">
          <w:t xml:space="preserve"> of depleted gut bacteria</w:t>
        </w:r>
      </w:ins>
      <w:r w:rsidR="009622F6" w:rsidRPr="006409FA">
        <w:t xml:space="preserve">. </w:t>
      </w:r>
      <w:r w:rsidR="005554F1" w:rsidRPr="006409FA">
        <w:t>Therefore, the various</w:t>
      </w:r>
      <w:r w:rsidR="009622F6" w:rsidRPr="006409FA">
        <w:t xml:space="preserve"> bacterial species (e.g., </w:t>
      </w:r>
      <w:r w:rsidR="009622F6" w:rsidRPr="006409FA">
        <w:rPr>
          <w:i/>
          <w:iCs/>
        </w:rPr>
        <w:t>Streptococcus spp.</w:t>
      </w:r>
      <w:r w:rsidR="009622F6" w:rsidRPr="006409FA">
        <w:t xml:space="preserve">, </w:t>
      </w:r>
      <w:proofErr w:type="spellStart"/>
      <w:r w:rsidR="009622F6" w:rsidRPr="006409FA">
        <w:rPr>
          <w:i/>
          <w:iCs/>
        </w:rPr>
        <w:t>Veillonella</w:t>
      </w:r>
      <w:proofErr w:type="spellEnd"/>
      <w:r w:rsidR="009622F6" w:rsidRPr="006409FA">
        <w:rPr>
          <w:i/>
          <w:iCs/>
        </w:rPr>
        <w:t xml:space="preserve"> </w:t>
      </w:r>
      <w:proofErr w:type="spellStart"/>
      <w:r w:rsidR="009622F6" w:rsidRPr="006409FA">
        <w:rPr>
          <w:i/>
          <w:iCs/>
        </w:rPr>
        <w:t>parvula</w:t>
      </w:r>
      <w:proofErr w:type="spellEnd"/>
      <w:r w:rsidR="009622F6" w:rsidRPr="006409FA">
        <w:t xml:space="preserve">, </w:t>
      </w:r>
      <w:r w:rsidR="009622F6" w:rsidRPr="006409FA">
        <w:rPr>
          <w:i/>
          <w:iCs/>
        </w:rPr>
        <w:t xml:space="preserve">Fusobacterium </w:t>
      </w:r>
      <w:proofErr w:type="spellStart"/>
      <w:r w:rsidR="009622F6" w:rsidRPr="006409FA">
        <w:rPr>
          <w:i/>
          <w:iCs/>
        </w:rPr>
        <w:t>nucleatum</w:t>
      </w:r>
      <w:proofErr w:type="spellEnd"/>
      <w:r w:rsidR="009622F6" w:rsidRPr="006409FA">
        <w:t xml:space="preserve">) found enriched in the intestine of IBD patients </w:t>
      </w:r>
      <w:r w:rsidR="007D75B8" w:rsidRPr="006409FA">
        <w:fldChar w:fldCharType="begin"/>
      </w:r>
      <w:r w:rsidR="007D75B8" w:rsidRPr="006409FA">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6409FA">
        <w:fldChar w:fldCharType="separate"/>
      </w:r>
      <w:r w:rsidR="007D75B8" w:rsidRPr="006409FA">
        <w:rPr>
          <w:noProof/>
        </w:rPr>
        <w:t>(Read</w:t>
      </w:r>
      <w:r w:rsidR="007D75B8" w:rsidRPr="006409FA">
        <w:rPr>
          <w:i/>
          <w:noProof/>
        </w:rPr>
        <w:t xml:space="preserve"> et al.</w:t>
      </w:r>
      <w:r w:rsidR="007D75B8" w:rsidRPr="006409FA">
        <w:rPr>
          <w:noProof/>
        </w:rPr>
        <w:t>, 2021)</w:t>
      </w:r>
      <w:r w:rsidR="007D75B8" w:rsidRPr="006409FA">
        <w:fldChar w:fldCharType="end"/>
      </w:r>
      <w:r w:rsidR="007D75B8" w:rsidRPr="006409FA">
        <w:t xml:space="preserve"> </w:t>
      </w:r>
      <w:r w:rsidR="009622F6" w:rsidRPr="006409FA">
        <w:t xml:space="preserve">may not </w:t>
      </w:r>
      <w:r w:rsidR="005554F1" w:rsidRPr="006409FA">
        <w:t xml:space="preserve">be biologically different; they </w:t>
      </w:r>
      <w:r w:rsidR="00683315" w:rsidRPr="006409FA">
        <w:t xml:space="preserve">could </w:t>
      </w:r>
      <w:r w:rsidR="00E51FFB" w:rsidRPr="006409FA">
        <w:t>a</w:t>
      </w:r>
      <w:r w:rsidR="009622F6" w:rsidRPr="006409FA">
        <w:t xml:space="preserve">ll </w:t>
      </w:r>
      <w:r w:rsidR="00E51FFB" w:rsidRPr="006409FA">
        <w:t xml:space="preserve">be </w:t>
      </w:r>
      <w:r w:rsidR="009622F6" w:rsidRPr="006409FA">
        <w:t xml:space="preserve">biomarkers of declined gut bacterial </w:t>
      </w:r>
      <w:r w:rsidR="00C34112" w:rsidRPr="006409FA">
        <w:t>load</w:t>
      </w:r>
      <w:r w:rsidR="00E80D5C" w:rsidRPr="006409FA">
        <w:t xml:space="preserve"> </w:t>
      </w:r>
      <w:r w:rsidR="00E80D5C" w:rsidRPr="006409FA">
        <w:fldChar w:fldCharType="begin"/>
      </w:r>
      <w:r w:rsidR="00E80D5C" w:rsidRPr="006409FA">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rsidRPr="006409FA">
        <w:fldChar w:fldCharType="separate"/>
      </w:r>
      <w:r w:rsidR="00E80D5C" w:rsidRPr="006409FA">
        <w:rPr>
          <w:noProof/>
        </w:rPr>
        <w:t>(Duvallet et al., 2017)</w:t>
      </w:r>
      <w:r w:rsidR="00E80D5C" w:rsidRPr="006409FA">
        <w:fldChar w:fldCharType="end"/>
      </w:r>
      <w:r w:rsidR="00100AD9" w:rsidRPr="006409FA">
        <w:t>.</w:t>
      </w:r>
      <w:r w:rsidR="005554F1" w:rsidRPr="006409FA">
        <w:t xml:space="preserve"> </w:t>
      </w:r>
      <w:del w:id="1040" w:author="Liao, Chen/Sloan Kettering Institute" w:date="2022-09-05T21:06:00Z">
        <w:r w:rsidR="005554F1" w:rsidRPr="006409FA" w:rsidDel="00844DD8">
          <w:delText>Despite</w:delText>
        </w:r>
        <w:r w:rsidR="00E62A45" w:rsidRPr="006409FA" w:rsidDel="00844DD8">
          <w:delText xml:space="preserve"> low </w:delText>
        </w:r>
        <w:r w:rsidR="004A4CB8" w:rsidRPr="006409FA" w:rsidDel="00844DD8">
          <w:delText xml:space="preserve">absolute amount </w:delText>
        </w:r>
        <w:r w:rsidR="00E62A45" w:rsidRPr="006409FA" w:rsidDel="00844DD8">
          <w:delText>of</w:delText>
        </w:r>
        <w:r w:rsidR="005554F1" w:rsidRPr="006409FA" w:rsidDel="00844DD8">
          <w:delText xml:space="preserve"> oral</w:delText>
        </w:r>
        <w:r w:rsidR="00E62A45" w:rsidRPr="006409FA" w:rsidDel="00844DD8">
          <w:delText xml:space="preserve">ly derived </w:delText>
        </w:r>
        <w:r w:rsidR="00306171" w:rsidRPr="006409FA" w:rsidDel="00844DD8">
          <w:delText>bacteria</w:delText>
        </w:r>
        <w:r w:rsidR="005554F1" w:rsidRPr="006409FA" w:rsidDel="00844DD8">
          <w:delText xml:space="preserve"> </w:delText>
        </w:r>
        <w:r w:rsidR="00E62A45" w:rsidRPr="006409FA" w:rsidDel="00844DD8">
          <w:delText>i</w:delText>
        </w:r>
        <w:r w:rsidR="005554F1" w:rsidRPr="006409FA" w:rsidDel="00844DD8">
          <w:delText xml:space="preserve">n the gut, they may have functional impacts on human health. For example, </w:delText>
        </w:r>
        <w:r w:rsidR="002D321A" w:rsidRPr="006409FA" w:rsidDel="00844DD8">
          <w:delText xml:space="preserve">the </w:delText>
        </w:r>
        <w:r w:rsidR="0059354F" w:rsidRPr="006409FA" w:rsidDel="00844DD8">
          <w:delText xml:space="preserve">orally translocated </w:delText>
        </w:r>
        <w:r w:rsidR="002D321A" w:rsidRPr="006409FA" w:rsidDel="00844DD8">
          <w:rPr>
            <w:i/>
            <w:iCs/>
          </w:rPr>
          <w:delText>Klebsiella spp.</w:delText>
        </w:r>
        <w:r w:rsidR="002D321A" w:rsidRPr="006409FA" w:rsidDel="00844DD8">
          <w:delText xml:space="preserve"> </w:delText>
        </w:r>
        <w:r w:rsidR="0059354F" w:rsidRPr="006409FA" w:rsidDel="00844DD8">
          <w:delText>causes Th1 cell expansion in the</w:delText>
        </w:r>
        <w:r w:rsidR="005554F1" w:rsidRPr="006409FA" w:rsidDel="00844DD8">
          <w:delText xml:space="preserve"> mouse</w:delText>
        </w:r>
        <w:r w:rsidR="0059354F" w:rsidRPr="006409FA" w:rsidDel="00844DD8">
          <w:delText xml:space="preserve"> gut </w:delText>
        </w:r>
        <w:r w:rsidR="0059354F" w:rsidRPr="006409FA" w:rsidDel="00844DD8">
          <w:fldChar w:fldCharType="begin"/>
        </w:r>
        <w:r w:rsidR="0097125B" w:rsidRPr="006409FA" w:rsidDel="00844DD8">
          <w:del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delInstrText>
        </w:r>
        <w:r w:rsidR="0059354F" w:rsidRPr="006409FA" w:rsidDel="00844DD8">
          <w:fldChar w:fldCharType="separate"/>
        </w:r>
        <w:r w:rsidR="0097125B" w:rsidRPr="006409FA" w:rsidDel="00844DD8">
          <w:rPr>
            <w:noProof/>
          </w:rPr>
          <w:delText>(Atarashi et al., 2017)</w:delText>
        </w:r>
        <w:r w:rsidR="0059354F" w:rsidRPr="006409FA" w:rsidDel="00844DD8">
          <w:fldChar w:fldCharType="end"/>
        </w:r>
        <w:r w:rsidR="0059354F" w:rsidRPr="006409FA" w:rsidDel="00844DD8">
          <w:delText xml:space="preserve">. </w:delText>
        </w:r>
        <w:r w:rsidR="007159EF" w:rsidRPr="006409FA" w:rsidDel="00844DD8">
          <w:delText>The functional characterization (e.g., metabolomics) of the depleted gut microbiome state with high relative abundance of oral bacteria certainly warrants further study in the future.</w:delText>
        </w:r>
      </w:del>
    </w:p>
    <w:p w14:paraId="0C317F6E" w14:textId="69690E06" w:rsidR="008835B5" w:rsidRPr="006409FA" w:rsidRDefault="00EB4A9F" w:rsidP="008D1CB3">
      <w:pPr>
        <w:rPr>
          <w:rFonts w:hint="eastAsia"/>
        </w:rPr>
      </w:pPr>
      <w:r w:rsidRPr="006409FA">
        <w:tab/>
      </w:r>
      <w:ins w:id="1041" w:author="Liao, Chen/Sloan Kettering Institute" w:date="2022-09-04T10:44:00Z">
        <w:r w:rsidR="009B21A9">
          <w:t xml:space="preserve">Research over the past two decades have accumulated </w:t>
        </w:r>
      </w:ins>
      <w:ins w:id="1042" w:author="Liao, Chen/Sloan Kettering Institute" w:date="2022-09-04T10:45:00Z">
        <w:r w:rsidR="009B21A9">
          <w:t>unequivocal evidence that intestinal microbiome contribute</w:t>
        </w:r>
      </w:ins>
      <w:ins w:id="1043" w:author="Liao, Chen/Sloan Kettering Institute" w:date="2022-09-05T15:02:00Z">
        <w:r w:rsidR="000D72AF">
          <w:t>s</w:t>
        </w:r>
      </w:ins>
      <w:ins w:id="1044" w:author="Liao, Chen/Sloan Kettering Institute" w:date="2022-09-04T10:45:00Z">
        <w:r w:rsidR="009B21A9">
          <w:t xml:space="preserve"> to human health </w:t>
        </w:r>
      </w:ins>
      <w:r w:rsidR="009B21A9">
        <w:fldChar w:fldCharType="begin"/>
      </w:r>
      <w:r w:rsidR="009B21A9">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fldChar w:fldCharType="separate"/>
      </w:r>
      <w:r w:rsidR="009B21A9">
        <w:rPr>
          <w:noProof/>
        </w:rPr>
        <w:t>(Clemente et al., 2012; Fan and Pedersen, 2021)</w:t>
      </w:r>
      <w:r w:rsidR="009B21A9">
        <w:fldChar w:fldCharType="end"/>
      </w:r>
      <w:ins w:id="1045" w:author="Liao, Chen/Sloan Kettering Institute" w:date="2022-09-04T10:45:00Z">
        <w:r w:rsidR="009B21A9">
          <w:t>.</w:t>
        </w:r>
      </w:ins>
      <w:ins w:id="1046" w:author="Liao, Chen/Sloan Kettering Institute" w:date="2022-09-04T10:48:00Z">
        <w:r w:rsidR="009B21A9">
          <w:t xml:space="preserve"> Compared to biodiversity,</w:t>
        </w:r>
      </w:ins>
      <w:ins w:id="1047" w:author="Liao, Chen/Sloan Kettering Institute" w:date="2022-09-04T10:45:00Z">
        <w:r w:rsidR="009B21A9">
          <w:t xml:space="preserve"> </w:t>
        </w:r>
      </w:ins>
      <w:ins w:id="1048" w:author="Liao, Chen/Sloan Kettering Institute" w:date="2022-09-04T10:48:00Z">
        <w:r w:rsidR="009B21A9">
          <w:t>t</w:t>
        </w:r>
      </w:ins>
      <w:ins w:id="1049" w:author="Liao, Chen/Sloan Kettering Institute" w:date="2022-09-04T10:35:00Z">
        <w:r w:rsidR="00516EC7" w:rsidRPr="006409FA">
          <w:t xml:space="preserve">he absolute load of </w:t>
        </w:r>
      </w:ins>
      <w:ins w:id="1050" w:author="Liao, Chen/Sloan Kettering Institute" w:date="2022-09-05T15:02:00Z">
        <w:r w:rsidR="003718EC">
          <w:t xml:space="preserve">gut </w:t>
        </w:r>
      </w:ins>
      <w:ins w:id="1051" w:author="Liao, Chen/Sloan Kettering Institute" w:date="2022-09-04T10:35:00Z">
        <w:r w:rsidR="00516EC7" w:rsidRPr="006409FA">
          <w:t>bacteria</w:t>
        </w:r>
      </w:ins>
      <w:ins w:id="1052" w:author="Liao, Chen/Sloan Kettering Institute" w:date="2022-09-05T15:02:00Z">
        <w:r w:rsidR="003718EC">
          <w:t xml:space="preserve"> </w:t>
        </w:r>
      </w:ins>
      <w:ins w:id="1053" w:author="Liao, Chen/Sloan Kettering Institute" w:date="2022-09-04T10:35:00Z">
        <w:r w:rsidR="00516EC7" w:rsidRPr="006409FA">
          <w:t>has received much less attention</w:t>
        </w:r>
      </w:ins>
      <w:ins w:id="1054" w:author="Liao, Chen/Sloan Kettering Institute" w:date="2022-09-04T10:51:00Z">
        <w:r w:rsidR="008D1CB3">
          <w:t xml:space="preserve"> as </w:t>
        </w:r>
      </w:ins>
      <w:ins w:id="1055" w:author="Liao, Chen/Sloan Kettering Institute" w:date="2022-09-05T15:03:00Z">
        <w:r w:rsidR="0050664D">
          <w:t>a different</w:t>
        </w:r>
      </w:ins>
      <w:ins w:id="1056" w:author="Liao, Chen/Sloan Kettering Institute" w:date="2022-09-04T10:51:00Z">
        <w:r w:rsidR="008D1CB3">
          <w:t xml:space="preserve"> indicator of </w:t>
        </w:r>
      </w:ins>
      <w:ins w:id="1057" w:author="Liao, Chen/Sloan Kettering Institute" w:date="2022-09-04T11:03:00Z">
        <w:r w:rsidR="008D1CB3">
          <w:t xml:space="preserve">microbiome dysfunction </w:t>
        </w:r>
        <w:r w:rsidR="008D1CB3" w:rsidRPr="006409FA">
          <w:fldChar w:fldCharType="begin"/>
        </w:r>
        <w:r w:rsidR="008D1CB3"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6409FA">
          <w:fldChar w:fldCharType="separate"/>
        </w:r>
        <w:r w:rsidR="008D1CB3" w:rsidRPr="006409FA">
          <w:rPr>
            <w:noProof/>
          </w:rPr>
          <w:t>(Contijoch</w:t>
        </w:r>
        <w:r w:rsidR="008D1CB3" w:rsidRPr="006409FA">
          <w:rPr>
            <w:i/>
            <w:noProof/>
          </w:rPr>
          <w:t xml:space="preserve"> et al.</w:t>
        </w:r>
        <w:r w:rsidR="008D1CB3" w:rsidRPr="006409FA">
          <w:rPr>
            <w:noProof/>
          </w:rPr>
          <w:t>, 2019)</w:t>
        </w:r>
        <w:r w:rsidR="008D1CB3" w:rsidRPr="006409FA">
          <w:fldChar w:fldCharType="end"/>
        </w:r>
      </w:ins>
      <w:ins w:id="1058" w:author="Liao, Chen/Sloan Kettering Institute" w:date="2022-09-04T10:51:00Z">
        <w:r w:rsidR="008D1CB3">
          <w:t xml:space="preserve">. </w:t>
        </w:r>
      </w:ins>
      <w:ins w:id="1059" w:author="Liao, Chen/Sloan Kettering Institute" w:date="2022-09-04T10:52:00Z">
        <w:r w:rsidR="008D1CB3">
          <w:t xml:space="preserve">Losing gut commensals can fundamentally alter </w:t>
        </w:r>
      </w:ins>
      <w:ins w:id="1060" w:author="Liao, Chen/Sloan Kettering Institute" w:date="2022-09-04T10:35:00Z">
        <w:r w:rsidR="00516EC7" w:rsidRPr="006409FA">
          <w:t xml:space="preserve">host-microbiome interactions </w:t>
        </w:r>
      </w:ins>
      <w:ins w:id="1061" w:author="Liao, Chen/Sloan Kettering Institute" w:date="2022-09-05T15:03:00Z">
        <w:r w:rsidR="0050664D">
          <w:t xml:space="preserve">and host health </w:t>
        </w:r>
      </w:ins>
      <w:ins w:id="1062" w:author="Liao, Chen/Sloan Kettering Institute" w:date="2022-09-04T10:35:00Z">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 </w:instrTex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EN.CITE.DATA </w:instrText>
        </w:r>
        <w:r w:rsidR="00516EC7" w:rsidRPr="006409FA">
          <w:fldChar w:fldCharType="end"/>
        </w:r>
        <w:r w:rsidR="00516EC7" w:rsidRPr="006409FA">
          <w:fldChar w:fldCharType="separate"/>
        </w:r>
        <w:r w:rsidR="00516EC7" w:rsidRPr="006409FA">
          <w:rPr>
            <w:noProof/>
          </w:rPr>
          <w:t>(Contijoch</w:t>
        </w:r>
        <w:r w:rsidR="00516EC7" w:rsidRPr="006409FA">
          <w:rPr>
            <w:i/>
            <w:noProof/>
          </w:rPr>
          <w:t xml:space="preserve"> et al.</w:t>
        </w:r>
        <w:r w:rsidR="00516EC7" w:rsidRPr="006409FA">
          <w:rPr>
            <w:noProof/>
          </w:rPr>
          <w:t>, 2019; Tang et al., 2019; Zarrinpar et al., 2018)</w:t>
        </w:r>
        <w:r w:rsidR="00516EC7" w:rsidRPr="006409FA">
          <w:fldChar w:fldCharType="end"/>
        </w:r>
        <w:r w:rsidR="00516EC7" w:rsidRPr="006409FA">
          <w:t>.</w:t>
        </w:r>
      </w:ins>
      <w:ins w:id="1063" w:author="Liao, Chen/Sloan Kettering Institute" w:date="2022-09-04T10:53:00Z">
        <w:r w:rsidR="008D1CB3">
          <w:t xml:space="preserve"> Consistent with our findings, </w:t>
        </w:r>
      </w:ins>
      <w:ins w:id="1064" w:author="Liao, Chen/Sloan Kettering Institute" w:date="2022-09-04T10:35:00Z">
        <w:r w:rsidR="00516EC7" w:rsidRPr="006409FA">
          <w:t xml:space="preserve">the total microbial load in the gut </w:t>
        </w:r>
      </w:ins>
      <w:ins w:id="1065" w:author="Liao, Chen/Sloan Kettering Institute" w:date="2022-09-04T11:01:00Z">
        <w:r w:rsidR="008D1CB3">
          <w:t xml:space="preserve">was shown to be positively correlated with </w:t>
        </w:r>
      </w:ins>
      <w:ins w:id="1066" w:author="Liao, Chen/Sloan Kettering Institute" w:date="2022-09-04T11:06:00Z">
        <w:r w:rsidR="008D1CB3">
          <w:t xml:space="preserve">the abundance of </w:t>
        </w:r>
      </w:ins>
      <w:ins w:id="1067" w:author="Liao, Chen/Sloan Kettering Institute" w:date="2022-09-04T11:00:00Z">
        <w:r w:rsidR="008D1CB3">
          <w:rPr>
            <w:rFonts w:hint="eastAsia"/>
          </w:rPr>
          <w:t>ho</w:t>
        </w:r>
        <w:r w:rsidR="008D1CB3">
          <w:t xml:space="preserve">st </w:t>
        </w:r>
      </w:ins>
      <w:ins w:id="1068" w:author="Liao, Chen/Sloan Kettering Institute" w:date="2022-09-04T10:59:00Z">
        <w:r w:rsidR="008D1CB3">
          <w:rPr>
            <w:rFonts w:hint="eastAsia"/>
          </w:rPr>
          <w:t>immun</w:t>
        </w:r>
      </w:ins>
      <w:ins w:id="1069" w:author="Liao, Chen/Sloan Kettering Institute" w:date="2022-09-04T11:06:00Z">
        <w:r w:rsidR="008D1CB3">
          <w:t>e cells</w:t>
        </w:r>
      </w:ins>
      <w:ins w:id="1070" w:author="Liao, Chen/Sloan Kettering Institute" w:date="2022-09-04T10:59:00Z">
        <w:r w:rsidR="008D1CB3">
          <w:t xml:space="preserve">, </w:t>
        </w:r>
      </w:ins>
      <w:ins w:id="1071" w:author="Liao, Chen/Sloan Kettering Institute" w:date="2022-09-04T11:00:00Z">
        <w:r w:rsidR="008D1CB3">
          <w:t xml:space="preserve">such as </w:t>
        </w:r>
      </w:ins>
      <w:ins w:id="1072" w:author="Liao, Chen/Sloan Kettering Institute" w:date="2022-09-04T10:35:00Z">
        <w:r w:rsidR="00516EC7" w:rsidRPr="006409FA">
          <w:t xml:space="preserve">the proportion of mucosal </w:t>
        </w:r>
        <w:proofErr w:type="spellStart"/>
        <w:r w:rsidR="00516EC7" w:rsidRPr="006409FA">
          <w:t>RORγt</w:t>
        </w:r>
        <w:proofErr w:type="spellEnd"/>
        <w:r w:rsidR="00516EC7" w:rsidRPr="006409FA">
          <w:t xml:space="preserve">+ Treg cells in mice </w:t>
        </w:r>
        <w:r w:rsidR="00516EC7" w:rsidRPr="006409FA">
          <w:fldChar w:fldCharType="begin"/>
        </w:r>
        <w:r w:rsidR="00516EC7" w:rsidRPr="006409FA">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6409FA">
          <w:fldChar w:fldCharType="separate"/>
        </w:r>
        <w:r w:rsidR="00516EC7" w:rsidRPr="006409FA">
          <w:rPr>
            <w:noProof/>
          </w:rPr>
          <w:t>(Britton et al., 2020)</w:t>
        </w:r>
        <w:r w:rsidR="00516EC7" w:rsidRPr="006409FA">
          <w:fldChar w:fldCharType="end"/>
        </w:r>
        <w:r w:rsidR="00516EC7" w:rsidRPr="006409FA">
          <w:t xml:space="preserve">. </w:t>
        </w:r>
      </w:ins>
      <w:ins w:id="1073" w:author="Liao, Chen/Sloan Kettering Institute" w:date="2022-09-04T11:04:00Z">
        <w:r w:rsidR="008D1CB3">
          <w:t xml:space="preserve">For host disorders such as IBD, </w:t>
        </w:r>
      </w:ins>
      <w:ins w:id="1074" w:author="Liao, Chen/Sloan Kettering Institute" w:date="2022-09-04T11:06:00Z">
        <w:r w:rsidR="008D1CB3">
          <w:t xml:space="preserve">the </w:t>
        </w:r>
      </w:ins>
      <w:ins w:id="1075" w:author="Liao, Chen/Sloan Kettering Institute" w:date="2022-09-04T11:07:00Z">
        <w:r w:rsidR="008D1CB3">
          <w:t>loss of gut bacteria</w:t>
        </w:r>
      </w:ins>
      <w:ins w:id="1076" w:author="Liao, Chen/Sloan Kettering Institute" w:date="2022-09-04T11:06:00Z">
        <w:r w:rsidR="008D1CB3">
          <w:t xml:space="preserve"> may contribute</w:t>
        </w:r>
      </w:ins>
      <w:ins w:id="1077" w:author="Liao, Chen/Sloan Kettering Institute" w:date="2022-09-04T11:07:00Z">
        <w:r w:rsidR="008D1CB3">
          <w:t xml:space="preserve"> to the pathogenesis via its regulations </w:t>
        </w:r>
      </w:ins>
      <w:ins w:id="1078" w:author="Liao, Chen/Sloan Kettering Institute" w:date="2022-09-04T11:17:00Z">
        <w:r w:rsidR="00F22A1C">
          <w:t xml:space="preserve">of </w:t>
        </w:r>
      </w:ins>
      <w:ins w:id="1079" w:author="Liao, Chen/Sloan Kettering Institute" w:date="2022-09-04T11:07:00Z">
        <w:r w:rsidR="008D1CB3">
          <w:t xml:space="preserve">host immunity. </w:t>
        </w:r>
      </w:ins>
      <w:ins w:id="1080" w:author="Liao, Chen/Sloan Kettering Institute" w:date="2022-09-05T21:15:00Z">
        <w:r w:rsidR="0012569C">
          <w:t>Since the total fraction</w:t>
        </w:r>
      </w:ins>
      <w:ins w:id="1081" w:author="Liao, Chen/Sloan Kettering Institute" w:date="2022-09-04T11:07:00Z">
        <w:r w:rsidR="008D1CB3">
          <w:t xml:space="preserve"> of oral bacteria in feces reflects the </w:t>
        </w:r>
      </w:ins>
      <w:ins w:id="1082" w:author="Liao, Chen/Sloan Kettering Institute" w:date="2022-09-05T15:03:00Z">
        <w:r w:rsidR="00A410FC">
          <w:t xml:space="preserve">total </w:t>
        </w:r>
      </w:ins>
      <w:ins w:id="1083" w:author="Liao, Chen/Sloan Kettering Institute" w:date="2022-09-04T11:07:00Z">
        <w:r w:rsidR="008D1CB3">
          <w:t>bacterial load</w:t>
        </w:r>
      </w:ins>
      <w:ins w:id="1084" w:author="Liao, Chen/Sloan Kettering Institute" w:date="2022-09-05T21:15:00Z">
        <w:r w:rsidR="00D36237">
          <w:t xml:space="preserve"> in the gut</w:t>
        </w:r>
      </w:ins>
      <w:ins w:id="1085" w:author="Liao, Chen/Sloan Kettering Institute" w:date="2022-09-04T11:07:00Z">
        <w:r w:rsidR="008D1CB3">
          <w:t xml:space="preserve">, it </w:t>
        </w:r>
      </w:ins>
      <w:ins w:id="1086" w:author="Liao, Chen/Sloan Kettering Institute" w:date="2022-09-04T11:08:00Z">
        <w:r w:rsidR="008D1CB3">
          <w:t>provides</w:t>
        </w:r>
      </w:ins>
      <w:ins w:id="1087" w:author="Liao, Chen/Sloan Kettering Institute" w:date="2022-09-04T11:07:00Z">
        <w:r w:rsidR="008D1CB3">
          <w:t xml:space="preserve"> </w:t>
        </w:r>
      </w:ins>
      <w:ins w:id="1088" w:author="Liao, Chen/Sloan Kettering Institute" w:date="2022-09-04T11:08:00Z">
        <w:r w:rsidR="008D1CB3">
          <w:t xml:space="preserve">a convenient way </w:t>
        </w:r>
      </w:ins>
      <w:ins w:id="1089" w:author="Liao, Chen/Sloan Kettering Institute" w:date="2022-09-04T11:12:00Z">
        <w:r w:rsidR="008D1CB3">
          <w:rPr>
            <w:rFonts w:hint="eastAsia"/>
          </w:rPr>
          <w:t>to</w:t>
        </w:r>
      </w:ins>
      <w:ins w:id="1090" w:author="Liao, Chen/Sloan Kettering Institute" w:date="2022-09-04T11:15:00Z">
        <w:r w:rsidR="008D1CB3">
          <w:t xml:space="preserve"> </w:t>
        </w:r>
      </w:ins>
      <w:ins w:id="1091" w:author="Liao, Chen/Sloan Kettering Institute" w:date="2022-09-04T11:18:00Z">
        <w:r w:rsidR="00966EE2">
          <w:rPr>
            <w:rFonts w:hint="eastAsia"/>
          </w:rPr>
          <w:t>access</w:t>
        </w:r>
      </w:ins>
      <w:ins w:id="1092" w:author="Liao, Chen/Sloan Kettering Institute" w:date="2022-09-04T11:19:00Z">
        <w:r w:rsidR="00966EE2">
          <w:t xml:space="preserve"> </w:t>
        </w:r>
      </w:ins>
      <w:ins w:id="1093" w:author="Liao, Chen/Sloan Kettering Institute" w:date="2022-09-04T11:15:00Z">
        <w:r w:rsidR="008D1CB3">
          <w:t xml:space="preserve">the </w:t>
        </w:r>
      </w:ins>
      <w:ins w:id="1094" w:author="Liao, Chen/Sloan Kettering Institute" w:date="2022-09-04T11:19:00Z">
        <w:r w:rsidR="00966EE2">
          <w:t>size</w:t>
        </w:r>
      </w:ins>
      <w:ins w:id="1095" w:author="Liao, Chen/Sloan Kettering Institute" w:date="2022-09-04T11:09:00Z">
        <w:r w:rsidR="008D1CB3">
          <w:t xml:space="preserve"> of gut bacteria</w:t>
        </w:r>
      </w:ins>
      <w:ins w:id="1096" w:author="Liao, Chen/Sloan Kettering Institute" w:date="2022-09-04T11:19:00Z">
        <w:r w:rsidR="00966EE2">
          <w:t>l population</w:t>
        </w:r>
      </w:ins>
      <w:ins w:id="1097" w:author="Liao, Chen/Sloan Kettering Institute" w:date="2022-09-04T11:09:00Z">
        <w:r w:rsidR="008D1CB3">
          <w:t xml:space="preserve"> and </w:t>
        </w:r>
      </w:ins>
      <w:ins w:id="1098" w:author="Liao, Chen/Sloan Kettering Institute" w:date="2022-09-04T11:10:00Z">
        <w:r w:rsidR="008D1CB3">
          <w:t xml:space="preserve">even host status. </w:t>
        </w:r>
      </w:ins>
      <w:del w:id="1099" w:author="Liao, Chen/Sloan Kettering Institute" w:date="2022-09-04T11:11:00Z">
        <w:r w:rsidRPr="006409FA" w:rsidDel="008D1CB3">
          <w:delText xml:space="preserve">#New conclusion paragraph should return to the importance of the microbiome for human health, and the disorders associated with losing commensals. End by proposing that the oral fraction of bacteria in feces is </w:delText>
        </w:r>
        <w:r w:rsidR="00B64DB1" w:rsidRPr="006409FA" w:rsidDel="008D1CB3">
          <w:delText>an</w:delText>
        </w:r>
        <w:r w:rsidRPr="006409FA" w:rsidDel="008D1CB3">
          <w:delText xml:space="preserve"> easy way to assess the size of the gut commensal population. </w:delText>
        </w:r>
      </w:del>
      <w:r w:rsidRPr="006409FA">
        <w:t>Th</w:t>
      </w:r>
      <w:ins w:id="1100" w:author="Liao, Chen/Sloan Kettering Institute" w:date="2022-09-04T11:19:00Z">
        <w:r w:rsidR="00966EE2">
          <w:t xml:space="preserve">e robust relationship </w:t>
        </w:r>
      </w:ins>
      <w:ins w:id="1101" w:author="Liao, Chen/Sloan Kettering Institute" w:date="2022-09-04T11:20:00Z">
        <w:r w:rsidR="00966EE2">
          <w:t xml:space="preserve">between </w:t>
        </w:r>
      </w:ins>
      <w:ins w:id="1102" w:author="Liao, Chen/Sloan Kettering Institute" w:date="2022-09-05T21:16:00Z">
        <w:r w:rsidR="005B16A5">
          <w:t>the two quantities will</w:t>
        </w:r>
      </w:ins>
      <w:del w:id="1103" w:author="Liao, Chen/Sloan Kettering Institute" w:date="2022-09-04T11:19:00Z">
        <w:r w:rsidRPr="006409FA" w:rsidDel="00966EE2">
          <w:delText xml:space="preserve">is </w:delText>
        </w:r>
      </w:del>
      <w:del w:id="1104" w:author="Liao, Chen/Sloan Kettering Institute" w:date="2022-09-05T21:16:00Z">
        <w:r w:rsidRPr="006409FA" w:rsidDel="005B16A5">
          <w:delText>can</w:delText>
        </w:r>
      </w:del>
      <w:r w:rsidRPr="006409FA">
        <w:t xml:space="preserve"> </w:t>
      </w:r>
      <w:ins w:id="1105" w:author="Liao, Chen/Sloan Kettering Institute" w:date="2022-09-04T11:23:00Z">
        <w:r w:rsidR="00966EE2">
          <w:t xml:space="preserve">lead to new opportunities </w:t>
        </w:r>
      </w:ins>
      <w:del w:id="1106" w:author="Liao, Chen/Sloan Kettering Institute" w:date="2022-09-04T11:24:00Z">
        <w:r w:rsidRPr="006409FA" w:rsidDel="00966EE2">
          <w:delText>open the way</w:delText>
        </w:r>
      </w:del>
      <w:ins w:id="1107" w:author="Liao, Chen/Sloan Kettering Institute" w:date="2022-09-04T11:24:00Z">
        <w:r w:rsidR="00966EE2">
          <w:t>for diagnosis, prognosis, and treatment of microbiome-relat</w:t>
        </w:r>
      </w:ins>
      <w:ins w:id="1108" w:author="Liao, Chen/Sloan Kettering Institute" w:date="2022-09-04T11:25:00Z">
        <w:r w:rsidR="00966EE2">
          <w:t>ed human diseases.</w:t>
        </w:r>
      </w:ins>
      <w:del w:id="1109" w:author="Liao, Chen/Sloan Kettering Institute" w:date="2022-09-04T11:25:00Z">
        <w:r w:rsidRPr="006409FA" w:rsidDel="00966EE2">
          <w:delText xml:space="preserve"> to new diagnostics and therapies to restore microbiome </w:delText>
        </w:r>
        <w:r w:rsidR="00B64DB1" w:rsidRPr="006409FA" w:rsidDel="00966EE2">
          <w:delText>function. #</w:delText>
        </w:r>
      </w:del>
      <w:r w:rsidR="008835B5" w:rsidRPr="006409FA">
        <w:br w:type="page"/>
      </w:r>
    </w:p>
    <w:p w14:paraId="52D77DC1" w14:textId="77777777" w:rsidR="00A74768" w:rsidRPr="006409FA" w:rsidRDefault="00A74768" w:rsidP="000A48DA">
      <w:pPr>
        <w:pStyle w:val="Acknowledgement"/>
        <w:ind w:left="0" w:firstLine="0"/>
        <w:rPr>
          <w:b/>
        </w:rPr>
      </w:pPr>
      <w:r w:rsidRPr="006409FA">
        <w:rPr>
          <w:b/>
        </w:rPr>
        <w:lastRenderedPageBreak/>
        <w:t>ACKNOWLEDGMENTS</w:t>
      </w:r>
    </w:p>
    <w:p w14:paraId="361AC186" w14:textId="06D0109A" w:rsidR="00E02A3B" w:rsidRPr="006409FA" w:rsidRDefault="00A74768" w:rsidP="000A48DA">
      <w:pPr>
        <w:pStyle w:val="Acknowledgement"/>
        <w:ind w:left="0" w:firstLine="0"/>
      </w:pPr>
      <w:r w:rsidRPr="006409FA">
        <w:t xml:space="preserve">C.L. is supported by National Institutes of Health (NIH) grant nos. U01 AI124275 (J.B.X.), R01 AI137269 (J.B.X.) and U54 CA209975 (J.B.X.). T.R. is funded by Deutsche </w:t>
      </w:r>
      <w:proofErr w:type="spellStart"/>
      <w:r w:rsidRPr="006409FA">
        <w:t>Forschungsgemeinschaft</w:t>
      </w:r>
      <w:proofErr w:type="spellEnd"/>
      <w:r w:rsidRPr="006409FA">
        <w:t xml:space="preserve"> (DFG, German Research Foundation) grant no. RO-5328/1-2 (T.R.), NIH grant nos. R01 AI093808 (T.M.H.), R21 AI105617 (T.M.H.) and R21 AI156157 (T.M.H.).</w:t>
      </w:r>
      <w:r w:rsidR="00E02A3B" w:rsidRPr="006409FA">
        <w:t xml:space="preserve"> We thank Dr. Zhenjiang Xu for </w:t>
      </w:r>
      <w:r w:rsidR="00BB4D1A" w:rsidRPr="006409FA">
        <w:t xml:space="preserve">fruitful </w:t>
      </w:r>
      <w:r w:rsidR="00E02A3B" w:rsidRPr="006409FA">
        <w:t>discussion</w:t>
      </w:r>
      <w:r w:rsidR="00BB4D1A" w:rsidRPr="006409FA">
        <w:t>s</w:t>
      </w:r>
      <w:r w:rsidR="00E02A3B" w:rsidRPr="006409FA">
        <w:t>.</w:t>
      </w:r>
    </w:p>
    <w:p w14:paraId="1083B5E3" w14:textId="77777777" w:rsidR="00A74768" w:rsidRPr="006409FA" w:rsidRDefault="00A74768" w:rsidP="000A48DA">
      <w:pPr>
        <w:pStyle w:val="Acknowledgement"/>
        <w:ind w:left="0" w:firstLine="0"/>
        <w:rPr>
          <w:b/>
        </w:rPr>
      </w:pPr>
    </w:p>
    <w:p w14:paraId="27E571F9" w14:textId="77777777" w:rsidR="00A74768" w:rsidRPr="006409FA" w:rsidRDefault="00A74768" w:rsidP="000A48DA">
      <w:pPr>
        <w:pStyle w:val="Acknowledgement"/>
        <w:ind w:left="0" w:firstLine="0"/>
      </w:pPr>
      <w:r w:rsidRPr="006409FA">
        <w:rPr>
          <w:b/>
        </w:rPr>
        <w:t>AUTHOR CONTRIBUTIONS</w:t>
      </w:r>
    </w:p>
    <w:p w14:paraId="28523340" w14:textId="3629E6DB" w:rsidR="00A74768" w:rsidRPr="006409FA" w:rsidRDefault="00A74768" w:rsidP="000A48DA">
      <w:pPr>
        <w:pStyle w:val="Acknowledgement"/>
        <w:ind w:left="0" w:firstLine="0"/>
        <w:rPr>
          <w:lang w:eastAsia="zh-CN"/>
        </w:rPr>
      </w:pPr>
      <w:r w:rsidRPr="006409FA">
        <w:t>Conceptualization, C.L., T.R. and J.B.X</w:t>
      </w:r>
      <w:r w:rsidR="00627911" w:rsidRPr="006409FA">
        <w:t>.</w:t>
      </w:r>
      <w:r w:rsidRPr="006409FA">
        <w:t xml:space="preserve">; </w:t>
      </w:r>
      <w:r w:rsidR="0042614C" w:rsidRPr="006409FA">
        <w:t xml:space="preserve">Mouse experiment: A.D.; </w:t>
      </w:r>
      <w:r w:rsidR="00627911" w:rsidRPr="006409FA">
        <w:t xml:space="preserve">Microbiome data </w:t>
      </w:r>
      <w:r w:rsidR="0042614C" w:rsidRPr="006409FA">
        <w:t xml:space="preserve">processing: </w:t>
      </w:r>
      <w:r w:rsidR="00627911" w:rsidRPr="006409FA">
        <w:t xml:space="preserve">C.L. and </w:t>
      </w:r>
      <w:r w:rsidR="0042614C" w:rsidRPr="006409FA">
        <w:t xml:space="preserve">H.L.; </w:t>
      </w:r>
      <w:r w:rsidR="00DD3EA1" w:rsidRPr="006409FA">
        <w:t>M</w:t>
      </w:r>
      <w:r w:rsidRPr="006409FA">
        <w:t>icrobiome data</w:t>
      </w:r>
      <w:r w:rsidR="00DD3EA1" w:rsidRPr="006409FA">
        <w:t xml:space="preserve"> </w:t>
      </w:r>
      <w:r w:rsidRPr="006409FA">
        <w:t>analysis</w:t>
      </w:r>
      <w:r w:rsidR="005605F8" w:rsidRPr="006409FA">
        <w:t>,</w:t>
      </w:r>
      <w:r w:rsidRPr="006409FA">
        <w:t xml:space="preserve"> C.L</w:t>
      </w:r>
      <w:r w:rsidR="002D109E" w:rsidRPr="006409FA">
        <w:t>.</w:t>
      </w:r>
      <w:r w:rsidRPr="006409FA">
        <w:t>; Methodology</w:t>
      </w:r>
      <w:r w:rsidR="005605F8" w:rsidRPr="006409FA">
        <w:t xml:space="preserve">, </w:t>
      </w:r>
      <w:r w:rsidRPr="006409FA">
        <w:t>C.L.; Investigation</w:t>
      </w:r>
      <w:r w:rsidR="005605F8" w:rsidRPr="006409FA">
        <w:t xml:space="preserve">, </w:t>
      </w:r>
      <w:r w:rsidRPr="006409FA">
        <w:t>C.L. and T.R</w:t>
      </w:r>
      <w:r w:rsidR="002D109E" w:rsidRPr="006409FA">
        <w:t>.</w:t>
      </w:r>
      <w:r w:rsidR="005605F8" w:rsidRPr="006409FA">
        <w:t>;</w:t>
      </w:r>
      <w:r w:rsidRPr="006409FA">
        <w:t xml:space="preserve"> Writing – Original Draft, C.L., T.R.</w:t>
      </w:r>
      <w:r w:rsidR="00DD3EA1" w:rsidRPr="006409FA">
        <w:t>, A.D., H.L.</w:t>
      </w:r>
      <w:r w:rsidRPr="006409FA">
        <w:t xml:space="preserve">; Writing – Review and Editing, T.M.H., J.B.X., J.U.P., B.Z., </w:t>
      </w:r>
      <w:r w:rsidR="00643FEF" w:rsidRPr="006409FA">
        <w:t xml:space="preserve">L.D., </w:t>
      </w:r>
      <w:r w:rsidRPr="006409FA">
        <w:t xml:space="preserve">and </w:t>
      </w:r>
      <w:proofErr w:type="spellStart"/>
      <w:r w:rsidRPr="006409FA">
        <w:t>M.R.M.v.d.B</w:t>
      </w:r>
      <w:proofErr w:type="spellEnd"/>
      <w:r w:rsidR="002D109E" w:rsidRPr="006409FA">
        <w:t>.</w:t>
      </w:r>
      <w:r w:rsidRPr="006409FA">
        <w:t>; Supervision, J.B.X. and T.M.H.</w:t>
      </w:r>
    </w:p>
    <w:p w14:paraId="7484F743" w14:textId="77777777" w:rsidR="00A74768" w:rsidRPr="006409FA" w:rsidRDefault="00A74768" w:rsidP="000A48DA">
      <w:pPr>
        <w:pStyle w:val="Acknowledgement"/>
        <w:ind w:left="0" w:firstLine="0"/>
        <w:rPr>
          <w:lang w:eastAsia="zh-CN"/>
        </w:rPr>
      </w:pPr>
    </w:p>
    <w:p w14:paraId="2C0EBD74" w14:textId="77777777" w:rsidR="00A74768" w:rsidRPr="006409FA" w:rsidRDefault="00A74768" w:rsidP="000A48DA">
      <w:pPr>
        <w:pStyle w:val="Acknowledgement"/>
        <w:ind w:left="0" w:firstLine="0"/>
        <w:rPr>
          <w:b/>
        </w:rPr>
      </w:pPr>
      <w:r w:rsidRPr="006409FA">
        <w:rPr>
          <w:b/>
        </w:rPr>
        <w:t>DECLARATION OF INTERESTS</w:t>
      </w:r>
    </w:p>
    <w:p w14:paraId="4C86C536" w14:textId="4FB7CB73" w:rsidR="00A74768" w:rsidRPr="006409FA" w:rsidRDefault="00A74768" w:rsidP="000A48DA">
      <w:pPr>
        <w:pStyle w:val="Acknowledgement"/>
        <w:ind w:left="0" w:firstLine="0"/>
      </w:pPr>
      <w:r w:rsidRPr="006409FA">
        <w:t xml:space="preserve">J.U.P. reports research funding, intellectual property fees and travel reimbursement from </w:t>
      </w:r>
      <w:proofErr w:type="spellStart"/>
      <w:r w:rsidRPr="006409FA">
        <w:t>Seres</w:t>
      </w:r>
      <w:proofErr w:type="spellEnd"/>
      <w:r w:rsidRPr="006409FA">
        <w:t xml:space="preserve"> Therapeutics and consulting fees from </w:t>
      </w:r>
      <w:proofErr w:type="spellStart"/>
      <w:r w:rsidRPr="006409FA">
        <w:t>DaVolterra</w:t>
      </w:r>
      <w:proofErr w:type="spellEnd"/>
      <w:r w:rsidRPr="006409FA">
        <w:t xml:space="preserve">, CSL Behring and from Maat Pharma. He has filed intellectual property applications related to the microbiome (reference nos. 62/843,849, 62/977,908 and 15/756,845). </w:t>
      </w:r>
      <w:proofErr w:type="spellStart"/>
      <w:r w:rsidRPr="006409FA">
        <w:t>M.R.M.v.d.B</w:t>
      </w:r>
      <w:proofErr w:type="spellEnd"/>
      <w:r w:rsidRPr="006409FA">
        <w:t xml:space="preserve">. has received research support from </w:t>
      </w:r>
      <w:proofErr w:type="spellStart"/>
      <w:r w:rsidRPr="006409FA">
        <w:t>Seres</w:t>
      </w:r>
      <w:proofErr w:type="spellEnd"/>
      <w:r w:rsidRPr="006409FA">
        <w:t xml:space="preserve"> Therapeutics; he has consulted, received honorarium from or participated in advisory boards for </w:t>
      </w:r>
      <w:proofErr w:type="spellStart"/>
      <w:r w:rsidRPr="006409FA">
        <w:t>Seres</w:t>
      </w:r>
      <w:proofErr w:type="spellEnd"/>
      <w:r w:rsidRPr="006409FA">
        <w:t xml:space="preserve"> Therapeutics, </w:t>
      </w:r>
      <w:proofErr w:type="spellStart"/>
      <w:r w:rsidRPr="006409FA">
        <w:t>WindMIL</w:t>
      </w:r>
      <w:proofErr w:type="spellEnd"/>
      <w:r w:rsidRPr="006409FA">
        <w:t xml:space="preserve"> Therapeutics, </w:t>
      </w:r>
      <w:proofErr w:type="spellStart"/>
      <w:r w:rsidRPr="006409FA">
        <w:t>Rheos</w:t>
      </w:r>
      <w:proofErr w:type="spellEnd"/>
      <w:r w:rsidRPr="006409FA">
        <w:t xml:space="preserve">, Frazier Healthcare Partners, </w:t>
      </w:r>
      <w:proofErr w:type="spellStart"/>
      <w:r w:rsidRPr="006409FA">
        <w:t>Nektar</w:t>
      </w:r>
      <w:proofErr w:type="spellEnd"/>
      <w:r w:rsidRPr="006409FA">
        <w:t xml:space="preserve"> Therapeutics, Notch Therapeutics, Forty Seven Inc., </w:t>
      </w:r>
      <w:proofErr w:type="spellStart"/>
      <w:r w:rsidRPr="006409FA">
        <w:t>Priothera</w:t>
      </w:r>
      <w:proofErr w:type="spellEnd"/>
      <w:r w:rsidRPr="006409FA">
        <w:t xml:space="preserve">, </w:t>
      </w:r>
      <w:proofErr w:type="spellStart"/>
      <w:r w:rsidRPr="006409FA">
        <w:t>Ceramedix</w:t>
      </w:r>
      <w:proofErr w:type="spellEnd"/>
      <w:r w:rsidRPr="006409FA">
        <w:t xml:space="preserve">, </w:t>
      </w:r>
      <w:proofErr w:type="spellStart"/>
      <w:r w:rsidRPr="006409FA">
        <w:t>Lygenesis</w:t>
      </w:r>
      <w:proofErr w:type="spellEnd"/>
      <w:r w:rsidRPr="006409FA">
        <w:t xml:space="preserve">, Pluto </w:t>
      </w:r>
      <w:proofErr w:type="spellStart"/>
      <w:r w:rsidRPr="006409FA">
        <w:t>Immunotherapeutics</w:t>
      </w:r>
      <w:proofErr w:type="spellEnd"/>
      <w:r w:rsidRPr="006409FA">
        <w:t xml:space="preserve">, Magenta Therapeutics, Merck &amp; Co., Inc. and DKMS Medical Council (Board); and he has IP Licensing with </w:t>
      </w:r>
      <w:proofErr w:type="spellStart"/>
      <w:r w:rsidRPr="006409FA">
        <w:t>Seres</w:t>
      </w:r>
      <w:proofErr w:type="spellEnd"/>
      <w:r w:rsidRPr="006409FA">
        <w:t xml:space="preserve"> Therapeutics, Juno Therapeutics and stock options from </w:t>
      </w:r>
      <w:proofErr w:type="spellStart"/>
      <w:r w:rsidRPr="006409FA">
        <w:t>Seres</w:t>
      </w:r>
      <w:proofErr w:type="spellEnd"/>
      <w:r w:rsidRPr="006409FA">
        <w:t xml:space="preserve"> and Notch Therapeutics. T</w:t>
      </w:r>
      <w:r w:rsidR="00AC52B2" w:rsidRPr="006409FA">
        <w:t>.</w:t>
      </w:r>
      <w:r w:rsidRPr="006409FA">
        <w:t>M</w:t>
      </w:r>
      <w:r w:rsidR="00AC52B2" w:rsidRPr="006409FA">
        <w:t>.</w:t>
      </w:r>
      <w:r w:rsidRPr="006409FA">
        <w:t>H</w:t>
      </w:r>
      <w:r w:rsidR="00AC52B2" w:rsidRPr="006409FA">
        <w:t>.</w:t>
      </w:r>
      <w:r w:rsidRPr="006409FA">
        <w:t xml:space="preserve"> has participated in a scientific advisory board for Boehringer-Ingelheim Inc.</w:t>
      </w:r>
      <w:r w:rsidRPr="006409FA">
        <w:br w:type="page"/>
      </w:r>
    </w:p>
    <w:p w14:paraId="4CBEEEB7" w14:textId="6393BED2" w:rsidR="00410715" w:rsidRPr="006409FA" w:rsidRDefault="00424601" w:rsidP="000A48DA">
      <w:pPr>
        <w:pStyle w:val="Acknowledgement"/>
        <w:ind w:left="0" w:firstLine="0"/>
        <w:rPr>
          <w:b/>
        </w:rPr>
      </w:pPr>
      <w:r w:rsidRPr="006409FA">
        <w:rPr>
          <w:b/>
        </w:rPr>
        <w:lastRenderedPageBreak/>
        <w:t>STAR M</w:t>
      </w:r>
      <w:r w:rsidR="00410715" w:rsidRPr="006409FA">
        <w:rPr>
          <w:b/>
        </w:rPr>
        <w:t>ETHOD</w:t>
      </w:r>
      <w:r w:rsidR="009A3D03" w:rsidRPr="006409FA">
        <w:rPr>
          <w:b/>
        </w:rPr>
        <w:t>S</w:t>
      </w:r>
    </w:p>
    <w:p w14:paraId="45E800F1" w14:textId="61AB762A" w:rsidR="00410715" w:rsidRPr="006409FA" w:rsidRDefault="00410715" w:rsidP="000A48DA">
      <w:pPr>
        <w:pStyle w:val="Acknowledgement"/>
        <w:ind w:left="0" w:firstLine="0"/>
        <w:rPr>
          <w:b/>
        </w:rPr>
      </w:pPr>
    </w:p>
    <w:p w14:paraId="09E10B45" w14:textId="14864837" w:rsidR="00410715" w:rsidRPr="006409FA" w:rsidRDefault="00410715" w:rsidP="000A48DA">
      <w:pPr>
        <w:pStyle w:val="Acknowledgement"/>
        <w:ind w:left="0" w:firstLine="0"/>
        <w:rPr>
          <w:b/>
        </w:rPr>
      </w:pPr>
      <w:r w:rsidRPr="006409FA">
        <w:rPr>
          <w:b/>
        </w:rPr>
        <w:t>KEY RESOURCES TABLE</w:t>
      </w:r>
    </w:p>
    <w:p w14:paraId="2B6BEDA2" w14:textId="77777777" w:rsidR="009A3D03" w:rsidRPr="006409FA"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6409FA" w14:paraId="5FA9066E" w14:textId="77777777" w:rsidTr="0043345E">
        <w:tc>
          <w:tcPr>
            <w:tcW w:w="3955" w:type="dxa"/>
          </w:tcPr>
          <w:p w14:paraId="5872F740" w14:textId="4F0D88DF" w:rsidR="009A3D03" w:rsidRPr="006409FA" w:rsidRDefault="009A3D03" w:rsidP="000A48DA">
            <w:pPr>
              <w:pStyle w:val="Acknowledgement"/>
              <w:ind w:left="0" w:firstLine="0"/>
              <w:rPr>
                <w:b/>
                <w:lang w:eastAsia="zh-CN"/>
              </w:rPr>
            </w:pPr>
            <w:r w:rsidRPr="006409FA">
              <w:rPr>
                <w:b/>
                <w:lang w:eastAsia="zh-CN"/>
              </w:rPr>
              <w:t>REAGENT or RESOURCE</w:t>
            </w:r>
          </w:p>
        </w:tc>
        <w:tc>
          <w:tcPr>
            <w:tcW w:w="2610" w:type="dxa"/>
          </w:tcPr>
          <w:p w14:paraId="4D8445CA" w14:textId="6EBD1334" w:rsidR="009A3D03" w:rsidRPr="006409FA" w:rsidRDefault="009A3D03" w:rsidP="000A48DA">
            <w:pPr>
              <w:pStyle w:val="Acknowledgement"/>
              <w:ind w:left="0" w:firstLine="0"/>
              <w:jc w:val="center"/>
              <w:rPr>
                <w:b/>
                <w:lang w:eastAsia="zh-CN"/>
              </w:rPr>
            </w:pPr>
            <w:r w:rsidRPr="006409FA">
              <w:rPr>
                <w:b/>
                <w:lang w:eastAsia="zh-CN"/>
              </w:rPr>
              <w:t>SOURCE</w:t>
            </w:r>
          </w:p>
        </w:tc>
        <w:tc>
          <w:tcPr>
            <w:tcW w:w="2785" w:type="dxa"/>
          </w:tcPr>
          <w:p w14:paraId="667633AB" w14:textId="0242EABB" w:rsidR="009A3D03" w:rsidRPr="006409FA" w:rsidRDefault="009A3D03" w:rsidP="000A48DA">
            <w:pPr>
              <w:pStyle w:val="Acknowledgement"/>
              <w:ind w:left="0" w:firstLine="0"/>
              <w:jc w:val="center"/>
              <w:rPr>
                <w:b/>
                <w:lang w:eastAsia="zh-CN"/>
              </w:rPr>
            </w:pPr>
            <w:r w:rsidRPr="006409FA">
              <w:rPr>
                <w:b/>
                <w:lang w:eastAsia="zh-CN"/>
              </w:rPr>
              <w:t>IDENTIFIER</w:t>
            </w:r>
          </w:p>
        </w:tc>
      </w:tr>
      <w:tr w:rsidR="0034321D" w:rsidRPr="006409FA" w14:paraId="5B281BE7" w14:textId="77777777" w:rsidTr="006501ED">
        <w:tc>
          <w:tcPr>
            <w:tcW w:w="9350" w:type="dxa"/>
            <w:gridSpan w:val="3"/>
          </w:tcPr>
          <w:p w14:paraId="0F76C9CB" w14:textId="6E02C936" w:rsidR="0034321D" w:rsidRPr="006409FA" w:rsidRDefault="0034321D" w:rsidP="0034321D">
            <w:pPr>
              <w:pStyle w:val="Acknowledgement"/>
              <w:ind w:left="0" w:firstLine="0"/>
              <w:rPr>
                <w:b/>
                <w:lang w:eastAsia="zh-CN"/>
              </w:rPr>
            </w:pPr>
            <w:r w:rsidRPr="006409FA">
              <w:rPr>
                <w:b/>
                <w:lang w:eastAsia="zh-CN"/>
              </w:rPr>
              <w:t>Biological samples</w:t>
            </w:r>
          </w:p>
        </w:tc>
      </w:tr>
      <w:tr w:rsidR="0034321D" w:rsidRPr="006409FA" w14:paraId="0F68C075" w14:textId="77777777" w:rsidTr="0043345E">
        <w:tc>
          <w:tcPr>
            <w:tcW w:w="3955" w:type="dxa"/>
          </w:tcPr>
          <w:p w14:paraId="6F865728" w14:textId="15FFD512" w:rsidR="0034321D" w:rsidRPr="006409FA" w:rsidRDefault="0034321D" w:rsidP="000A48DA">
            <w:pPr>
              <w:pStyle w:val="Acknowledgement"/>
              <w:ind w:left="0" w:firstLine="0"/>
              <w:rPr>
                <w:b/>
                <w:lang w:eastAsia="zh-CN"/>
              </w:rPr>
            </w:pPr>
            <w:r w:rsidRPr="006409FA">
              <w:rPr>
                <w:bCs/>
                <w:lang w:eastAsia="zh-CN"/>
              </w:rPr>
              <w:t>Fecal and oral samples from mouse</w:t>
            </w:r>
          </w:p>
        </w:tc>
        <w:tc>
          <w:tcPr>
            <w:tcW w:w="2610" w:type="dxa"/>
          </w:tcPr>
          <w:p w14:paraId="0FCA90AC" w14:textId="7E01C1D8" w:rsidR="0034321D" w:rsidRPr="006409FA" w:rsidRDefault="0034321D" w:rsidP="0034321D">
            <w:pPr>
              <w:pStyle w:val="Acknowledgement"/>
              <w:ind w:left="0" w:firstLine="0"/>
              <w:rPr>
                <w:bCs/>
                <w:lang w:eastAsia="zh-CN"/>
              </w:rPr>
            </w:pPr>
            <w:r w:rsidRPr="006409FA">
              <w:rPr>
                <w:bCs/>
                <w:lang w:eastAsia="zh-CN"/>
              </w:rPr>
              <w:t>This study</w:t>
            </w:r>
          </w:p>
        </w:tc>
        <w:tc>
          <w:tcPr>
            <w:tcW w:w="2785" w:type="dxa"/>
          </w:tcPr>
          <w:p w14:paraId="691CC2C4" w14:textId="7164BC5D" w:rsidR="0034321D" w:rsidRPr="006409FA" w:rsidRDefault="0034321D" w:rsidP="0034321D">
            <w:pPr>
              <w:pStyle w:val="Acknowledgement"/>
              <w:ind w:left="0" w:firstLine="0"/>
              <w:rPr>
                <w:bCs/>
                <w:lang w:eastAsia="zh-CN"/>
              </w:rPr>
            </w:pPr>
            <w:r w:rsidRPr="006409FA">
              <w:rPr>
                <w:bCs/>
                <w:lang w:eastAsia="zh-CN"/>
              </w:rPr>
              <w:t>NA</w:t>
            </w:r>
          </w:p>
        </w:tc>
      </w:tr>
      <w:tr w:rsidR="003F0D83" w:rsidRPr="006409FA" w14:paraId="55C93634" w14:textId="77777777" w:rsidTr="006501ED">
        <w:tc>
          <w:tcPr>
            <w:tcW w:w="9350" w:type="dxa"/>
            <w:gridSpan w:val="3"/>
          </w:tcPr>
          <w:p w14:paraId="24EDE725" w14:textId="61F9A80E" w:rsidR="003F0D83" w:rsidRPr="006409FA" w:rsidRDefault="003F0D83" w:rsidP="0034321D">
            <w:pPr>
              <w:pStyle w:val="Acknowledgement"/>
              <w:ind w:left="0" w:firstLine="0"/>
              <w:rPr>
                <w:b/>
                <w:lang w:eastAsia="zh-CN"/>
              </w:rPr>
            </w:pPr>
            <w:r w:rsidRPr="006409FA">
              <w:rPr>
                <w:b/>
                <w:lang w:eastAsia="zh-CN"/>
              </w:rPr>
              <w:t>Chemicals</w:t>
            </w:r>
          </w:p>
        </w:tc>
      </w:tr>
      <w:tr w:rsidR="003F0D83" w:rsidRPr="006409FA" w14:paraId="431CAEBA" w14:textId="77777777" w:rsidTr="0043345E">
        <w:tc>
          <w:tcPr>
            <w:tcW w:w="3955" w:type="dxa"/>
          </w:tcPr>
          <w:p w14:paraId="7C5C923A" w14:textId="3CCCBA6A" w:rsidR="003F0D83" w:rsidRPr="006409FA" w:rsidRDefault="003F0D83" w:rsidP="000A48DA">
            <w:pPr>
              <w:pStyle w:val="Acknowledgement"/>
              <w:ind w:left="0" w:firstLine="0"/>
              <w:rPr>
                <w:bCs/>
                <w:lang w:eastAsia="zh-CN"/>
              </w:rPr>
            </w:pPr>
            <w:r w:rsidRPr="006409FA">
              <w:rPr>
                <w:bCs/>
                <w:lang w:eastAsia="zh-CN"/>
              </w:rPr>
              <w:t>Ampicillin</w:t>
            </w:r>
          </w:p>
        </w:tc>
        <w:tc>
          <w:tcPr>
            <w:tcW w:w="2610" w:type="dxa"/>
          </w:tcPr>
          <w:p w14:paraId="0662BB5A" w14:textId="77777777" w:rsidR="003F0D83" w:rsidRPr="006409FA" w:rsidRDefault="003F0D83" w:rsidP="0034321D">
            <w:pPr>
              <w:pStyle w:val="Acknowledgement"/>
              <w:ind w:left="0" w:firstLine="0"/>
              <w:rPr>
                <w:bCs/>
                <w:lang w:eastAsia="zh-CN"/>
              </w:rPr>
            </w:pPr>
          </w:p>
        </w:tc>
        <w:tc>
          <w:tcPr>
            <w:tcW w:w="2785" w:type="dxa"/>
          </w:tcPr>
          <w:p w14:paraId="14BA1DFA" w14:textId="67E6109A" w:rsidR="003F0D83" w:rsidRPr="006409FA" w:rsidRDefault="003F0D83" w:rsidP="0034321D">
            <w:pPr>
              <w:pStyle w:val="Acknowledgement"/>
              <w:ind w:left="0" w:firstLine="0"/>
              <w:rPr>
                <w:bCs/>
                <w:lang w:eastAsia="zh-CN"/>
              </w:rPr>
            </w:pPr>
            <w:r w:rsidRPr="006409FA">
              <w:rPr>
                <w:bCs/>
                <w:lang w:eastAsia="zh-CN"/>
              </w:rPr>
              <w:t>Cat#</w:t>
            </w:r>
          </w:p>
        </w:tc>
      </w:tr>
      <w:tr w:rsidR="003F0D83" w:rsidRPr="006409FA" w14:paraId="37A3D9DE" w14:textId="77777777" w:rsidTr="0043345E">
        <w:tc>
          <w:tcPr>
            <w:tcW w:w="3955" w:type="dxa"/>
          </w:tcPr>
          <w:p w14:paraId="64AC1AAC" w14:textId="666A6E23" w:rsidR="003F0D83" w:rsidRPr="006409FA" w:rsidRDefault="003F0D83" w:rsidP="000A48DA">
            <w:pPr>
              <w:pStyle w:val="Acknowledgement"/>
              <w:ind w:left="0" w:firstLine="0"/>
              <w:rPr>
                <w:bCs/>
                <w:lang w:eastAsia="zh-CN"/>
              </w:rPr>
            </w:pPr>
            <w:r w:rsidRPr="006409FA">
              <w:rPr>
                <w:bCs/>
                <w:lang w:eastAsia="zh-CN"/>
              </w:rPr>
              <w:t>Vancomycin</w:t>
            </w:r>
          </w:p>
        </w:tc>
        <w:tc>
          <w:tcPr>
            <w:tcW w:w="2610" w:type="dxa"/>
          </w:tcPr>
          <w:p w14:paraId="39882BCD" w14:textId="77777777" w:rsidR="003F0D83" w:rsidRPr="006409FA" w:rsidRDefault="003F0D83" w:rsidP="0034321D">
            <w:pPr>
              <w:pStyle w:val="Acknowledgement"/>
              <w:ind w:left="0" w:firstLine="0"/>
              <w:rPr>
                <w:bCs/>
                <w:lang w:eastAsia="zh-CN"/>
              </w:rPr>
            </w:pPr>
          </w:p>
        </w:tc>
        <w:tc>
          <w:tcPr>
            <w:tcW w:w="2785" w:type="dxa"/>
          </w:tcPr>
          <w:p w14:paraId="38051FDB" w14:textId="30FE2852" w:rsidR="003F0D83" w:rsidRPr="006409FA" w:rsidRDefault="003F0D83" w:rsidP="0034321D">
            <w:pPr>
              <w:pStyle w:val="Acknowledgement"/>
              <w:ind w:left="0" w:firstLine="0"/>
              <w:rPr>
                <w:bCs/>
                <w:lang w:eastAsia="zh-CN"/>
              </w:rPr>
            </w:pPr>
            <w:r w:rsidRPr="006409FA">
              <w:rPr>
                <w:bCs/>
                <w:lang w:eastAsia="zh-CN"/>
              </w:rPr>
              <w:t>Cat#</w:t>
            </w:r>
          </w:p>
        </w:tc>
      </w:tr>
      <w:tr w:rsidR="003F0D83" w:rsidRPr="006409FA" w14:paraId="6551CDF7" w14:textId="77777777" w:rsidTr="0043345E">
        <w:tc>
          <w:tcPr>
            <w:tcW w:w="3955" w:type="dxa"/>
          </w:tcPr>
          <w:p w14:paraId="3512F512" w14:textId="5985A79F" w:rsidR="003F0D83" w:rsidRPr="006409FA" w:rsidRDefault="003F0D83" w:rsidP="000A48DA">
            <w:pPr>
              <w:pStyle w:val="Acknowledgement"/>
              <w:ind w:left="0" w:firstLine="0"/>
              <w:rPr>
                <w:bCs/>
                <w:lang w:eastAsia="zh-CN"/>
              </w:rPr>
            </w:pPr>
            <w:r w:rsidRPr="006409FA">
              <w:rPr>
                <w:bCs/>
                <w:lang w:eastAsia="zh-CN"/>
              </w:rPr>
              <w:t>Neomycin</w:t>
            </w:r>
          </w:p>
        </w:tc>
        <w:tc>
          <w:tcPr>
            <w:tcW w:w="2610" w:type="dxa"/>
          </w:tcPr>
          <w:p w14:paraId="335085E3" w14:textId="77777777" w:rsidR="003F0D83" w:rsidRPr="006409FA" w:rsidRDefault="003F0D83" w:rsidP="0034321D">
            <w:pPr>
              <w:pStyle w:val="Acknowledgement"/>
              <w:ind w:left="0" w:firstLine="0"/>
              <w:rPr>
                <w:bCs/>
                <w:lang w:eastAsia="zh-CN"/>
              </w:rPr>
            </w:pPr>
          </w:p>
        </w:tc>
        <w:tc>
          <w:tcPr>
            <w:tcW w:w="2785" w:type="dxa"/>
          </w:tcPr>
          <w:p w14:paraId="332D20D8" w14:textId="793F7874" w:rsidR="003F0D83" w:rsidRPr="006409FA" w:rsidRDefault="003F0D83" w:rsidP="0034321D">
            <w:pPr>
              <w:pStyle w:val="Acknowledgement"/>
              <w:ind w:left="0" w:firstLine="0"/>
              <w:rPr>
                <w:bCs/>
                <w:lang w:eastAsia="zh-CN"/>
              </w:rPr>
            </w:pPr>
            <w:r w:rsidRPr="006409FA">
              <w:rPr>
                <w:bCs/>
                <w:lang w:eastAsia="zh-CN"/>
              </w:rPr>
              <w:t>Cat#</w:t>
            </w:r>
          </w:p>
        </w:tc>
      </w:tr>
      <w:tr w:rsidR="009A3D03" w:rsidRPr="006409FA" w14:paraId="46543B36" w14:textId="77777777" w:rsidTr="00135D36">
        <w:tc>
          <w:tcPr>
            <w:tcW w:w="9350" w:type="dxa"/>
            <w:gridSpan w:val="3"/>
          </w:tcPr>
          <w:p w14:paraId="00BF4F5C" w14:textId="1AEAC1CB" w:rsidR="009A3D03" w:rsidRPr="006409FA" w:rsidRDefault="009A3D03" w:rsidP="000A48DA">
            <w:pPr>
              <w:pStyle w:val="Acknowledgement"/>
              <w:ind w:left="0" w:firstLine="0"/>
              <w:rPr>
                <w:b/>
                <w:lang w:eastAsia="zh-CN"/>
              </w:rPr>
            </w:pPr>
            <w:r w:rsidRPr="006409FA">
              <w:rPr>
                <w:b/>
                <w:lang w:eastAsia="zh-CN"/>
              </w:rPr>
              <w:t>Deposited Data</w:t>
            </w:r>
          </w:p>
        </w:tc>
      </w:tr>
      <w:tr w:rsidR="0070343A" w:rsidRPr="006409FA" w14:paraId="1C583584" w14:textId="77777777" w:rsidTr="0043345E">
        <w:tc>
          <w:tcPr>
            <w:tcW w:w="3955" w:type="dxa"/>
          </w:tcPr>
          <w:p w14:paraId="55D83328" w14:textId="332FF199" w:rsidR="0070343A" w:rsidRPr="006409FA" w:rsidRDefault="0054028D" w:rsidP="000A48DA">
            <w:pPr>
              <w:pStyle w:val="Acknowledgement"/>
              <w:ind w:left="0" w:firstLine="0"/>
              <w:rPr>
                <w:bCs/>
                <w:lang w:eastAsia="zh-CN"/>
              </w:rPr>
            </w:pPr>
            <w:r w:rsidRPr="006409FA">
              <w:rPr>
                <w:bCs/>
                <w:lang w:eastAsia="zh-CN"/>
              </w:rPr>
              <w:t>This study</w:t>
            </w:r>
          </w:p>
        </w:tc>
        <w:tc>
          <w:tcPr>
            <w:tcW w:w="2610" w:type="dxa"/>
          </w:tcPr>
          <w:p w14:paraId="622F6630" w14:textId="3E3C573F" w:rsidR="0070343A" w:rsidRPr="006409FA" w:rsidRDefault="0054028D" w:rsidP="000A48DA">
            <w:pPr>
              <w:pStyle w:val="Acknowledgement"/>
              <w:ind w:left="0" w:firstLine="0"/>
              <w:rPr>
                <w:bCs/>
                <w:lang w:eastAsia="zh-CN"/>
              </w:rPr>
            </w:pPr>
            <w:r w:rsidRPr="006409FA">
              <w:rPr>
                <w:bCs/>
                <w:lang w:eastAsia="zh-CN"/>
              </w:rPr>
              <w:t>SRA</w:t>
            </w:r>
          </w:p>
        </w:tc>
        <w:tc>
          <w:tcPr>
            <w:tcW w:w="2785" w:type="dxa"/>
          </w:tcPr>
          <w:p w14:paraId="4F70256A" w14:textId="0E886DA3" w:rsidR="0070343A" w:rsidRPr="006409FA" w:rsidRDefault="00FF48DE" w:rsidP="000A48DA">
            <w:r w:rsidRPr="006409FA">
              <w:rPr>
                <w:color w:val="212121"/>
                <w:shd w:val="clear" w:color="auto" w:fill="FFFFFF"/>
              </w:rPr>
              <w:t>PRJNA873058</w:t>
            </w:r>
          </w:p>
        </w:tc>
      </w:tr>
      <w:tr w:rsidR="009E2E5D" w:rsidRPr="006409FA" w14:paraId="556ABB2E" w14:textId="77777777" w:rsidTr="0043345E">
        <w:trPr>
          <w:trHeight w:val="386"/>
        </w:trPr>
        <w:tc>
          <w:tcPr>
            <w:tcW w:w="3955" w:type="dxa"/>
          </w:tcPr>
          <w:p w14:paraId="6322D430" w14:textId="4B03407F"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6409FA">
              <w:rPr>
                <w:bCs/>
                <w:lang w:eastAsia="zh-CN"/>
              </w:rPr>
              <w:fldChar w:fldCharType="separate"/>
            </w:r>
            <w:r w:rsidR="00DC4FE4" w:rsidRPr="006409FA">
              <w:rPr>
                <w:bCs/>
                <w:noProof/>
                <w:lang w:eastAsia="zh-CN"/>
              </w:rPr>
              <w:t>Reese</w:t>
            </w:r>
            <w:r w:rsidR="00DC4FE4" w:rsidRPr="006409FA">
              <w:rPr>
                <w:bCs/>
                <w:i/>
                <w:noProof/>
                <w:lang w:eastAsia="zh-CN"/>
              </w:rPr>
              <w:t xml:space="preserve"> et al.</w:t>
            </w:r>
            <w:r w:rsidR="00DC4FE4" w:rsidRPr="006409FA">
              <w:rPr>
                <w:bCs/>
                <w:noProof/>
                <w:lang w:eastAsia="zh-CN"/>
              </w:rPr>
              <w:t xml:space="preserve"> (2018)</w:t>
            </w:r>
            <w:r w:rsidRPr="006409FA">
              <w:rPr>
                <w:bCs/>
                <w:lang w:eastAsia="zh-CN"/>
              </w:rPr>
              <w:fldChar w:fldCharType="end"/>
            </w:r>
          </w:p>
        </w:tc>
        <w:tc>
          <w:tcPr>
            <w:tcW w:w="2610" w:type="dxa"/>
          </w:tcPr>
          <w:p w14:paraId="4A332BAD" w14:textId="0B7B4993"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281F5774" w14:textId="5BCEDB68" w:rsidR="009E2E5D" w:rsidRPr="006409FA" w:rsidRDefault="009E2E5D" w:rsidP="00A03068">
            <w:pPr>
              <w:rPr>
                <w:color w:val="212121"/>
                <w:shd w:val="clear" w:color="auto" w:fill="FFFFFF"/>
              </w:rPr>
            </w:pPr>
            <w:r w:rsidRPr="006409FA">
              <w:rPr>
                <w:color w:val="212121"/>
                <w:shd w:val="clear" w:color="auto" w:fill="FFFFFF"/>
              </w:rPr>
              <w:t>PRJEB26446</w:t>
            </w:r>
          </w:p>
        </w:tc>
      </w:tr>
      <w:tr w:rsidR="00A03068" w:rsidRPr="006409FA" w14:paraId="311AC46B" w14:textId="77777777" w:rsidTr="0043345E">
        <w:trPr>
          <w:trHeight w:val="386"/>
        </w:trPr>
        <w:tc>
          <w:tcPr>
            <w:tcW w:w="3955" w:type="dxa"/>
          </w:tcPr>
          <w:p w14:paraId="260FC19B" w14:textId="513891E4" w:rsidR="00A03068" w:rsidRPr="006409FA" w:rsidRDefault="006C5017" w:rsidP="000A48DA">
            <w:pPr>
              <w:pStyle w:val="Acknowledgement"/>
              <w:ind w:left="0" w:firstLine="0"/>
              <w:rPr>
                <w:bCs/>
                <w:lang w:eastAsia="zh-CN"/>
              </w:rPr>
            </w:pPr>
            <w:r w:rsidRPr="006409FA">
              <w:rPr>
                <w:bCs/>
                <w:lang w:eastAsia="zh-CN"/>
              </w:rPr>
              <w:fldChar w:fldCharType="begin"/>
            </w:r>
            <w:r w:rsidR="00EE15F3">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6409FA">
              <w:rPr>
                <w:bCs/>
                <w:lang w:eastAsia="zh-CN"/>
              </w:rPr>
              <w:fldChar w:fldCharType="separate"/>
            </w:r>
            <w:r w:rsidR="00EE15F3">
              <w:rPr>
                <w:bCs/>
                <w:noProof/>
                <w:lang w:eastAsia="zh-CN"/>
              </w:rPr>
              <w:t>Staffas</w:t>
            </w:r>
            <w:r w:rsidR="00EE15F3" w:rsidRPr="00EE15F3">
              <w:rPr>
                <w:bCs/>
                <w:i/>
                <w:noProof/>
                <w:lang w:eastAsia="zh-CN"/>
              </w:rPr>
              <w:t xml:space="preserve"> et al.</w:t>
            </w:r>
            <w:r w:rsidR="00EE15F3">
              <w:rPr>
                <w:bCs/>
                <w:noProof/>
                <w:lang w:eastAsia="zh-CN"/>
              </w:rPr>
              <w:t xml:space="preserve"> (2018)</w:t>
            </w:r>
            <w:r w:rsidRPr="006409FA">
              <w:rPr>
                <w:bCs/>
                <w:lang w:eastAsia="zh-CN"/>
              </w:rPr>
              <w:fldChar w:fldCharType="end"/>
            </w:r>
          </w:p>
        </w:tc>
        <w:tc>
          <w:tcPr>
            <w:tcW w:w="2610" w:type="dxa"/>
          </w:tcPr>
          <w:p w14:paraId="4583169F" w14:textId="2B4FDB38" w:rsidR="00A03068" w:rsidRPr="006409FA" w:rsidRDefault="00A03068" w:rsidP="000A48DA">
            <w:pPr>
              <w:pStyle w:val="Acknowledgement"/>
              <w:ind w:left="0" w:firstLine="0"/>
              <w:rPr>
                <w:bCs/>
                <w:lang w:eastAsia="zh-CN"/>
              </w:rPr>
            </w:pPr>
            <w:r w:rsidRPr="006409FA">
              <w:rPr>
                <w:bCs/>
                <w:lang w:eastAsia="zh-CN"/>
              </w:rPr>
              <w:t>SRA</w:t>
            </w:r>
          </w:p>
        </w:tc>
        <w:tc>
          <w:tcPr>
            <w:tcW w:w="2785" w:type="dxa"/>
          </w:tcPr>
          <w:p w14:paraId="5107BE42" w14:textId="1D503925" w:rsidR="00A03068" w:rsidRPr="006409FA" w:rsidRDefault="00A03068" w:rsidP="00A03068">
            <w:r w:rsidRPr="006409FA">
              <w:rPr>
                <w:color w:val="212121"/>
                <w:shd w:val="clear" w:color="auto" w:fill="FFFFFF"/>
              </w:rPr>
              <w:t>PRJEB2</w:t>
            </w:r>
            <w:r w:rsidR="00F65182" w:rsidRPr="006409FA">
              <w:rPr>
                <w:color w:val="212121"/>
                <w:shd w:val="clear" w:color="auto" w:fill="FFFFFF"/>
              </w:rPr>
              <w:t>4887</w:t>
            </w:r>
          </w:p>
        </w:tc>
      </w:tr>
      <w:tr w:rsidR="009E2E5D" w:rsidRPr="006409FA" w14:paraId="789B85FF" w14:textId="77777777" w:rsidTr="0043345E">
        <w:trPr>
          <w:trHeight w:val="386"/>
        </w:trPr>
        <w:tc>
          <w:tcPr>
            <w:tcW w:w="3955" w:type="dxa"/>
          </w:tcPr>
          <w:p w14:paraId="07FBF2D4" w14:textId="231E7A92"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6409FA">
              <w:rPr>
                <w:bCs/>
                <w:lang w:eastAsia="zh-CN"/>
              </w:rPr>
              <w:fldChar w:fldCharType="separate"/>
            </w:r>
            <w:r w:rsidR="00DC4FE4" w:rsidRPr="006409FA">
              <w:rPr>
                <w:bCs/>
                <w:noProof/>
                <w:lang w:eastAsia="zh-CN"/>
              </w:rPr>
              <w:t>Theis et al. (2020)</w:t>
            </w:r>
            <w:r w:rsidRPr="006409FA">
              <w:rPr>
                <w:bCs/>
                <w:lang w:eastAsia="zh-CN"/>
              </w:rPr>
              <w:fldChar w:fldCharType="end"/>
            </w:r>
          </w:p>
        </w:tc>
        <w:tc>
          <w:tcPr>
            <w:tcW w:w="2610" w:type="dxa"/>
          </w:tcPr>
          <w:p w14:paraId="679F742C" w14:textId="49B57395"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6B38AEEC" w14:textId="1DA4369E" w:rsidR="009E2E5D" w:rsidRPr="006409FA" w:rsidRDefault="009E2E5D" w:rsidP="00A03068">
            <w:r w:rsidRPr="006409FA">
              <w:rPr>
                <w:color w:val="2E2E2E"/>
              </w:rPr>
              <w:t>PRJ</w:t>
            </w:r>
            <w:r w:rsidR="00F65182" w:rsidRPr="006409FA">
              <w:rPr>
                <w:color w:val="2E2E2E"/>
              </w:rPr>
              <w:t>NA594727</w:t>
            </w:r>
          </w:p>
        </w:tc>
      </w:tr>
      <w:tr w:rsidR="00A03068" w:rsidRPr="006409FA" w14:paraId="3B094576" w14:textId="77777777" w:rsidTr="0043345E">
        <w:tc>
          <w:tcPr>
            <w:tcW w:w="3955" w:type="dxa"/>
          </w:tcPr>
          <w:p w14:paraId="287068B4" w14:textId="23735B13"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6409FA">
              <w:rPr>
                <w:bCs/>
                <w:lang w:eastAsia="zh-CN"/>
              </w:rPr>
              <w:fldChar w:fldCharType="separate"/>
            </w:r>
            <w:r w:rsidR="00DC4FE4" w:rsidRPr="006409FA">
              <w:rPr>
                <w:bCs/>
                <w:noProof/>
                <w:lang w:eastAsia="zh-CN"/>
              </w:rPr>
              <w:t>The Human Microbiome Project Consortium (2012)</w:t>
            </w:r>
            <w:r w:rsidRPr="006409FA">
              <w:rPr>
                <w:bCs/>
                <w:lang w:eastAsia="zh-CN"/>
              </w:rPr>
              <w:fldChar w:fldCharType="end"/>
            </w:r>
          </w:p>
        </w:tc>
        <w:tc>
          <w:tcPr>
            <w:tcW w:w="2610" w:type="dxa"/>
          </w:tcPr>
          <w:p w14:paraId="7B6D7769" w14:textId="273A0D81" w:rsidR="00A03068" w:rsidRPr="006409FA" w:rsidRDefault="00EA2013" w:rsidP="00A03068">
            <w:pPr>
              <w:pStyle w:val="Acknowledgement"/>
              <w:ind w:left="0" w:firstLine="0"/>
              <w:rPr>
                <w:bCs/>
                <w:lang w:eastAsia="zh-CN"/>
              </w:rPr>
            </w:pPr>
            <w:proofErr w:type="spellStart"/>
            <w:r w:rsidRPr="006409FA">
              <w:rPr>
                <w:bCs/>
                <w:lang w:eastAsia="zh-CN"/>
              </w:rPr>
              <w:t>Qiita</w:t>
            </w:r>
            <w:proofErr w:type="spellEnd"/>
          </w:p>
        </w:tc>
        <w:tc>
          <w:tcPr>
            <w:tcW w:w="2785" w:type="dxa"/>
          </w:tcPr>
          <w:p w14:paraId="318AF5ED" w14:textId="7A5A97A9" w:rsidR="00A03068" w:rsidRPr="006409FA" w:rsidRDefault="00EA2013" w:rsidP="00A03068">
            <w:pPr>
              <w:rPr>
                <w:bCs/>
              </w:rPr>
            </w:pPr>
            <w:r w:rsidRPr="006409FA">
              <w:rPr>
                <w:bCs/>
              </w:rPr>
              <w:t>1928</w:t>
            </w:r>
          </w:p>
        </w:tc>
      </w:tr>
      <w:tr w:rsidR="0057647F" w:rsidRPr="006409FA" w14:paraId="5D5DCCE4" w14:textId="77777777" w:rsidTr="0043345E">
        <w:tc>
          <w:tcPr>
            <w:tcW w:w="3955" w:type="dxa"/>
          </w:tcPr>
          <w:p w14:paraId="42DD7F9B" w14:textId="0261AC48" w:rsidR="0057647F"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6409FA">
              <w:rPr>
                <w:bCs/>
                <w:lang w:eastAsia="zh-CN"/>
              </w:rPr>
              <w:fldChar w:fldCharType="separate"/>
            </w:r>
            <w:r w:rsidR="00DC4FE4" w:rsidRPr="006409FA">
              <w:rPr>
                <w:bCs/>
                <w:noProof/>
                <w:lang w:eastAsia="zh-CN"/>
              </w:rPr>
              <w:t>Imai</w:t>
            </w:r>
            <w:r w:rsidR="00DC4FE4" w:rsidRPr="006409FA">
              <w:rPr>
                <w:bCs/>
                <w:i/>
                <w:noProof/>
                <w:lang w:eastAsia="zh-CN"/>
              </w:rPr>
              <w:t xml:space="preserve"> et al.</w:t>
            </w:r>
            <w:r w:rsidR="00DC4FE4" w:rsidRPr="006409FA">
              <w:rPr>
                <w:bCs/>
                <w:noProof/>
                <w:lang w:eastAsia="zh-CN"/>
              </w:rPr>
              <w:t xml:space="preserve"> (2021)</w:t>
            </w:r>
            <w:r w:rsidRPr="006409FA">
              <w:rPr>
                <w:bCs/>
                <w:lang w:eastAsia="zh-CN"/>
              </w:rPr>
              <w:fldChar w:fldCharType="end"/>
            </w:r>
          </w:p>
        </w:tc>
        <w:tc>
          <w:tcPr>
            <w:tcW w:w="2610" w:type="dxa"/>
          </w:tcPr>
          <w:p w14:paraId="46754828" w14:textId="6F5FCC52" w:rsidR="0057647F" w:rsidRPr="006409FA" w:rsidRDefault="0057647F" w:rsidP="00A03068">
            <w:pPr>
              <w:pStyle w:val="Acknowledgement"/>
              <w:ind w:left="0" w:firstLine="0"/>
              <w:rPr>
                <w:bCs/>
                <w:lang w:eastAsia="zh-CN"/>
              </w:rPr>
            </w:pPr>
            <w:r w:rsidRPr="006409FA">
              <w:rPr>
                <w:bCs/>
                <w:lang w:eastAsia="zh-CN"/>
              </w:rPr>
              <w:t>SRA</w:t>
            </w:r>
          </w:p>
        </w:tc>
        <w:tc>
          <w:tcPr>
            <w:tcW w:w="2785" w:type="dxa"/>
          </w:tcPr>
          <w:p w14:paraId="44FB315F" w14:textId="0E7A99B9" w:rsidR="0057647F" w:rsidRPr="006409FA" w:rsidRDefault="0057647F" w:rsidP="0057647F">
            <w:r w:rsidRPr="006409FA">
              <w:rPr>
                <w:color w:val="000000"/>
                <w:shd w:val="clear" w:color="auto" w:fill="FFFFFF"/>
              </w:rPr>
              <w:t>PRJNA684508</w:t>
            </w:r>
            <w:r w:rsidR="005224DE" w:rsidRPr="006409FA">
              <w:rPr>
                <w:color w:val="000000"/>
                <w:shd w:val="clear" w:color="auto" w:fill="FFFFFF"/>
              </w:rPr>
              <w:t>,</w:t>
            </w:r>
            <w:r w:rsidRPr="006409FA">
              <w:rPr>
                <w:rStyle w:val="apple-converted-space"/>
                <w:color w:val="000000"/>
                <w:shd w:val="clear" w:color="auto" w:fill="FFFFFF"/>
              </w:rPr>
              <w:t> </w:t>
            </w:r>
          </w:p>
          <w:p w14:paraId="1C5E011F" w14:textId="5F0F7F1D" w:rsidR="0057647F" w:rsidRPr="006409FA" w:rsidRDefault="0057647F" w:rsidP="0057647F">
            <w:r w:rsidRPr="006409FA">
              <w:t>PRJNA684584</w:t>
            </w:r>
          </w:p>
        </w:tc>
      </w:tr>
      <w:tr w:rsidR="005224DE" w:rsidRPr="006409FA" w14:paraId="6F7A0B38" w14:textId="77777777" w:rsidTr="0043345E">
        <w:tc>
          <w:tcPr>
            <w:tcW w:w="3955" w:type="dxa"/>
          </w:tcPr>
          <w:p w14:paraId="06017CE2" w14:textId="707FA1FA"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6409FA">
              <w:rPr>
                <w:bCs/>
                <w:lang w:eastAsia="zh-CN"/>
              </w:rPr>
              <w:fldChar w:fldCharType="separate"/>
            </w:r>
            <w:r w:rsidR="00DC4FE4" w:rsidRPr="006409FA">
              <w:rPr>
                <w:bCs/>
                <w:noProof/>
                <w:lang w:eastAsia="zh-CN"/>
              </w:rPr>
              <w:t>Pascal et al. (2017)</w:t>
            </w:r>
            <w:r w:rsidRPr="006409FA">
              <w:rPr>
                <w:bCs/>
                <w:lang w:eastAsia="zh-CN"/>
              </w:rPr>
              <w:fldChar w:fldCharType="end"/>
            </w:r>
          </w:p>
        </w:tc>
        <w:tc>
          <w:tcPr>
            <w:tcW w:w="2610" w:type="dxa"/>
          </w:tcPr>
          <w:p w14:paraId="0220A3A7" w14:textId="57A65E36"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3932DDF6" w14:textId="355C1A40" w:rsidR="005224DE" w:rsidRPr="006409FA" w:rsidRDefault="005224DE" w:rsidP="0057647F">
            <w:pPr>
              <w:rPr>
                <w:color w:val="000000"/>
                <w:shd w:val="clear" w:color="auto" w:fill="FFFFFF"/>
              </w:rPr>
            </w:pPr>
            <w:r w:rsidRPr="006409FA">
              <w:rPr>
                <w:color w:val="000000"/>
                <w:shd w:val="clear" w:color="auto" w:fill="FFFFFF"/>
              </w:rPr>
              <w:t>PRJNA422193</w:t>
            </w:r>
          </w:p>
        </w:tc>
      </w:tr>
      <w:tr w:rsidR="00A03068" w:rsidRPr="006409FA" w14:paraId="2092370D" w14:textId="77777777" w:rsidTr="0043345E">
        <w:tc>
          <w:tcPr>
            <w:tcW w:w="3955" w:type="dxa"/>
          </w:tcPr>
          <w:p w14:paraId="6AB1BC40" w14:textId="77777777" w:rsidR="00A03068" w:rsidRPr="006409FA" w:rsidRDefault="00A03068" w:rsidP="00A03068">
            <w:pPr>
              <w:pStyle w:val="Acknowledgement"/>
              <w:ind w:left="0" w:firstLine="0"/>
              <w:rPr>
                <w:bCs/>
                <w:lang w:eastAsia="zh-CN"/>
              </w:rPr>
            </w:pPr>
          </w:p>
          <w:p w14:paraId="6DBA9AD4" w14:textId="2349CED6" w:rsidR="00A03068" w:rsidRPr="006409FA" w:rsidRDefault="007741FB" w:rsidP="00A03068">
            <w:pPr>
              <w:pStyle w:val="Acknowledgement"/>
              <w:ind w:left="0" w:firstLine="0"/>
              <w:rPr>
                <w:bCs/>
                <w:lang w:eastAsia="zh-CN"/>
              </w:rPr>
            </w:pP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 </w:instrText>
            </w: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EN.CITE.DATA </w:instrText>
            </w:r>
            <w:r w:rsidRPr="006409FA">
              <w:rPr>
                <w:bCs/>
                <w:lang w:eastAsia="zh-CN"/>
              </w:rPr>
            </w:r>
            <w:r w:rsidRPr="006409FA">
              <w:rPr>
                <w:bCs/>
                <w:lang w:eastAsia="zh-CN"/>
              </w:rPr>
              <w:fldChar w:fldCharType="end"/>
            </w:r>
            <w:r w:rsidRPr="006409FA">
              <w:rPr>
                <w:bCs/>
                <w:lang w:eastAsia="zh-CN"/>
              </w:rPr>
            </w:r>
            <w:r w:rsidRPr="006409FA">
              <w:rPr>
                <w:bCs/>
                <w:lang w:eastAsia="zh-CN"/>
              </w:rPr>
              <w:fldChar w:fldCharType="separate"/>
            </w:r>
            <w:r w:rsidRPr="006409FA">
              <w:rPr>
                <w:bCs/>
                <w:noProof/>
                <w:lang w:eastAsia="zh-CN"/>
              </w:rPr>
              <w:t>Liao</w:t>
            </w:r>
            <w:r w:rsidRPr="006409FA">
              <w:rPr>
                <w:bCs/>
                <w:i/>
                <w:noProof/>
                <w:lang w:eastAsia="zh-CN"/>
              </w:rPr>
              <w:t xml:space="preserve"> et al.</w:t>
            </w:r>
            <w:r w:rsidRPr="006409FA">
              <w:rPr>
                <w:bCs/>
                <w:noProof/>
                <w:lang w:eastAsia="zh-CN"/>
              </w:rPr>
              <w:t xml:space="preserve"> (2021); Yan</w:t>
            </w:r>
            <w:r w:rsidRPr="006409FA">
              <w:rPr>
                <w:bCs/>
                <w:i/>
                <w:noProof/>
                <w:lang w:eastAsia="zh-CN"/>
              </w:rPr>
              <w:t xml:space="preserve"> et al.</w:t>
            </w:r>
            <w:r w:rsidRPr="006409FA">
              <w:rPr>
                <w:bCs/>
                <w:noProof/>
                <w:lang w:eastAsia="zh-CN"/>
              </w:rPr>
              <w:t xml:space="preserve"> (2022)</w:t>
            </w:r>
            <w:r w:rsidRPr="006409FA">
              <w:rPr>
                <w:bCs/>
                <w:lang w:eastAsia="zh-CN"/>
              </w:rPr>
              <w:fldChar w:fldCharType="end"/>
            </w:r>
          </w:p>
        </w:tc>
        <w:tc>
          <w:tcPr>
            <w:tcW w:w="2610" w:type="dxa"/>
          </w:tcPr>
          <w:p w14:paraId="0C5130C9" w14:textId="77777777" w:rsidR="00A03068" w:rsidRPr="006409FA" w:rsidRDefault="00A03068" w:rsidP="00A03068">
            <w:pPr>
              <w:pStyle w:val="Acknowledgement"/>
              <w:ind w:left="0" w:firstLine="0"/>
              <w:rPr>
                <w:bCs/>
                <w:lang w:eastAsia="zh-CN"/>
              </w:rPr>
            </w:pPr>
          </w:p>
          <w:p w14:paraId="2AD2A47D" w14:textId="0F9BD540"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6DFD116B" w14:textId="55305473" w:rsidR="00A03068" w:rsidRPr="006409FA" w:rsidRDefault="00A03068" w:rsidP="00A03068">
            <w:pPr>
              <w:pStyle w:val="Acknowledgement"/>
              <w:ind w:left="0" w:firstLine="0"/>
              <w:rPr>
                <w:bCs/>
                <w:lang w:eastAsia="zh-CN"/>
              </w:rPr>
            </w:pPr>
            <w:r w:rsidRPr="006409FA">
              <w:rPr>
                <w:bCs/>
                <w:lang w:eastAsia="zh-CN"/>
              </w:rPr>
              <w:t>PRJNA394877, PRJNA607574, PRJNA606262, PRJNA548153, PRJNA545312</w:t>
            </w:r>
          </w:p>
        </w:tc>
      </w:tr>
      <w:tr w:rsidR="005224DE" w:rsidRPr="006409FA" w14:paraId="4DF31E9D" w14:textId="77777777" w:rsidTr="0043345E">
        <w:tc>
          <w:tcPr>
            <w:tcW w:w="3955" w:type="dxa"/>
          </w:tcPr>
          <w:p w14:paraId="7BBA663C" w14:textId="6F4BAE72"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6409FA">
              <w:rPr>
                <w:bCs/>
                <w:lang w:eastAsia="zh-CN"/>
              </w:rPr>
              <w:fldChar w:fldCharType="separate"/>
            </w:r>
            <w:r w:rsidR="00DC4FE4" w:rsidRPr="006409FA">
              <w:rPr>
                <w:bCs/>
                <w:noProof/>
                <w:lang w:eastAsia="zh-CN"/>
              </w:rPr>
              <w:t>Bekker</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38F0FD04" w14:textId="2EF2AF97"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1027479D" w14:textId="2F72D4EB" w:rsidR="005224DE" w:rsidRPr="006409FA" w:rsidRDefault="005224DE" w:rsidP="00A03068">
            <w:pPr>
              <w:pStyle w:val="Acknowledgement"/>
              <w:ind w:left="0" w:firstLine="0"/>
              <w:rPr>
                <w:bCs/>
                <w:lang w:eastAsia="zh-CN"/>
              </w:rPr>
            </w:pPr>
            <w:r w:rsidRPr="006409FA">
              <w:rPr>
                <w:bCs/>
                <w:lang w:eastAsia="zh-CN"/>
              </w:rPr>
              <w:t>PRJEB28845</w:t>
            </w:r>
          </w:p>
        </w:tc>
      </w:tr>
      <w:tr w:rsidR="00A03068" w:rsidRPr="006409FA" w14:paraId="0A61FB62" w14:textId="77777777" w:rsidTr="0043345E">
        <w:tc>
          <w:tcPr>
            <w:tcW w:w="3955" w:type="dxa"/>
          </w:tcPr>
          <w:p w14:paraId="6E44188B" w14:textId="4F96C6B2"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6409FA">
              <w:rPr>
                <w:bCs/>
                <w:lang w:eastAsia="zh-CN"/>
              </w:rPr>
              <w:fldChar w:fldCharType="separate"/>
            </w:r>
            <w:r w:rsidR="00DC4FE4" w:rsidRPr="006409FA">
              <w:rPr>
                <w:bCs/>
                <w:noProof/>
                <w:lang w:eastAsia="zh-CN"/>
              </w:rPr>
              <w:t>Vandeputte</w:t>
            </w:r>
            <w:r w:rsidR="00DC4FE4" w:rsidRPr="006409FA">
              <w:rPr>
                <w:bCs/>
                <w:i/>
                <w:noProof/>
                <w:lang w:eastAsia="zh-CN"/>
              </w:rPr>
              <w:t xml:space="preserve"> et al.</w:t>
            </w:r>
            <w:r w:rsidR="00DC4FE4" w:rsidRPr="006409FA">
              <w:rPr>
                <w:bCs/>
                <w:noProof/>
                <w:lang w:eastAsia="zh-CN"/>
              </w:rPr>
              <w:t xml:space="preserve"> (2017)</w:t>
            </w:r>
            <w:r w:rsidRPr="006409FA">
              <w:rPr>
                <w:bCs/>
                <w:lang w:eastAsia="zh-CN"/>
              </w:rPr>
              <w:fldChar w:fldCharType="end"/>
            </w:r>
          </w:p>
        </w:tc>
        <w:tc>
          <w:tcPr>
            <w:tcW w:w="2610" w:type="dxa"/>
          </w:tcPr>
          <w:p w14:paraId="456E7073" w14:textId="6F13EFD2"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38DCD19B" w14:textId="759AF13D" w:rsidR="00A03068" w:rsidRPr="006409FA" w:rsidRDefault="005224DE" w:rsidP="00A03068">
            <w:pPr>
              <w:rPr>
                <w:bCs/>
              </w:rPr>
            </w:pPr>
            <w:r w:rsidRPr="006409FA">
              <w:rPr>
                <w:bCs/>
              </w:rPr>
              <w:t>PRJEB21504</w:t>
            </w:r>
          </w:p>
        </w:tc>
      </w:tr>
      <w:tr w:rsidR="00A03068" w:rsidRPr="006409FA" w14:paraId="58F5FF99" w14:textId="77777777" w:rsidTr="0043345E">
        <w:tc>
          <w:tcPr>
            <w:tcW w:w="3955" w:type="dxa"/>
          </w:tcPr>
          <w:p w14:paraId="5C0EDB17" w14:textId="2CB40118"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6409FA">
              <w:rPr>
                <w:bCs/>
                <w:lang w:eastAsia="zh-CN"/>
              </w:rPr>
              <w:fldChar w:fldCharType="separate"/>
            </w:r>
            <w:r w:rsidR="00DC4FE4" w:rsidRPr="006409FA">
              <w:rPr>
                <w:bCs/>
                <w:noProof/>
                <w:lang w:eastAsia="zh-CN"/>
              </w:rPr>
              <w:t>Contijoch</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40F7F38C" w14:textId="7BCC2B04" w:rsidR="00A03068" w:rsidRPr="006409FA" w:rsidRDefault="00A03068" w:rsidP="00A03068">
            <w:pPr>
              <w:pStyle w:val="Acknowledgement"/>
              <w:ind w:left="0" w:firstLine="0"/>
              <w:rPr>
                <w:bCs/>
                <w:lang w:eastAsia="zh-CN"/>
              </w:rPr>
            </w:pPr>
            <w:r w:rsidRPr="006409FA">
              <w:rPr>
                <w:bCs/>
                <w:lang w:eastAsia="zh-CN"/>
              </w:rPr>
              <w:t>SRA</w:t>
            </w:r>
          </w:p>
        </w:tc>
        <w:tc>
          <w:tcPr>
            <w:tcW w:w="2785" w:type="dxa"/>
          </w:tcPr>
          <w:p w14:paraId="034714CF" w14:textId="400C5BB7" w:rsidR="00A03068" w:rsidRPr="006409FA" w:rsidRDefault="00A03068" w:rsidP="00A03068">
            <w:pPr>
              <w:pStyle w:val="Acknowledgement"/>
              <w:ind w:left="0" w:firstLine="0"/>
              <w:rPr>
                <w:bCs/>
                <w:lang w:eastAsia="zh-CN"/>
              </w:rPr>
            </w:pPr>
            <w:r w:rsidRPr="006409FA">
              <w:rPr>
                <w:bCs/>
                <w:lang w:eastAsia="zh-CN"/>
              </w:rPr>
              <w:t>PRJNA413199</w:t>
            </w:r>
          </w:p>
        </w:tc>
      </w:tr>
      <w:tr w:rsidR="0092508A" w:rsidRPr="006409FA" w14:paraId="07D4BDB6" w14:textId="77777777" w:rsidTr="006501ED">
        <w:tc>
          <w:tcPr>
            <w:tcW w:w="9350" w:type="dxa"/>
            <w:gridSpan w:val="3"/>
          </w:tcPr>
          <w:p w14:paraId="128B5F53" w14:textId="6EE4A72D" w:rsidR="0092508A" w:rsidRPr="006409FA" w:rsidRDefault="0092508A" w:rsidP="0092508A">
            <w:pPr>
              <w:pStyle w:val="Acknowledgement"/>
              <w:ind w:left="0" w:firstLine="0"/>
              <w:rPr>
                <w:bCs/>
                <w:lang w:eastAsia="zh-CN"/>
              </w:rPr>
            </w:pPr>
            <w:r w:rsidRPr="006409FA">
              <w:rPr>
                <w:rStyle w:val="Strong"/>
                <w:color w:val="2E2E2E"/>
              </w:rPr>
              <w:t>Experimental Models: Organisms/Strains</w:t>
            </w:r>
          </w:p>
        </w:tc>
      </w:tr>
      <w:tr w:rsidR="0092508A" w:rsidRPr="006409FA" w14:paraId="06F04B10" w14:textId="77777777" w:rsidTr="0043345E">
        <w:tc>
          <w:tcPr>
            <w:tcW w:w="3955" w:type="dxa"/>
          </w:tcPr>
          <w:p w14:paraId="5A580C68" w14:textId="0F15F262" w:rsidR="0092508A" w:rsidRPr="006409FA" w:rsidRDefault="003F0D83" w:rsidP="0092508A">
            <w:r w:rsidRPr="006409FA">
              <w:rPr>
                <w:color w:val="2E2E2E"/>
              </w:rPr>
              <w:t>Female</w:t>
            </w:r>
            <w:r w:rsidR="0092508A" w:rsidRPr="006409FA">
              <w:rPr>
                <w:color w:val="2E2E2E"/>
              </w:rPr>
              <w:t xml:space="preserve"> C57BL6/J Mice</w:t>
            </w:r>
          </w:p>
        </w:tc>
        <w:tc>
          <w:tcPr>
            <w:tcW w:w="2610" w:type="dxa"/>
          </w:tcPr>
          <w:p w14:paraId="7EE0CC11" w14:textId="28A80197" w:rsidR="0092508A" w:rsidRPr="006409FA" w:rsidRDefault="0043345E" w:rsidP="0092508A">
            <w:pPr>
              <w:pStyle w:val="Acknowledgement"/>
              <w:ind w:left="0" w:firstLine="0"/>
              <w:rPr>
                <w:bCs/>
                <w:lang w:eastAsia="zh-CN"/>
              </w:rPr>
            </w:pPr>
            <w:r w:rsidRPr="006409FA">
              <w:rPr>
                <w:bCs/>
                <w:lang w:eastAsia="zh-CN"/>
              </w:rPr>
              <w:t xml:space="preserve">The </w:t>
            </w:r>
            <w:r w:rsidR="003F0D83" w:rsidRPr="006409FA">
              <w:rPr>
                <w:bCs/>
                <w:lang w:eastAsia="zh-CN"/>
              </w:rPr>
              <w:t>Jackson Laboratory</w:t>
            </w:r>
          </w:p>
        </w:tc>
        <w:tc>
          <w:tcPr>
            <w:tcW w:w="2785" w:type="dxa"/>
          </w:tcPr>
          <w:p w14:paraId="1101A3A9" w14:textId="319EF3B1" w:rsidR="0092508A" w:rsidRPr="006409FA" w:rsidRDefault="0043345E" w:rsidP="0043345E">
            <w:pPr>
              <w:pStyle w:val="NormalWeb"/>
              <w:shd w:val="clear" w:color="auto" w:fill="FFFFFF"/>
              <w:rPr>
                <w:bCs/>
              </w:rPr>
            </w:pPr>
            <w:r w:rsidRPr="006409FA">
              <w:rPr>
                <w:bCs/>
              </w:rPr>
              <w:t>JAX Cat# 000664; RRID: IMSR_JAX:000664</w:t>
            </w:r>
          </w:p>
        </w:tc>
      </w:tr>
      <w:tr w:rsidR="0092508A" w:rsidRPr="006409FA" w14:paraId="00F4C384" w14:textId="77777777" w:rsidTr="006501ED">
        <w:tc>
          <w:tcPr>
            <w:tcW w:w="9350" w:type="dxa"/>
            <w:gridSpan w:val="3"/>
          </w:tcPr>
          <w:p w14:paraId="386E77C0" w14:textId="1DF28B7C" w:rsidR="0092508A" w:rsidRPr="006409FA" w:rsidRDefault="0092508A" w:rsidP="0092508A">
            <w:pPr>
              <w:pStyle w:val="Acknowledgement"/>
              <w:ind w:left="0" w:firstLine="0"/>
              <w:rPr>
                <w:b/>
                <w:lang w:eastAsia="zh-CN"/>
              </w:rPr>
            </w:pPr>
            <w:r w:rsidRPr="006409FA">
              <w:rPr>
                <w:b/>
                <w:lang w:eastAsia="zh-CN"/>
              </w:rPr>
              <w:t>Oligonucleotides</w:t>
            </w:r>
          </w:p>
        </w:tc>
      </w:tr>
      <w:tr w:rsidR="0092508A" w:rsidRPr="006409FA" w14:paraId="78C75FD5" w14:textId="77777777" w:rsidTr="0043345E">
        <w:tc>
          <w:tcPr>
            <w:tcW w:w="3955" w:type="dxa"/>
          </w:tcPr>
          <w:p w14:paraId="09B4C7F1" w14:textId="3BE18496" w:rsidR="0092508A" w:rsidRPr="006409FA" w:rsidRDefault="00E35D4E" w:rsidP="0092508A">
            <w:pPr>
              <w:rPr>
                <w:color w:val="2E2E2E"/>
                <w:lang w:val="en"/>
              </w:rPr>
            </w:pPr>
            <w:r w:rsidRPr="006409FA">
              <w:rPr>
                <w:color w:val="2E2E2E"/>
              </w:rPr>
              <w:t xml:space="preserve">Primer: </w:t>
            </w:r>
            <w:r w:rsidR="0092508A" w:rsidRPr="006409FA">
              <w:rPr>
                <w:color w:val="2E2E2E"/>
              </w:rPr>
              <w:t>16S_Forward</w:t>
            </w:r>
            <w:r w:rsidRPr="006409FA">
              <w:rPr>
                <w:color w:val="2E2E2E"/>
              </w:rPr>
              <w:t>_563F</w:t>
            </w:r>
            <w:r w:rsidR="0092508A" w:rsidRPr="006409FA">
              <w:rPr>
                <w:color w:val="2E2E2E"/>
              </w:rPr>
              <w:t xml:space="preserve"> 5</w:t>
            </w:r>
            <w:r w:rsidRPr="006409FA">
              <w:rPr>
                <w:color w:val="2E2E2E"/>
              </w:rPr>
              <w:t>’</w:t>
            </w:r>
            <w:r w:rsidR="0092508A" w:rsidRPr="006409FA">
              <w:rPr>
                <w:color w:val="2E2E2E"/>
              </w:rPr>
              <w:t>-</w:t>
            </w:r>
            <w:r w:rsidRPr="006409FA">
              <w:rPr>
                <w:color w:val="2E2E2E"/>
              </w:rPr>
              <w:t>AYTGGGYDTAAAGNG-3’</w:t>
            </w:r>
          </w:p>
        </w:tc>
        <w:tc>
          <w:tcPr>
            <w:tcW w:w="2610" w:type="dxa"/>
          </w:tcPr>
          <w:p w14:paraId="77671E7F" w14:textId="173B5032" w:rsidR="0092508A" w:rsidRPr="006409FA" w:rsidRDefault="003F0D83"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 et al. (2018)</w:t>
            </w:r>
            <w:r w:rsidRPr="006409FA">
              <w:rPr>
                <w:bCs/>
                <w:lang w:eastAsia="zh-CN"/>
              </w:rPr>
              <w:fldChar w:fldCharType="end"/>
            </w:r>
          </w:p>
        </w:tc>
        <w:tc>
          <w:tcPr>
            <w:tcW w:w="2785" w:type="dxa"/>
          </w:tcPr>
          <w:p w14:paraId="4A09E5F2" w14:textId="02224E8F" w:rsidR="0092508A" w:rsidRPr="006409FA" w:rsidRDefault="0092508A" w:rsidP="0092508A">
            <w:pPr>
              <w:pStyle w:val="Acknowledgement"/>
              <w:ind w:left="0" w:firstLine="0"/>
              <w:rPr>
                <w:bCs/>
                <w:lang w:eastAsia="zh-CN"/>
              </w:rPr>
            </w:pPr>
            <w:r w:rsidRPr="006409FA">
              <w:rPr>
                <w:bCs/>
                <w:lang w:eastAsia="zh-CN"/>
              </w:rPr>
              <w:t>NA</w:t>
            </w:r>
          </w:p>
        </w:tc>
      </w:tr>
      <w:tr w:rsidR="0092508A" w:rsidRPr="006409FA" w14:paraId="3B54C6E8" w14:textId="77777777" w:rsidTr="0043345E">
        <w:tc>
          <w:tcPr>
            <w:tcW w:w="3955" w:type="dxa"/>
          </w:tcPr>
          <w:p w14:paraId="3147E830" w14:textId="092D12A8" w:rsidR="0092508A" w:rsidRPr="006409FA" w:rsidRDefault="00E35D4E" w:rsidP="0092508A">
            <w:pPr>
              <w:rPr>
                <w:color w:val="2E2E2E"/>
              </w:rPr>
            </w:pPr>
            <w:r w:rsidRPr="006409FA">
              <w:rPr>
                <w:color w:val="2E2E2E"/>
              </w:rPr>
              <w:t xml:space="preserve">Primer: </w:t>
            </w:r>
            <w:r w:rsidR="0092508A" w:rsidRPr="006409FA">
              <w:rPr>
                <w:color w:val="2E2E2E"/>
              </w:rPr>
              <w:t>16S_Reverse</w:t>
            </w:r>
            <w:r w:rsidRPr="006409FA">
              <w:rPr>
                <w:color w:val="2E2E2E"/>
              </w:rPr>
              <w:t>_926R 5’-CCGTCAATTYHTTTRAGT-3’</w:t>
            </w:r>
          </w:p>
        </w:tc>
        <w:tc>
          <w:tcPr>
            <w:tcW w:w="2610" w:type="dxa"/>
          </w:tcPr>
          <w:p w14:paraId="2EA33E86" w14:textId="4BC19F1A" w:rsidR="0092508A" w:rsidRPr="006409FA" w:rsidRDefault="003F0D83" w:rsidP="0092508A">
            <w:pPr>
              <w:pStyle w:val="Acknowledgement"/>
              <w:ind w:left="0" w:firstLine="0"/>
              <w:rPr>
                <w:bCs/>
                <w:highlight w:val="yellow"/>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w:t>
            </w:r>
            <w:r w:rsidRPr="006409FA">
              <w:rPr>
                <w:bCs/>
                <w:i/>
                <w:noProof/>
                <w:lang w:eastAsia="zh-CN"/>
              </w:rPr>
              <w:t xml:space="preserve"> et al.</w:t>
            </w:r>
            <w:r w:rsidRPr="006409FA">
              <w:rPr>
                <w:bCs/>
                <w:noProof/>
                <w:lang w:eastAsia="zh-CN"/>
              </w:rPr>
              <w:t xml:space="preserve"> (2018)</w:t>
            </w:r>
            <w:r w:rsidRPr="006409FA">
              <w:rPr>
                <w:bCs/>
                <w:lang w:eastAsia="zh-CN"/>
              </w:rPr>
              <w:fldChar w:fldCharType="end"/>
            </w:r>
          </w:p>
        </w:tc>
        <w:tc>
          <w:tcPr>
            <w:tcW w:w="2785" w:type="dxa"/>
          </w:tcPr>
          <w:p w14:paraId="47A2604A" w14:textId="03B7ED20" w:rsidR="0092508A" w:rsidRPr="006409FA" w:rsidRDefault="0092508A" w:rsidP="0092508A">
            <w:pPr>
              <w:pStyle w:val="Acknowledgement"/>
              <w:ind w:left="0" w:firstLine="0"/>
              <w:rPr>
                <w:bCs/>
                <w:lang w:eastAsia="zh-CN"/>
              </w:rPr>
            </w:pPr>
            <w:r w:rsidRPr="006409FA">
              <w:rPr>
                <w:bCs/>
                <w:lang w:eastAsia="zh-CN"/>
              </w:rPr>
              <w:t>NA</w:t>
            </w:r>
          </w:p>
        </w:tc>
      </w:tr>
      <w:tr w:rsidR="003F0D83" w:rsidRPr="006409FA" w14:paraId="629DB448" w14:textId="77777777" w:rsidTr="0043345E">
        <w:tc>
          <w:tcPr>
            <w:tcW w:w="3955" w:type="dxa"/>
          </w:tcPr>
          <w:p w14:paraId="0506D9B8" w14:textId="38D74F10" w:rsidR="003F0D83" w:rsidRPr="006409FA" w:rsidRDefault="0043345E" w:rsidP="0092508A">
            <w:pPr>
              <w:rPr>
                <w:color w:val="2E2E2E"/>
              </w:rPr>
            </w:pPr>
            <w:r w:rsidRPr="006409FA">
              <w:rPr>
                <w:color w:val="2E2E2E"/>
              </w:rPr>
              <w:lastRenderedPageBreak/>
              <w:t>qPCR: 16S_Forward</w:t>
            </w:r>
            <w:r w:rsidR="00D177EB" w:rsidRPr="006409FA">
              <w:rPr>
                <w:color w:val="2E2E2E"/>
              </w:rPr>
              <w:t>_27F</w:t>
            </w:r>
            <w:r w:rsidRPr="006409FA">
              <w:rPr>
                <w:color w:val="2E2E2E"/>
              </w:rPr>
              <w:t xml:space="preserve"> 5’-AGAGTTTGATCMTGGCTCAG-3’</w:t>
            </w:r>
          </w:p>
        </w:tc>
        <w:tc>
          <w:tcPr>
            <w:tcW w:w="2610" w:type="dxa"/>
          </w:tcPr>
          <w:p w14:paraId="72DB1F83" w14:textId="77777777" w:rsidR="003F0D83" w:rsidRPr="006409FA" w:rsidRDefault="003F0D83" w:rsidP="0092508A">
            <w:pPr>
              <w:pStyle w:val="Acknowledgement"/>
              <w:ind w:left="0" w:firstLine="0"/>
              <w:rPr>
                <w:bCs/>
                <w:lang w:eastAsia="zh-CN"/>
              </w:rPr>
            </w:pPr>
          </w:p>
        </w:tc>
        <w:tc>
          <w:tcPr>
            <w:tcW w:w="2785" w:type="dxa"/>
          </w:tcPr>
          <w:p w14:paraId="5B54E338" w14:textId="2C7C9927" w:rsidR="003F0D83" w:rsidRPr="006409FA" w:rsidRDefault="002721D7" w:rsidP="0092508A">
            <w:pPr>
              <w:pStyle w:val="Acknowledgement"/>
              <w:ind w:left="0" w:firstLine="0"/>
              <w:rPr>
                <w:bCs/>
                <w:lang w:eastAsia="zh-CN"/>
              </w:rPr>
            </w:pPr>
            <w:r w:rsidRPr="006409FA">
              <w:rPr>
                <w:bCs/>
                <w:lang w:eastAsia="zh-CN"/>
              </w:rPr>
              <w:t>NA</w:t>
            </w:r>
          </w:p>
        </w:tc>
      </w:tr>
      <w:tr w:rsidR="003F0D83" w:rsidRPr="006409FA" w14:paraId="35932FED" w14:textId="77777777" w:rsidTr="0043345E">
        <w:tc>
          <w:tcPr>
            <w:tcW w:w="3955" w:type="dxa"/>
          </w:tcPr>
          <w:p w14:paraId="6CD10AA3" w14:textId="19B506FB" w:rsidR="003F0D83" w:rsidRPr="006409FA" w:rsidRDefault="0043345E" w:rsidP="0092508A">
            <w:pPr>
              <w:rPr>
                <w:color w:val="2E2E2E"/>
              </w:rPr>
            </w:pPr>
            <w:r w:rsidRPr="006409FA">
              <w:rPr>
                <w:color w:val="2E2E2E"/>
              </w:rPr>
              <w:t>qPCR: 16S_Reverse</w:t>
            </w:r>
            <w:r w:rsidR="00D177EB" w:rsidRPr="006409FA">
              <w:rPr>
                <w:color w:val="2E2E2E"/>
              </w:rPr>
              <w:t>_338R</w:t>
            </w:r>
            <w:r w:rsidRPr="006409FA">
              <w:rPr>
                <w:color w:val="2E2E2E"/>
              </w:rPr>
              <w:t xml:space="preserve"> 5’TGCTGCCTCCCGTAGGAGT-3’</w:t>
            </w:r>
          </w:p>
        </w:tc>
        <w:tc>
          <w:tcPr>
            <w:tcW w:w="2610" w:type="dxa"/>
          </w:tcPr>
          <w:p w14:paraId="2A9212A4" w14:textId="77777777" w:rsidR="003F0D83" w:rsidRPr="006409FA" w:rsidRDefault="003F0D83" w:rsidP="0092508A">
            <w:pPr>
              <w:pStyle w:val="Acknowledgement"/>
              <w:ind w:left="0" w:firstLine="0"/>
              <w:rPr>
                <w:bCs/>
                <w:lang w:eastAsia="zh-CN"/>
              </w:rPr>
            </w:pPr>
          </w:p>
        </w:tc>
        <w:tc>
          <w:tcPr>
            <w:tcW w:w="2785" w:type="dxa"/>
          </w:tcPr>
          <w:p w14:paraId="40E1E822" w14:textId="7ECD46CD" w:rsidR="003F0D83" w:rsidRPr="006409FA" w:rsidRDefault="002721D7" w:rsidP="0092508A">
            <w:pPr>
              <w:pStyle w:val="Acknowledgement"/>
              <w:ind w:left="0" w:firstLine="0"/>
              <w:rPr>
                <w:bCs/>
                <w:lang w:eastAsia="zh-CN"/>
              </w:rPr>
            </w:pPr>
            <w:r w:rsidRPr="006409FA">
              <w:rPr>
                <w:bCs/>
                <w:lang w:eastAsia="zh-CN"/>
              </w:rPr>
              <w:t>NA</w:t>
            </w:r>
          </w:p>
        </w:tc>
      </w:tr>
      <w:tr w:rsidR="0092508A" w:rsidRPr="006409FA" w14:paraId="06A4AB8F" w14:textId="77777777" w:rsidTr="00135D36">
        <w:tc>
          <w:tcPr>
            <w:tcW w:w="9350" w:type="dxa"/>
            <w:gridSpan w:val="3"/>
          </w:tcPr>
          <w:p w14:paraId="00CE5522" w14:textId="4523B189" w:rsidR="0092508A" w:rsidRPr="006409FA" w:rsidRDefault="0092508A" w:rsidP="0092508A">
            <w:pPr>
              <w:pStyle w:val="Acknowledgement"/>
              <w:ind w:left="0" w:firstLine="0"/>
              <w:rPr>
                <w:b/>
                <w:lang w:eastAsia="zh-CN"/>
              </w:rPr>
            </w:pPr>
            <w:r w:rsidRPr="006409FA">
              <w:rPr>
                <w:b/>
                <w:lang w:eastAsia="zh-CN"/>
              </w:rPr>
              <w:t>Databases</w:t>
            </w:r>
          </w:p>
        </w:tc>
      </w:tr>
      <w:tr w:rsidR="0092508A" w:rsidRPr="006409FA" w14:paraId="1F9A485E" w14:textId="77777777" w:rsidTr="0043345E">
        <w:tc>
          <w:tcPr>
            <w:tcW w:w="3955" w:type="dxa"/>
          </w:tcPr>
          <w:p w14:paraId="5A75640F" w14:textId="250400FC" w:rsidR="0092508A" w:rsidRPr="006409FA" w:rsidRDefault="0092508A" w:rsidP="0092508A">
            <w:pPr>
              <w:pStyle w:val="Acknowledgement"/>
              <w:ind w:left="0" w:firstLine="0"/>
              <w:rPr>
                <w:bCs/>
                <w:lang w:eastAsia="zh-CN"/>
              </w:rPr>
            </w:pPr>
            <w:r w:rsidRPr="006409FA">
              <w:rPr>
                <w:bCs/>
                <w:lang w:eastAsia="zh-CN"/>
              </w:rPr>
              <w:t>SILVA v138</w:t>
            </w:r>
          </w:p>
        </w:tc>
        <w:tc>
          <w:tcPr>
            <w:tcW w:w="2610" w:type="dxa"/>
          </w:tcPr>
          <w:p w14:paraId="648C8710" w14:textId="28CDFAAE" w:rsidR="0092508A" w:rsidRPr="006409FA" w:rsidRDefault="00D177EB"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6409FA">
              <w:rPr>
                <w:bCs/>
                <w:lang w:eastAsia="zh-CN"/>
              </w:rPr>
              <w:fldChar w:fldCharType="separate"/>
            </w:r>
            <w:r w:rsidRPr="006409FA">
              <w:rPr>
                <w:bCs/>
                <w:noProof/>
                <w:lang w:eastAsia="zh-CN"/>
              </w:rPr>
              <w:t>Quast et al. (2012)</w:t>
            </w:r>
            <w:r w:rsidRPr="006409FA">
              <w:rPr>
                <w:bCs/>
                <w:lang w:eastAsia="zh-CN"/>
              </w:rPr>
              <w:fldChar w:fldCharType="end"/>
            </w:r>
          </w:p>
        </w:tc>
        <w:tc>
          <w:tcPr>
            <w:tcW w:w="2785" w:type="dxa"/>
          </w:tcPr>
          <w:p w14:paraId="7E265510" w14:textId="79A34566" w:rsidR="0092508A" w:rsidRPr="006409FA" w:rsidRDefault="0092508A" w:rsidP="0092508A">
            <w:pPr>
              <w:pStyle w:val="Acknowledgement"/>
              <w:ind w:left="0" w:firstLine="0"/>
              <w:rPr>
                <w:bCs/>
                <w:lang w:eastAsia="zh-CN"/>
              </w:rPr>
            </w:pPr>
            <w:r w:rsidRPr="006409FA">
              <w:rPr>
                <w:bCs/>
                <w:lang w:eastAsia="zh-CN"/>
              </w:rPr>
              <w:t>www.arb-silva.de</w:t>
            </w:r>
          </w:p>
        </w:tc>
      </w:tr>
      <w:tr w:rsidR="00632A24" w:rsidRPr="006409FA" w:rsidDel="00423866" w14:paraId="7928E77D" w14:textId="00CA23B1" w:rsidTr="0043345E">
        <w:trPr>
          <w:del w:id="1110" w:author="Liao, Chen/Sloan Kettering Institute" w:date="2022-09-05T16:24:00Z"/>
        </w:trPr>
        <w:tc>
          <w:tcPr>
            <w:tcW w:w="3955" w:type="dxa"/>
          </w:tcPr>
          <w:p w14:paraId="01392CA0" w14:textId="4B643D48" w:rsidR="00632A24" w:rsidRPr="006409FA" w:rsidDel="00423866" w:rsidRDefault="00E92144" w:rsidP="00632A24">
            <w:pPr>
              <w:pStyle w:val="Acknowledgement"/>
              <w:ind w:left="0" w:firstLine="0"/>
              <w:rPr>
                <w:del w:id="1111" w:author="Liao, Chen/Sloan Kettering Institute" w:date="2022-09-05T16:24:00Z"/>
                <w:bCs/>
                <w:lang w:eastAsia="zh-CN"/>
              </w:rPr>
            </w:pPr>
            <w:del w:id="1112" w:author="Liao, Chen/Sloan Kettering Institute" w:date="2022-09-05T16:24:00Z">
              <w:r w:rsidRPr="006409FA" w:rsidDel="00423866">
                <w:delText>Virtual Metabolic Human (</w:delText>
              </w:r>
              <w:r w:rsidR="00632A24" w:rsidRPr="006409FA" w:rsidDel="00423866">
                <w:delText>VMH</w:delText>
              </w:r>
              <w:r w:rsidRPr="006409FA" w:rsidDel="00423866">
                <w:delText>)</w:delText>
              </w:r>
            </w:del>
          </w:p>
        </w:tc>
        <w:tc>
          <w:tcPr>
            <w:tcW w:w="2610" w:type="dxa"/>
          </w:tcPr>
          <w:p w14:paraId="0971A8C8" w14:textId="03015A42" w:rsidR="00632A24" w:rsidRPr="006409FA" w:rsidDel="00423866" w:rsidRDefault="00632A24" w:rsidP="00632A24">
            <w:pPr>
              <w:pStyle w:val="Acknowledgement"/>
              <w:ind w:left="0" w:firstLine="0"/>
              <w:rPr>
                <w:del w:id="1113" w:author="Liao, Chen/Sloan Kettering Institute" w:date="2022-09-05T16:24:00Z"/>
                <w:bCs/>
                <w:lang w:eastAsia="zh-CN"/>
              </w:rPr>
            </w:pPr>
            <w:del w:id="1114" w:author="Liao, Chen/Sloan Kettering Institute" w:date="2022-09-05T16:24:00Z">
              <w:r w:rsidRPr="006409FA" w:rsidDel="00423866">
                <w:fldChar w:fldCharType="begin"/>
              </w:r>
              <w:r w:rsidR="00E92144" w:rsidRPr="006409FA" w:rsidDel="00423866">
                <w:delInstrText xml:space="preserve"> ADDIN EN.CITE &lt;EndNote&gt;&lt;Cite AuthorYear="1"&gt;&lt;Author&gt;Magnúsdóttir&lt;/Author&gt;&lt;Year&gt;2017&lt;/Year&gt;&lt;RecNum&gt;73&lt;/RecNum&gt;&lt;DisplayText&gt;Magnúsdóttir et al. (2017)&lt;/DisplayText&gt;&lt;record&gt;&lt;rec-number&gt;73&lt;/rec-number&gt;&lt;foreign-keys&gt;&lt;key app="EN" db-id="eeaavdvxvv5azseddsrxz2d0vpf5v0xr9ea5" timestamp="1661346475"&gt;73&lt;/key&gt;&lt;/foreign-keys&gt;&lt;ref-type name="Journal Article"&gt;17&lt;/ref-type&gt;&lt;contributors&gt;&lt;authors&gt;&lt;author&gt;Magnúsdóttir, Stefanía&lt;/author&gt;&lt;author&gt;Heinken, Almut&lt;/author&gt;&lt;author&gt;Kutt, Laura&lt;/author&gt;&lt;author&gt;Ravcheev, Dmitry A&lt;/author&gt;&lt;author&gt;Bauer, Eugen&lt;/author&gt;&lt;author&gt;Noronha, Alberto&lt;/author&gt;&lt;author&gt;Greenhalgh, Kacy&lt;/author&gt;&lt;author&gt;Jäger, Christian&lt;/author&gt;&lt;author&gt;Baginska, Joanna&lt;/author&gt;&lt;author&gt;Wilmes, Paul&lt;/author&gt;&lt;/authors&gt;&lt;/contributors&gt;&lt;titles&gt;&lt;title&gt;Generation of genome-scale metabolic reconstructions for 773 members of the human gut microbiota&lt;/title&gt;&lt;secondary-title&gt;Nature biotechnology&lt;/secondary-title&gt;&lt;/titles&gt;&lt;periodical&gt;&lt;full-title&gt;Nature biotechnology&lt;/full-title&gt;&lt;/periodical&gt;&lt;pages&gt;81-89&lt;/pages&gt;&lt;volume&gt;35&lt;/volume&gt;&lt;number&gt;1&lt;/number&gt;&lt;dates&gt;&lt;year&gt;2017&lt;/year&gt;&lt;/dates&gt;&lt;isbn&gt;1546-1696&lt;/isbn&gt;&lt;urls&gt;&lt;/urls&gt;&lt;/record&gt;&lt;/Cite&gt;&lt;/EndNote&gt;</w:delInstrText>
              </w:r>
              <w:r w:rsidRPr="006409FA" w:rsidDel="00423866">
                <w:fldChar w:fldCharType="separate"/>
              </w:r>
              <w:r w:rsidR="00E92144" w:rsidRPr="006409FA" w:rsidDel="00423866">
                <w:rPr>
                  <w:noProof/>
                </w:rPr>
                <w:delText>Magnúsdóttir et al. (2017)</w:delText>
              </w:r>
              <w:r w:rsidRPr="006409FA" w:rsidDel="00423866">
                <w:fldChar w:fldCharType="end"/>
              </w:r>
            </w:del>
          </w:p>
        </w:tc>
        <w:tc>
          <w:tcPr>
            <w:tcW w:w="2785" w:type="dxa"/>
          </w:tcPr>
          <w:p w14:paraId="6864AC0A" w14:textId="4D3EE453" w:rsidR="00632A24" w:rsidRPr="006409FA" w:rsidDel="00423866" w:rsidRDefault="00632A24" w:rsidP="00632A24">
            <w:pPr>
              <w:pStyle w:val="Acknowledgement"/>
              <w:ind w:left="0" w:firstLine="0"/>
              <w:rPr>
                <w:del w:id="1115" w:author="Liao, Chen/Sloan Kettering Institute" w:date="2022-09-05T16:24:00Z"/>
                <w:bCs/>
                <w:lang w:eastAsia="zh-CN"/>
              </w:rPr>
            </w:pPr>
            <w:del w:id="1116" w:author="Liao, Chen/Sloan Kettering Institute" w:date="2022-09-05T16:24:00Z">
              <w:r w:rsidRPr="006409FA" w:rsidDel="00423866">
                <w:delText>www.vmh.life</w:delText>
              </w:r>
            </w:del>
          </w:p>
        </w:tc>
      </w:tr>
      <w:tr w:rsidR="00E92144" w:rsidRPr="006409FA" w14:paraId="49452EE3" w14:textId="77777777" w:rsidTr="0043345E">
        <w:tc>
          <w:tcPr>
            <w:tcW w:w="3955" w:type="dxa"/>
          </w:tcPr>
          <w:p w14:paraId="2A4A6029" w14:textId="201E25CF" w:rsidR="00E92144" w:rsidRPr="006409FA" w:rsidRDefault="00E92144" w:rsidP="00632A24">
            <w:pPr>
              <w:pStyle w:val="Acknowledgement"/>
              <w:ind w:left="0" w:firstLine="0"/>
            </w:pPr>
            <w:r w:rsidRPr="006409FA">
              <w:rPr>
                <w:bCs/>
                <w:lang w:eastAsia="zh-CN"/>
              </w:rPr>
              <w:t>The Mouse Gut Microbial Bank (</w:t>
            </w:r>
            <w:proofErr w:type="spellStart"/>
            <w:r w:rsidRPr="006409FA">
              <w:rPr>
                <w:bCs/>
                <w:lang w:eastAsia="zh-CN"/>
              </w:rPr>
              <w:t>mGMB</w:t>
            </w:r>
            <w:proofErr w:type="spellEnd"/>
            <w:r w:rsidRPr="006409FA">
              <w:rPr>
                <w:bCs/>
                <w:lang w:eastAsia="zh-CN"/>
              </w:rPr>
              <w:t>)</w:t>
            </w:r>
          </w:p>
        </w:tc>
        <w:tc>
          <w:tcPr>
            <w:tcW w:w="2610" w:type="dxa"/>
          </w:tcPr>
          <w:p w14:paraId="0257D380" w14:textId="2350EBE4" w:rsidR="00E92144" w:rsidRPr="006409FA" w:rsidRDefault="00E92144" w:rsidP="00632A24">
            <w:pPr>
              <w:pStyle w:val="Acknowledgement"/>
              <w:ind w:left="0" w:firstLine="0"/>
            </w:pPr>
            <w:r w:rsidRPr="006409FA">
              <w:fldChar w:fldCharType="begin"/>
            </w:r>
            <w:r w:rsidRPr="006409FA">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6409FA">
              <w:fldChar w:fldCharType="separate"/>
            </w:r>
            <w:r w:rsidRPr="006409FA">
              <w:rPr>
                <w:noProof/>
              </w:rPr>
              <w:t>Liu et al. (2020)</w:t>
            </w:r>
            <w:r w:rsidRPr="006409FA">
              <w:fldChar w:fldCharType="end"/>
            </w:r>
          </w:p>
        </w:tc>
        <w:tc>
          <w:tcPr>
            <w:tcW w:w="2785" w:type="dxa"/>
          </w:tcPr>
          <w:p w14:paraId="7E59775D" w14:textId="0931A8E7" w:rsidR="00E92144" w:rsidRPr="006409FA" w:rsidRDefault="00E92144" w:rsidP="00632A24">
            <w:pPr>
              <w:pStyle w:val="Acknowledgement"/>
              <w:ind w:left="0" w:firstLine="0"/>
            </w:pPr>
            <w:r w:rsidRPr="006409FA">
              <w:t>NA</w:t>
            </w:r>
          </w:p>
        </w:tc>
      </w:tr>
      <w:tr w:rsidR="00E92144" w:rsidRPr="006409FA" w14:paraId="14E4CEE1" w14:textId="77777777" w:rsidTr="0043345E">
        <w:tc>
          <w:tcPr>
            <w:tcW w:w="3955" w:type="dxa"/>
          </w:tcPr>
          <w:p w14:paraId="29681FB0" w14:textId="4D3C0EAF" w:rsidR="00E92144" w:rsidRPr="006409FA" w:rsidRDefault="00E92144" w:rsidP="00632A24">
            <w:pPr>
              <w:pStyle w:val="Acknowledgement"/>
              <w:ind w:left="0" w:firstLine="0"/>
            </w:pPr>
            <w:r w:rsidRPr="006409FA">
              <w:t>The Mouse Intestinal Bacterial Collection (</w:t>
            </w:r>
            <w:proofErr w:type="spellStart"/>
            <w:r w:rsidRPr="006409FA">
              <w:t>miBC</w:t>
            </w:r>
            <w:proofErr w:type="spellEnd"/>
            <w:r w:rsidRPr="006409FA">
              <w:t>)</w:t>
            </w:r>
          </w:p>
        </w:tc>
        <w:tc>
          <w:tcPr>
            <w:tcW w:w="2610" w:type="dxa"/>
          </w:tcPr>
          <w:p w14:paraId="1A946AA6" w14:textId="73FAF9A3"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6409FA">
              <w:rPr>
                <w:lang w:eastAsia="zh-CN"/>
              </w:rPr>
              <w:fldChar w:fldCharType="separate"/>
            </w:r>
            <w:r w:rsidRPr="006409FA">
              <w:rPr>
                <w:noProof/>
                <w:lang w:eastAsia="zh-CN"/>
              </w:rPr>
              <w:t>Lagkouvardos et al. (2016)</w:t>
            </w:r>
            <w:r w:rsidRPr="006409FA">
              <w:rPr>
                <w:lang w:eastAsia="zh-CN"/>
              </w:rPr>
              <w:fldChar w:fldCharType="end"/>
            </w:r>
          </w:p>
        </w:tc>
        <w:tc>
          <w:tcPr>
            <w:tcW w:w="2785" w:type="dxa"/>
          </w:tcPr>
          <w:p w14:paraId="4ACC2644" w14:textId="1F5DA172" w:rsidR="00E92144" w:rsidRPr="006409FA" w:rsidRDefault="00E92144" w:rsidP="00632A24">
            <w:pPr>
              <w:pStyle w:val="Acknowledgement"/>
              <w:ind w:left="0" w:firstLine="0"/>
            </w:pPr>
            <w:r w:rsidRPr="006409FA">
              <w:rPr>
                <w:lang w:eastAsia="zh-CN"/>
              </w:rPr>
              <w:t>NA</w:t>
            </w:r>
          </w:p>
        </w:tc>
      </w:tr>
      <w:tr w:rsidR="00E92144" w:rsidRPr="006409FA" w14:paraId="28D32EAA" w14:textId="77777777" w:rsidTr="0043345E">
        <w:tc>
          <w:tcPr>
            <w:tcW w:w="3955" w:type="dxa"/>
          </w:tcPr>
          <w:p w14:paraId="66CE9232" w14:textId="5226C653" w:rsidR="00E92144" w:rsidRPr="006409FA" w:rsidRDefault="00E92144" w:rsidP="00632A24">
            <w:pPr>
              <w:pStyle w:val="Acknowledgement"/>
              <w:ind w:left="0" w:firstLine="0"/>
            </w:pPr>
            <w:r w:rsidRPr="006409FA">
              <w:rPr>
                <w:lang w:eastAsia="zh-CN"/>
              </w:rPr>
              <w:t>Mouse Oral Microbiome Database (MOMD)</w:t>
            </w:r>
          </w:p>
        </w:tc>
        <w:tc>
          <w:tcPr>
            <w:tcW w:w="2610" w:type="dxa"/>
          </w:tcPr>
          <w:p w14:paraId="1DCB6B99" w14:textId="574158EB"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6409FA">
              <w:rPr>
                <w:lang w:eastAsia="zh-CN"/>
              </w:rPr>
              <w:fldChar w:fldCharType="separate"/>
            </w:r>
            <w:r w:rsidRPr="006409FA">
              <w:rPr>
                <w:noProof/>
                <w:lang w:eastAsia="zh-CN"/>
              </w:rPr>
              <w:t>Joseph et al. (2021)</w:t>
            </w:r>
            <w:r w:rsidRPr="006409FA">
              <w:rPr>
                <w:lang w:eastAsia="zh-CN"/>
              </w:rPr>
              <w:fldChar w:fldCharType="end"/>
            </w:r>
          </w:p>
        </w:tc>
        <w:tc>
          <w:tcPr>
            <w:tcW w:w="2785" w:type="dxa"/>
          </w:tcPr>
          <w:p w14:paraId="1FEB817C" w14:textId="2595EDB7" w:rsidR="00E92144" w:rsidRPr="006409FA" w:rsidRDefault="00E92144" w:rsidP="00632A24">
            <w:pPr>
              <w:pStyle w:val="Acknowledgement"/>
              <w:ind w:left="0" w:firstLine="0"/>
              <w:rPr>
                <w:lang w:eastAsia="zh-CN"/>
              </w:rPr>
            </w:pPr>
            <w:r w:rsidRPr="006409FA">
              <w:rPr>
                <w:lang w:eastAsia="zh-CN"/>
              </w:rPr>
              <w:t>momd.org</w:t>
            </w:r>
          </w:p>
        </w:tc>
      </w:tr>
      <w:tr w:rsidR="00632A24" w:rsidRPr="006409FA" w14:paraId="1F0B01E5" w14:textId="77777777" w:rsidTr="00135D36">
        <w:tc>
          <w:tcPr>
            <w:tcW w:w="9350" w:type="dxa"/>
            <w:gridSpan w:val="3"/>
          </w:tcPr>
          <w:p w14:paraId="62B3993F" w14:textId="6847FBCA" w:rsidR="00632A24" w:rsidRPr="006409FA" w:rsidRDefault="00632A24" w:rsidP="00632A24">
            <w:pPr>
              <w:pStyle w:val="Acknowledgement"/>
              <w:ind w:left="0" w:firstLine="0"/>
              <w:rPr>
                <w:b/>
                <w:lang w:eastAsia="zh-CN"/>
              </w:rPr>
            </w:pPr>
            <w:proofErr w:type="spellStart"/>
            <w:r w:rsidRPr="006409FA">
              <w:rPr>
                <w:b/>
                <w:lang w:eastAsia="zh-CN"/>
              </w:rPr>
              <w:t>Softwares</w:t>
            </w:r>
            <w:proofErr w:type="spellEnd"/>
          </w:p>
        </w:tc>
      </w:tr>
      <w:tr w:rsidR="00632A24" w:rsidRPr="006409FA" w14:paraId="0274F4B6" w14:textId="77777777" w:rsidTr="0043345E">
        <w:tc>
          <w:tcPr>
            <w:tcW w:w="3955" w:type="dxa"/>
          </w:tcPr>
          <w:p w14:paraId="20D7EE18" w14:textId="298B65F3" w:rsidR="00632A24" w:rsidRPr="006409FA" w:rsidRDefault="00632A24" w:rsidP="00632A24">
            <w:pPr>
              <w:rPr>
                <w:bCs/>
              </w:rPr>
            </w:pPr>
            <w:r w:rsidRPr="006409FA">
              <w:rPr>
                <w:bCs/>
              </w:rPr>
              <w:t>Python v3.</w:t>
            </w:r>
            <w:r w:rsidR="006114C1" w:rsidRPr="006409FA">
              <w:rPr>
                <w:bCs/>
              </w:rPr>
              <w:t>7</w:t>
            </w:r>
            <w:r w:rsidRPr="006409FA">
              <w:rPr>
                <w:bCs/>
              </w:rPr>
              <w:t>.9</w:t>
            </w:r>
          </w:p>
        </w:tc>
        <w:tc>
          <w:tcPr>
            <w:tcW w:w="2610" w:type="dxa"/>
          </w:tcPr>
          <w:p w14:paraId="16D5DA79" w14:textId="6151C202" w:rsidR="00632A24" w:rsidRPr="006409FA" w:rsidRDefault="00632A24" w:rsidP="00632A24">
            <w:pPr>
              <w:rPr>
                <w:bCs/>
              </w:rPr>
            </w:pPr>
            <w:r w:rsidRPr="006409FA">
              <w:rPr>
                <w:bCs/>
              </w:rPr>
              <w:t>Python</w:t>
            </w:r>
          </w:p>
        </w:tc>
        <w:tc>
          <w:tcPr>
            <w:tcW w:w="2785" w:type="dxa"/>
          </w:tcPr>
          <w:p w14:paraId="252B1FF0" w14:textId="6EBD5000" w:rsidR="00632A24" w:rsidRPr="006409FA" w:rsidRDefault="00632A24" w:rsidP="00632A24">
            <w:pPr>
              <w:rPr>
                <w:bCs/>
              </w:rPr>
            </w:pPr>
            <w:r w:rsidRPr="006409FA">
              <w:rPr>
                <w:bCs/>
              </w:rPr>
              <w:t>python.org</w:t>
            </w:r>
          </w:p>
        </w:tc>
      </w:tr>
      <w:tr w:rsidR="00632A24" w:rsidRPr="006409FA" w14:paraId="3AF3A7A6" w14:textId="77777777" w:rsidTr="0043345E">
        <w:tc>
          <w:tcPr>
            <w:tcW w:w="3955" w:type="dxa"/>
          </w:tcPr>
          <w:p w14:paraId="6C6151D0" w14:textId="4A4E4F98" w:rsidR="00632A24" w:rsidRPr="006409FA" w:rsidRDefault="00632A24" w:rsidP="00632A24">
            <w:pPr>
              <w:rPr>
                <w:bCs/>
              </w:rPr>
            </w:pPr>
            <w:r w:rsidRPr="006409FA">
              <w:rPr>
                <w:bCs/>
              </w:rPr>
              <w:t>Scikit learn v0.24.0</w:t>
            </w:r>
          </w:p>
        </w:tc>
        <w:tc>
          <w:tcPr>
            <w:tcW w:w="2610" w:type="dxa"/>
          </w:tcPr>
          <w:p w14:paraId="6C8C9ADC" w14:textId="7D34B7F6"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6409FA">
              <w:rPr>
                <w:bCs/>
                <w:lang w:eastAsia="zh-CN"/>
              </w:rPr>
              <w:fldChar w:fldCharType="separate"/>
            </w:r>
            <w:r w:rsidR="00E35D4E" w:rsidRPr="006409FA">
              <w:rPr>
                <w:bCs/>
                <w:noProof/>
                <w:lang w:eastAsia="zh-CN"/>
              </w:rPr>
              <w:t>Pedregosa et al. (2011)</w:t>
            </w:r>
            <w:r w:rsidRPr="006409FA">
              <w:rPr>
                <w:bCs/>
                <w:lang w:eastAsia="zh-CN"/>
              </w:rPr>
              <w:fldChar w:fldCharType="end"/>
            </w:r>
          </w:p>
        </w:tc>
        <w:tc>
          <w:tcPr>
            <w:tcW w:w="2785" w:type="dxa"/>
          </w:tcPr>
          <w:p w14:paraId="691DE554" w14:textId="62F6DB7C" w:rsidR="00632A24" w:rsidRPr="006409FA" w:rsidRDefault="00632A24" w:rsidP="00632A24">
            <w:pPr>
              <w:pStyle w:val="Acknowledgement"/>
              <w:ind w:left="0" w:firstLine="0"/>
              <w:rPr>
                <w:bCs/>
                <w:lang w:eastAsia="zh-CN"/>
              </w:rPr>
            </w:pPr>
            <w:r w:rsidRPr="006409FA">
              <w:rPr>
                <w:bCs/>
                <w:lang w:eastAsia="zh-CN"/>
              </w:rPr>
              <w:t>scikit-learn.org</w:t>
            </w:r>
          </w:p>
        </w:tc>
      </w:tr>
      <w:tr w:rsidR="00632A24" w:rsidRPr="006409FA" w14:paraId="3BD54F0C" w14:textId="77777777" w:rsidTr="0043345E">
        <w:tc>
          <w:tcPr>
            <w:tcW w:w="3955" w:type="dxa"/>
          </w:tcPr>
          <w:p w14:paraId="7AA8E549" w14:textId="61D0AAEB" w:rsidR="00632A24" w:rsidRPr="006409FA" w:rsidRDefault="00632A24" w:rsidP="00632A24">
            <w:pPr>
              <w:rPr>
                <w:bCs/>
              </w:rPr>
            </w:pPr>
            <w:r w:rsidRPr="006409FA">
              <w:rPr>
                <w:bCs/>
              </w:rPr>
              <w:t>Lifelines v0.25.6</w:t>
            </w:r>
          </w:p>
        </w:tc>
        <w:tc>
          <w:tcPr>
            <w:tcW w:w="2610" w:type="dxa"/>
          </w:tcPr>
          <w:p w14:paraId="3C712924" w14:textId="5FDA5E0B" w:rsidR="00632A24" w:rsidRPr="006409FA" w:rsidRDefault="00D177EB" w:rsidP="00632A24">
            <w:pPr>
              <w:rPr>
                <w:bCs/>
              </w:rPr>
            </w:pPr>
            <w:r w:rsidRPr="006409FA">
              <w:rPr>
                <w:bCs/>
              </w:rPr>
              <w:fldChar w:fldCharType="begin"/>
            </w:r>
            <w:r w:rsidRPr="006409FA">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6409FA">
              <w:rPr>
                <w:bCs/>
              </w:rPr>
              <w:fldChar w:fldCharType="separate"/>
            </w:r>
            <w:r w:rsidRPr="006409FA">
              <w:rPr>
                <w:bCs/>
                <w:noProof/>
              </w:rPr>
              <w:t>Davidson-Pilon (2019)</w:t>
            </w:r>
            <w:r w:rsidRPr="006409FA">
              <w:rPr>
                <w:bCs/>
              </w:rPr>
              <w:fldChar w:fldCharType="end"/>
            </w:r>
            <w:r w:rsidR="00632A24" w:rsidRPr="006409FA">
              <w:rPr>
                <w:bCs/>
              </w:rPr>
              <w:fldChar w:fldCharType="begin"/>
            </w:r>
            <w:r w:rsidR="00632A24" w:rsidRPr="006409FA">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6409FA">
              <w:rPr>
                <w:bCs/>
              </w:rPr>
              <w:fldChar w:fldCharType="end"/>
            </w:r>
          </w:p>
        </w:tc>
        <w:tc>
          <w:tcPr>
            <w:tcW w:w="2785" w:type="dxa"/>
          </w:tcPr>
          <w:p w14:paraId="5C441B39" w14:textId="3D6D58EA" w:rsidR="00632A24" w:rsidRPr="006409FA" w:rsidRDefault="00632A24" w:rsidP="00632A24">
            <w:pPr>
              <w:rPr>
                <w:bCs/>
              </w:rPr>
            </w:pPr>
            <w:r w:rsidRPr="006409FA">
              <w:rPr>
                <w:bCs/>
              </w:rPr>
              <w:t>github.com/</w:t>
            </w:r>
            <w:proofErr w:type="spellStart"/>
            <w:r w:rsidRPr="006409FA">
              <w:rPr>
                <w:bCs/>
              </w:rPr>
              <w:t>CamDavidsonPilon</w:t>
            </w:r>
            <w:proofErr w:type="spellEnd"/>
            <w:r w:rsidRPr="006409FA">
              <w:rPr>
                <w:bCs/>
              </w:rPr>
              <w:t>/lifelines</w:t>
            </w:r>
          </w:p>
        </w:tc>
      </w:tr>
      <w:tr w:rsidR="00632A24" w:rsidRPr="006409FA" w14:paraId="61235B4C" w14:textId="77777777" w:rsidTr="0043345E">
        <w:tc>
          <w:tcPr>
            <w:tcW w:w="3955" w:type="dxa"/>
          </w:tcPr>
          <w:p w14:paraId="00802D9E" w14:textId="48A61478" w:rsidR="00632A24" w:rsidRPr="006409FA" w:rsidRDefault="00632A24" w:rsidP="00632A24">
            <w:pPr>
              <w:rPr>
                <w:bCs/>
              </w:rPr>
            </w:pPr>
            <w:proofErr w:type="spellStart"/>
            <w:r w:rsidRPr="006409FA">
              <w:rPr>
                <w:bCs/>
              </w:rPr>
              <w:t>iRep</w:t>
            </w:r>
            <w:proofErr w:type="spellEnd"/>
            <w:r w:rsidR="00BD2CB5" w:rsidRPr="006409FA">
              <w:rPr>
                <w:bCs/>
              </w:rPr>
              <w:t xml:space="preserve"> v1.10</w:t>
            </w:r>
          </w:p>
        </w:tc>
        <w:tc>
          <w:tcPr>
            <w:tcW w:w="2610" w:type="dxa"/>
          </w:tcPr>
          <w:p w14:paraId="5062AABD" w14:textId="5F800978"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6409FA">
              <w:rPr>
                <w:bCs/>
                <w:lang w:eastAsia="zh-CN"/>
              </w:rPr>
              <w:fldChar w:fldCharType="separate"/>
            </w:r>
            <w:r w:rsidR="00E35D4E" w:rsidRPr="006409FA">
              <w:rPr>
                <w:bCs/>
                <w:noProof/>
                <w:lang w:eastAsia="zh-CN"/>
              </w:rPr>
              <w:t>Brown et al. (2016)</w:t>
            </w:r>
            <w:r w:rsidRPr="006409FA">
              <w:rPr>
                <w:bCs/>
                <w:lang w:eastAsia="zh-CN"/>
              </w:rPr>
              <w:fldChar w:fldCharType="end"/>
            </w:r>
          </w:p>
        </w:tc>
        <w:tc>
          <w:tcPr>
            <w:tcW w:w="2785" w:type="dxa"/>
          </w:tcPr>
          <w:p w14:paraId="743CF22B" w14:textId="1400B23B" w:rsidR="00632A24" w:rsidRPr="006409FA" w:rsidRDefault="00632A24" w:rsidP="00632A24">
            <w:pPr>
              <w:pStyle w:val="Acknowledgement"/>
              <w:ind w:left="0" w:firstLine="0"/>
              <w:rPr>
                <w:bCs/>
                <w:lang w:eastAsia="zh-CN"/>
              </w:rPr>
            </w:pPr>
            <w:r w:rsidRPr="006409FA">
              <w:rPr>
                <w:bCs/>
                <w:lang w:eastAsia="zh-CN"/>
              </w:rPr>
              <w:t>github.com/</w:t>
            </w:r>
            <w:proofErr w:type="spellStart"/>
            <w:r w:rsidRPr="006409FA">
              <w:rPr>
                <w:bCs/>
                <w:lang w:eastAsia="zh-CN"/>
              </w:rPr>
              <w:t>christophertbrown</w:t>
            </w:r>
            <w:proofErr w:type="spellEnd"/>
            <w:r w:rsidRPr="006409FA">
              <w:rPr>
                <w:bCs/>
                <w:lang w:eastAsia="zh-CN"/>
              </w:rPr>
              <w:t>/</w:t>
            </w:r>
            <w:proofErr w:type="spellStart"/>
            <w:r w:rsidRPr="006409FA">
              <w:rPr>
                <w:bCs/>
                <w:lang w:eastAsia="zh-CN"/>
              </w:rPr>
              <w:t>iRep</w:t>
            </w:r>
            <w:proofErr w:type="spellEnd"/>
          </w:p>
        </w:tc>
      </w:tr>
      <w:tr w:rsidR="00632A24" w:rsidRPr="006409FA" w14:paraId="161E0419" w14:textId="77777777" w:rsidTr="0043345E">
        <w:tc>
          <w:tcPr>
            <w:tcW w:w="3955" w:type="dxa"/>
          </w:tcPr>
          <w:p w14:paraId="36DF067D" w14:textId="0B81F4BF" w:rsidR="00632A24" w:rsidRPr="006409FA" w:rsidRDefault="00632A24" w:rsidP="00632A24">
            <w:pPr>
              <w:rPr>
                <w:bCs/>
              </w:rPr>
            </w:pPr>
            <w:r w:rsidRPr="006409FA">
              <w:rPr>
                <w:bCs/>
              </w:rPr>
              <w:t>DADA2</w:t>
            </w:r>
            <w:r w:rsidR="00BD2CB5" w:rsidRPr="006409FA">
              <w:rPr>
                <w:bCs/>
              </w:rPr>
              <w:t xml:space="preserve"> v1.20</w:t>
            </w:r>
          </w:p>
        </w:tc>
        <w:tc>
          <w:tcPr>
            <w:tcW w:w="2610" w:type="dxa"/>
          </w:tcPr>
          <w:p w14:paraId="2508AA9A" w14:textId="526CF37F"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6409FA">
              <w:rPr>
                <w:bCs/>
                <w:lang w:eastAsia="zh-CN"/>
              </w:rPr>
              <w:fldChar w:fldCharType="separate"/>
            </w:r>
            <w:r w:rsidR="00E35D4E" w:rsidRPr="006409FA">
              <w:rPr>
                <w:bCs/>
                <w:noProof/>
                <w:lang w:eastAsia="zh-CN"/>
              </w:rPr>
              <w:t>Callahan et al. (2016)</w:t>
            </w:r>
            <w:r w:rsidRPr="006409FA">
              <w:rPr>
                <w:bCs/>
                <w:lang w:eastAsia="zh-CN"/>
              </w:rPr>
              <w:fldChar w:fldCharType="end"/>
            </w:r>
          </w:p>
        </w:tc>
        <w:tc>
          <w:tcPr>
            <w:tcW w:w="2785" w:type="dxa"/>
          </w:tcPr>
          <w:p w14:paraId="58858A78" w14:textId="7AE4456C" w:rsidR="00632A24" w:rsidRPr="006409FA" w:rsidRDefault="00632A24" w:rsidP="00632A24">
            <w:pPr>
              <w:pStyle w:val="Acknowledgement"/>
              <w:ind w:left="0" w:firstLine="0"/>
              <w:rPr>
                <w:bCs/>
                <w:lang w:eastAsia="zh-CN"/>
              </w:rPr>
            </w:pPr>
            <w:r w:rsidRPr="006409FA">
              <w:rPr>
                <w:bCs/>
                <w:lang w:eastAsia="zh-CN"/>
              </w:rPr>
              <w:t>benjjneb.github.io/data2</w:t>
            </w:r>
          </w:p>
        </w:tc>
      </w:tr>
      <w:tr w:rsidR="00BD2CB5" w:rsidRPr="006409FA" w14:paraId="385DE060" w14:textId="77777777" w:rsidTr="0043345E">
        <w:tc>
          <w:tcPr>
            <w:tcW w:w="3955" w:type="dxa"/>
          </w:tcPr>
          <w:p w14:paraId="7123E644" w14:textId="2F9F6803" w:rsidR="00BD2CB5" w:rsidRPr="006409FA" w:rsidRDefault="00BD2CB5" w:rsidP="00632A24">
            <w:pPr>
              <w:rPr>
                <w:bCs/>
              </w:rPr>
            </w:pPr>
            <w:proofErr w:type="spellStart"/>
            <w:r w:rsidRPr="006409FA">
              <w:rPr>
                <w:bCs/>
              </w:rPr>
              <w:t>Cutadapt</w:t>
            </w:r>
            <w:proofErr w:type="spellEnd"/>
            <w:r w:rsidRPr="006409FA">
              <w:rPr>
                <w:bCs/>
              </w:rPr>
              <w:t xml:space="preserve"> v3.4</w:t>
            </w:r>
          </w:p>
        </w:tc>
        <w:tc>
          <w:tcPr>
            <w:tcW w:w="2610" w:type="dxa"/>
          </w:tcPr>
          <w:p w14:paraId="0945B2D8" w14:textId="182E847B" w:rsidR="00BD2CB5" w:rsidRPr="006409FA" w:rsidRDefault="00BD2CB5" w:rsidP="00632A24">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6409FA">
              <w:rPr>
                <w:bCs/>
                <w:lang w:eastAsia="zh-CN"/>
              </w:rPr>
              <w:fldChar w:fldCharType="separate"/>
            </w:r>
            <w:r w:rsidRPr="006409FA">
              <w:rPr>
                <w:bCs/>
                <w:noProof/>
                <w:lang w:eastAsia="zh-CN"/>
              </w:rPr>
              <w:t>Martin (2011)</w:t>
            </w:r>
            <w:r w:rsidRPr="006409FA">
              <w:rPr>
                <w:bCs/>
                <w:lang w:eastAsia="zh-CN"/>
              </w:rPr>
              <w:fldChar w:fldCharType="end"/>
            </w:r>
          </w:p>
        </w:tc>
        <w:tc>
          <w:tcPr>
            <w:tcW w:w="2785" w:type="dxa"/>
          </w:tcPr>
          <w:p w14:paraId="51EAD0EC" w14:textId="3670D69D" w:rsidR="00BD2CB5" w:rsidRPr="006409FA" w:rsidRDefault="00BD2CB5" w:rsidP="00632A24">
            <w:pPr>
              <w:pStyle w:val="Acknowledgement"/>
              <w:ind w:left="0" w:firstLine="0"/>
              <w:rPr>
                <w:bCs/>
                <w:lang w:eastAsia="zh-CN"/>
              </w:rPr>
            </w:pPr>
            <w:r w:rsidRPr="006409FA">
              <w:rPr>
                <w:bCs/>
                <w:lang w:eastAsia="zh-CN"/>
              </w:rPr>
              <w:t>github.com/</w:t>
            </w:r>
            <w:proofErr w:type="spellStart"/>
            <w:r w:rsidRPr="006409FA">
              <w:rPr>
                <w:bCs/>
                <w:lang w:eastAsia="zh-CN"/>
              </w:rPr>
              <w:t>marcelm</w:t>
            </w:r>
            <w:proofErr w:type="spellEnd"/>
            <w:r w:rsidRPr="006409FA">
              <w:rPr>
                <w:bCs/>
                <w:lang w:eastAsia="zh-CN"/>
              </w:rPr>
              <w:t>/</w:t>
            </w:r>
            <w:proofErr w:type="spellStart"/>
            <w:r w:rsidRPr="006409FA">
              <w:rPr>
                <w:bCs/>
                <w:lang w:eastAsia="zh-CN"/>
              </w:rPr>
              <w:t>cutadapt</w:t>
            </w:r>
            <w:proofErr w:type="spellEnd"/>
          </w:p>
        </w:tc>
      </w:tr>
      <w:tr w:rsidR="00632A24" w:rsidRPr="006409FA" w14:paraId="5C244E40" w14:textId="77777777" w:rsidTr="0043345E">
        <w:tc>
          <w:tcPr>
            <w:tcW w:w="3955" w:type="dxa"/>
          </w:tcPr>
          <w:p w14:paraId="513CF0CD" w14:textId="24B554C7" w:rsidR="00632A24" w:rsidRPr="006409FA" w:rsidRDefault="00632A24" w:rsidP="00632A24">
            <w:pPr>
              <w:rPr>
                <w:bCs/>
              </w:rPr>
            </w:pPr>
            <w:r w:rsidRPr="006409FA">
              <w:rPr>
                <w:bCs/>
              </w:rPr>
              <w:t>Bhatt lab workflow</w:t>
            </w:r>
          </w:p>
        </w:tc>
        <w:tc>
          <w:tcPr>
            <w:tcW w:w="2610" w:type="dxa"/>
          </w:tcPr>
          <w:p w14:paraId="29EEC769" w14:textId="4BCF7812" w:rsidR="00632A24" w:rsidRPr="006409FA" w:rsidRDefault="00632A24" w:rsidP="00632A24">
            <w:pPr>
              <w:pStyle w:val="Acknowledgement"/>
              <w:ind w:left="0" w:firstLine="0"/>
              <w:rPr>
                <w:bCs/>
                <w:lang w:eastAsia="zh-CN"/>
              </w:rPr>
            </w:pPr>
            <w:r w:rsidRPr="006409FA">
              <w:rPr>
                <w:bCs/>
                <w:lang w:eastAsia="zh-CN"/>
              </w:rPr>
              <w:fldChar w:fldCharType="begin"/>
            </w:r>
            <w:r w:rsidR="00497EFD">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6409FA">
              <w:rPr>
                <w:bCs/>
                <w:lang w:eastAsia="zh-CN"/>
              </w:rPr>
              <w:fldChar w:fldCharType="separate"/>
            </w:r>
            <w:r w:rsidR="00497EFD">
              <w:rPr>
                <w:bCs/>
                <w:noProof/>
                <w:lang w:eastAsia="zh-CN"/>
              </w:rPr>
              <w:t>Siranosian</w:t>
            </w:r>
            <w:r w:rsidR="00497EFD" w:rsidRPr="00497EFD">
              <w:rPr>
                <w:bCs/>
                <w:i/>
                <w:noProof/>
                <w:lang w:eastAsia="zh-CN"/>
              </w:rPr>
              <w:t xml:space="preserve"> et al.</w:t>
            </w:r>
            <w:r w:rsidR="00497EFD">
              <w:rPr>
                <w:bCs/>
                <w:noProof/>
                <w:lang w:eastAsia="zh-CN"/>
              </w:rPr>
              <w:t xml:space="preserve"> (2022)</w:t>
            </w:r>
            <w:r w:rsidRPr="006409FA">
              <w:rPr>
                <w:bCs/>
                <w:lang w:eastAsia="zh-CN"/>
              </w:rPr>
              <w:fldChar w:fldCharType="end"/>
            </w:r>
          </w:p>
        </w:tc>
        <w:tc>
          <w:tcPr>
            <w:tcW w:w="2785" w:type="dxa"/>
          </w:tcPr>
          <w:p w14:paraId="4864BFF1" w14:textId="7198727A" w:rsidR="00632A24" w:rsidRPr="006409FA" w:rsidRDefault="00632A24" w:rsidP="00632A24">
            <w:pPr>
              <w:rPr>
                <w:bCs/>
              </w:rPr>
            </w:pPr>
            <w:r w:rsidRPr="006409FA">
              <w:rPr>
                <w:bCs/>
              </w:rPr>
              <w:t>github.com/</w:t>
            </w:r>
            <w:proofErr w:type="spellStart"/>
            <w:r w:rsidRPr="006409FA">
              <w:rPr>
                <w:bCs/>
              </w:rPr>
              <w:t>bhattlab</w:t>
            </w:r>
            <w:proofErr w:type="spellEnd"/>
            <w:r w:rsidRPr="006409FA">
              <w:rPr>
                <w:bCs/>
              </w:rPr>
              <w:t>/</w:t>
            </w:r>
            <w:proofErr w:type="spellStart"/>
            <w:r w:rsidRPr="006409FA">
              <w:rPr>
                <w:bCs/>
              </w:rPr>
              <w:t>bhattlab_workflows</w:t>
            </w:r>
            <w:proofErr w:type="spellEnd"/>
          </w:p>
        </w:tc>
      </w:tr>
      <w:tr w:rsidR="00632A24" w:rsidRPr="006409FA" w14:paraId="76091439" w14:textId="77777777" w:rsidTr="0043345E">
        <w:tc>
          <w:tcPr>
            <w:tcW w:w="3955" w:type="dxa"/>
          </w:tcPr>
          <w:p w14:paraId="72F4BD0B" w14:textId="5A637472" w:rsidR="00632A24" w:rsidRPr="006409FA" w:rsidRDefault="00632A24" w:rsidP="00632A24">
            <w:pPr>
              <w:rPr>
                <w:bCs/>
              </w:rPr>
            </w:pPr>
            <w:r w:rsidRPr="006409FA">
              <w:t>MEGAHIT</w:t>
            </w:r>
            <w:r w:rsidR="00DD77C5" w:rsidRPr="006409FA">
              <w:t xml:space="preserve"> v1.2.9</w:t>
            </w:r>
          </w:p>
        </w:tc>
        <w:tc>
          <w:tcPr>
            <w:tcW w:w="2610" w:type="dxa"/>
          </w:tcPr>
          <w:p w14:paraId="320553B2" w14:textId="3DC6A11B"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6409FA">
              <w:rPr>
                <w:bCs/>
                <w:lang w:eastAsia="zh-CN"/>
              </w:rPr>
              <w:fldChar w:fldCharType="separate"/>
            </w:r>
            <w:r w:rsidR="00E35D4E" w:rsidRPr="006409FA">
              <w:rPr>
                <w:bCs/>
                <w:noProof/>
                <w:lang w:eastAsia="zh-CN"/>
              </w:rPr>
              <w:t>Li et al. (2015)</w:t>
            </w:r>
            <w:r w:rsidRPr="006409FA">
              <w:rPr>
                <w:bCs/>
                <w:lang w:eastAsia="zh-CN"/>
              </w:rPr>
              <w:fldChar w:fldCharType="end"/>
            </w:r>
          </w:p>
        </w:tc>
        <w:tc>
          <w:tcPr>
            <w:tcW w:w="2785" w:type="dxa"/>
          </w:tcPr>
          <w:p w14:paraId="1168A185" w14:textId="63635A82" w:rsidR="00632A24" w:rsidRPr="006409FA" w:rsidRDefault="00632A24" w:rsidP="00632A24">
            <w:pPr>
              <w:rPr>
                <w:bCs/>
              </w:rPr>
            </w:pPr>
            <w:r w:rsidRPr="006409FA">
              <w:rPr>
                <w:bCs/>
              </w:rPr>
              <w:t>github.com/</w:t>
            </w:r>
            <w:proofErr w:type="spellStart"/>
            <w:r w:rsidRPr="006409FA">
              <w:rPr>
                <w:bCs/>
              </w:rPr>
              <w:t>voutcn</w:t>
            </w:r>
            <w:proofErr w:type="spellEnd"/>
            <w:r w:rsidRPr="006409FA">
              <w:rPr>
                <w:bCs/>
              </w:rPr>
              <w:t>/megahit</w:t>
            </w:r>
          </w:p>
        </w:tc>
      </w:tr>
      <w:tr w:rsidR="00632A24" w:rsidRPr="006409FA" w14:paraId="28265EAA" w14:textId="77777777" w:rsidTr="0043345E">
        <w:tc>
          <w:tcPr>
            <w:tcW w:w="3955" w:type="dxa"/>
          </w:tcPr>
          <w:p w14:paraId="109EF129" w14:textId="5A0D350C" w:rsidR="00632A24" w:rsidRPr="006409FA" w:rsidRDefault="00632A24" w:rsidP="00632A24">
            <w:proofErr w:type="spellStart"/>
            <w:r w:rsidRPr="006409FA">
              <w:t>MetaBAT</w:t>
            </w:r>
            <w:proofErr w:type="spellEnd"/>
            <w:r w:rsidRPr="006409FA">
              <w:t xml:space="preserve"> 2</w:t>
            </w:r>
            <w:r w:rsidR="00DD77C5" w:rsidRPr="006409FA">
              <w:t xml:space="preserve"> v2.12.1</w:t>
            </w:r>
          </w:p>
        </w:tc>
        <w:tc>
          <w:tcPr>
            <w:tcW w:w="2610" w:type="dxa"/>
          </w:tcPr>
          <w:p w14:paraId="3C967BD9" w14:textId="167CE16D"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6409FA">
              <w:fldChar w:fldCharType="separate"/>
            </w:r>
            <w:r w:rsidR="00E35D4E" w:rsidRPr="006409FA">
              <w:rPr>
                <w:noProof/>
              </w:rPr>
              <w:t>Kang et al. (2019)</w:t>
            </w:r>
            <w:r w:rsidRPr="006409FA">
              <w:fldChar w:fldCharType="end"/>
            </w:r>
          </w:p>
        </w:tc>
        <w:tc>
          <w:tcPr>
            <w:tcW w:w="2785" w:type="dxa"/>
          </w:tcPr>
          <w:p w14:paraId="741A1862" w14:textId="35B107ED" w:rsidR="00632A24" w:rsidRPr="006409FA" w:rsidRDefault="00632A24" w:rsidP="00632A24">
            <w:pPr>
              <w:rPr>
                <w:bCs/>
              </w:rPr>
            </w:pPr>
            <w:r w:rsidRPr="006409FA">
              <w:rPr>
                <w:bCs/>
              </w:rPr>
              <w:t>bitbucket.org/</w:t>
            </w:r>
            <w:proofErr w:type="spellStart"/>
            <w:r w:rsidRPr="006409FA">
              <w:rPr>
                <w:bCs/>
              </w:rPr>
              <w:t>berkeleylab</w:t>
            </w:r>
            <w:proofErr w:type="spellEnd"/>
            <w:r w:rsidRPr="006409FA">
              <w:rPr>
                <w:bCs/>
              </w:rPr>
              <w:t>/</w:t>
            </w:r>
            <w:proofErr w:type="spellStart"/>
            <w:r w:rsidRPr="006409FA">
              <w:rPr>
                <w:bCs/>
              </w:rPr>
              <w:t>metabat</w:t>
            </w:r>
            <w:proofErr w:type="spellEnd"/>
            <w:r w:rsidRPr="006409FA">
              <w:rPr>
                <w:bCs/>
              </w:rPr>
              <w:t>/</w:t>
            </w:r>
            <w:proofErr w:type="spellStart"/>
            <w:r w:rsidRPr="006409FA">
              <w:rPr>
                <w:bCs/>
              </w:rPr>
              <w:t>src</w:t>
            </w:r>
            <w:proofErr w:type="spellEnd"/>
            <w:r w:rsidRPr="006409FA">
              <w:rPr>
                <w:bCs/>
              </w:rPr>
              <w:t>/master/</w:t>
            </w:r>
          </w:p>
        </w:tc>
      </w:tr>
      <w:tr w:rsidR="00632A24" w:rsidRPr="006409FA" w14:paraId="6209FACF" w14:textId="77777777" w:rsidTr="0043345E">
        <w:tc>
          <w:tcPr>
            <w:tcW w:w="3955" w:type="dxa"/>
          </w:tcPr>
          <w:p w14:paraId="38AEA8AB" w14:textId="2793AF23" w:rsidR="00632A24" w:rsidRPr="006409FA" w:rsidRDefault="00632A24" w:rsidP="00632A24">
            <w:r w:rsidRPr="006409FA">
              <w:t>CONCOCT</w:t>
            </w:r>
            <w:r w:rsidR="00DD77C5" w:rsidRPr="006409FA">
              <w:t xml:space="preserve"> v1.1.0</w:t>
            </w:r>
          </w:p>
        </w:tc>
        <w:tc>
          <w:tcPr>
            <w:tcW w:w="2610" w:type="dxa"/>
          </w:tcPr>
          <w:p w14:paraId="1F898BB4" w14:textId="39BCB78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6409FA">
              <w:fldChar w:fldCharType="separate"/>
            </w:r>
            <w:r w:rsidR="00E35D4E" w:rsidRPr="006409FA">
              <w:rPr>
                <w:noProof/>
              </w:rPr>
              <w:t>Alneberg et al. (2014)</w:t>
            </w:r>
            <w:r w:rsidRPr="006409FA">
              <w:fldChar w:fldCharType="end"/>
            </w:r>
          </w:p>
        </w:tc>
        <w:tc>
          <w:tcPr>
            <w:tcW w:w="2785" w:type="dxa"/>
          </w:tcPr>
          <w:p w14:paraId="7AC13B39" w14:textId="2580E56C" w:rsidR="00632A24" w:rsidRPr="006409FA" w:rsidRDefault="00632A24" w:rsidP="00632A24">
            <w:pPr>
              <w:rPr>
                <w:bCs/>
              </w:rPr>
            </w:pPr>
            <w:r w:rsidRPr="006409FA">
              <w:rPr>
                <w:bCs/>
              </w:rPr>
              <w:t>github.com/</w:t>
            </w:r>
            <w:proofErr w:type="spellStart"/>
            <w:r w:rsidRPr="006409FA">
              <w:rPr>
                <w:bCs/>
              </w:rPr>
              <w:t>BinPro</w:t>
            </w:r>
            <w:proofErr w:type="spellEnd"/>
            <w:r w:rsidRPr="006409FA">
              <w:rPr>
                <w:bCs/>
              </w:rPr>
              <w:t>/CONCOCT</w:t>
            </w:r>
          </w:p>
        </w:tc>
      </w:tr>
      <w:tr w:rsidR="00632A24" w:rsidRPr="006409FA" w14:paraId="4B21E0B0" w14:textId="77777777" w:rsidTr="0043345E">
        <w:tc>
          <w:tcPr>
            <w:tcW w:w="3955" w:type="dxa"/>
          </w:tcPr>
          <w:p w14:paraId="6A1AA491" w14:textId="4AE269FA" w:rsidR="00632A24" w:rsidRPr="006409FA" w:rsidRDefault="00632A24" w:rsidP="00632A24">
            <w:r w:rsidRPr="006409FA">
              <w:t>DAS Tool</w:t>
            </w:r>
            <w:r w:rsidR="00DD77C5" w:rsidRPr="006409FA">
              <w:t xml:space="preserve"> v1.1.2</w:t>
            </w:r>
          </w:p>
        </w:tc>
        <w:tc>
          <w:tcPr>
            <w:tcW w:w="2610" w:type="dxa"/>
          </w:tcPr>
          <w:p w14:paraId="1B284C09" w14:textId="79B748F9"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6409FA">
              <w:fldChar w:fldCharType="separate"/>
            </w:r>
            <w:r w:rsidR="00E35D4E" w:rsidRPr="006409FA">
              <w:rPr>
                <w:noProof/>
              </w:rPr>
              <w:t>Sieber et al. (2018)</w:t>
            </w:r>
            <w:r w:rsidRPr="006409FA">
              <w:fldChar w:fldCharType="end"/>
            </w:r>
          </w:p>
        </w:tc>
        <w:tc>
          <w:tcPr>
            <w:tcW w:w="2785" w:type="dxa"/>
          </w:tcPr>
          <w:p w14:paraId="73F9A452" w14:textId="6201BA44" w:rsidR="00632A24" w:rsidRPr="006409FA" w:rsidRDefault="00632A24" w:rsidP="00632A24">
            <w:pPr>
              <w:rPr>
                <w:bCs/>
              </w:rPr>
            </w:pPr>
            <w:r w:rsidRPr="006409FA">
              <w:t>github.com/</w:t>
            </w:r>
            <w:proofErr w:type="spellStart"/>
            <w:r w:rsidRPr="006409FA">
              <w:t>cmks</w:t>
            </w:r>
            <w:proofErr w:type="spellEnd"/>
            <w:r w:rsidRPr="006409FA">
              <w:t>/</w:t>
            </w:r>
            <w:proofErr w:type="spellStart"/>
            <w:r w:rsidRPr="006409FA">
              <w:t>DAS_Tool</w:t>
            </w:r>
            <w:proofErr w:type="spellEnd"/>
          </w:p>
        </w:tc>
      </w:tr>
      <w:tr w:rsidR="00632A24" w:rsidRPr="006409FA" w14:paraId="66A5B552" w14:textId="77777777" w:rsidTr="0043345E">
        <w:tc>
          <w:tcPr>
            <w:tcW w:w="3955" w:type="dxa"/>
          </w:tcPr>
          <w:p w14:paraId="5881CCD4" w14:textId="3CE49998" w:rsidR="00632A24" w:rsidRPr="006409FA" w:rsidRDefault="00632A24" w:rsidP="00632A24">
            <w:r w:rsidRPr="006409FA">
              <w:t>Kraken2 v</w:t>
            </w:r>
            <w:r w:rsidR="00B70229" w:rsidRPr="006409FA">
              <w:t>2.1.1</w:t>
            </w:r>
          </w:p>
        </w:tc>
        <w:tc>
          <w:tcPr>
            <w:tcW w:w="2610" w:type="dxa"/>
          </w:tcPr>
          <w:p w14:paraId="069BB876" w14:textId="4F9A59A0"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6409FA">
              <w:fldChar w:fldCharType="separate"/>
            </w:r>
            <w:r w:rsidR="00E35D4E" w:rsidRPr="006409FA">
              <w:rPr>
                <w:noProof/>
              </w:rPr>
              <w:t>Wood et al. (2019)</w:t>
            </w:r>
            <w:r w:rsidRPr="006409FA">
              <w:fldChar w:fldCharType="end"/>
            </w:r>
          </w:p>
        </w:tc>
        <w:tc>
          <w:tcPr>
            <w:tcW w:w="2785" w:type="dxa"/>
          </w:tcPr>
          <w:p w14:paraId="1F00395F" w14:textId="43716525" w:rsidR="00632A24" w:rsidRPr="006409FA" w:rsidRDefault="00632A24" w:rsidP="00632A24">
            <w:pPr>
              <w:rPr>
                <w:bCs/>
              </w:rPr>
            </w:pPr>
            <w:r w:rsidRPr="006409FA">
              <w:rPr>
                <w:bCs/>
              </w:rPr>
              <w:t>github.com/</w:t>
            </w:r>
            <w:proofErr w:type="spellStart"/>
            <w:r w:rsidRPr="006409FA">
              <w:rPr>
                <w:bCs/>
              </w:rPr>
              <w:t>DerrickWood</w:t>
            </w:r>
            <w:proofErr w:type="spellEnd"/>
            <w:r w:rsidRPr="006409FA">
              <w:rPr>
                <w:bCs/>
              </w:rPr>
              <w:t>/kraken2</w:t>
            </w:r>
          </w:p>
        </w:tc>
      </w:tr>
      <w:tr w:rsidR="00632A24" w:rsidRPr="006409FA" w14:paraId="7BCB4429" w14:textId="77777777" w:rsidTr="0043345E">
        <w:tc>
          <w:tcPr>
            <w:tcW w:w="3955" w:type="dxa"/>
          </w:tcPr>
          <w:p w14:paraId="4AEEC800" w14:textId="52AB3ACA" w:rsidR="00632A24" w:rsidRPr="006409FA" w:rsidRDefault="00632A24" w:rsidP="00632A24">
            <w:r w:rsidRPr="006409FA">
              <w:t>QIIME2 v2021.</w:t>
            </w:r>
            <w:r w:rsidR="006114C1" w:rsidRPr="006409FA">
              <w:t>8</w:t>
            </w:r>
          </w:p>
        </w:tc>
        <w:tc>
          <w:tcPr>
            <w:tcW w:w="2610" w:type="dxa"/>
          </w:tcPr>
          <w:p w14:paraId="457B7EC4" w14:textId="111198F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6409FA">
              <w:fldChar w:fldCharType="separate"/>
            </w:r>
            <w:r w:rsidR="00E35D4E" w:rsidRPr="006409FA">
              <w:rPr>
                <w:noProof/>
              </w:rPr>
              <w:t>Bolyen et al. (2019)</w:t>
            </w:r>
            <w:r w:rsidRPr="006409FA">
              <w:fldChar w:fldCharType="end"/>
            </w:r>
          </w:p>
        </w:tc>
        <w:tc>
          <w:tcPr>
            <w:tcW w:w="2785" w:type="dxa"/>
          </w:tcPr>
          <w:p w14:paraId="2DBB0C15" w14:textId="1CA1B556" w:rsidR="00632A24" w:rsidRPr="006409FA" w:rsidRDefault="00632A24" w:rsidP="00632A24">
            <w:pPr>
              <w:pStyle w:val="NormalWeb"/>
              <w:shd w:val="clear" w:color="auto" w:fill="FFFFFF"/>
            </w:pPr>
            <w:r w:rsidRPr="006409FA">
              <w:t xml:space="preserve">qiime2.org </w:t>
            </w:r>
          </w:p>
        </w:tc>
      </w:tr>
      <w:tr w:rsidR="00F00D33" w:rsidRPr="006409FA" w14:paraId="5E67FD46" w14:textId="77777777" w:rsidTr="0043345E">
        <w:trPr>
          <w:ins w:id="1117" w:author="Liao, Chen/Sloan Kettering Institute" w:date="2022-09-05T16:09:00Z"/>
        </w:trPr>
        <w:tc>
          <w:tcPr>
            <w:tcW w:w="3955" w:type="dxa"/>
          </w:tcPr>
          <w:p w14:paraId="710E5C1A" w14:textId="67F6F05D" w:rsidR="00F00D33" w:rsidRPr="006409FA" w:rsidRDefault="00F00D33" w:rsidP="00632A24">
            <w:pPr>
              <w:rPr>
                <w:ins w:id="1118" w:author="Liao, Chen/Sloan Kettering Institute" w:date="2022-09-05T16:09:00Z"/>
              </w:rPr>
            </w:pPr>
            <w:proofErr w:type="spellStart"/>
            <w:ins w:id="1119" w:author="Liao, Chen/Sloan Kettering Institute" w:date="2022-09-05T16:09:00Z">
              <w:r>
                <w:t>Matlab</w:t>
              </w:r>
              <w:proofErr w:type="spellEnd"/>
              <w:r>
                <w:t xml:space="preserve"> 2021b</w:t>
              </w:r>
            </w:ins>
          </w:p>
        </w:tc>
        <w:tc>
          <w:tcPr>
            <w:tcW w:w="2610" w:type="dxa"/>
          </w:tcPr>
          <w:p w14:paraId="4EF0383F" w14:textId="5E198000" w:rsidR="00F00D33" w:rsidRPr="006409FA" w:rsidRDefault="00F00D33" w:rsidP="00632A24">
            <w:pPr>
              <w:pStyle w:val="Acknowledgement"/>
              <w:ind w:left="0" w:firstLine="0"/>
              <w:rPr>
                <w:ins w:id="1120" w:author="Liao, Chen/Sloan Kettering Institute" w:date="2022-09-05T16:09:00Z"/>
              </w:rPr>
            </w:pPr>
            <w:proofErr w:type="spellStart"/>
            <w:ins w:id="1121" w:author="Liao, Chen/Sloan Kettering Institute" w:date="2022-09-05T16:09:00Z">
              <w:r>
                <w:t>Matlab</w:t>
              </w:r>
              <w:proofErr w:type="spellEnd"/>
            </w:ins>
          </w:p>
        </w:tc>
        <w:tc>
          <w:tcPr>
            <w:tcW w:w="2785" w:type="dxa"/>
          </w:tcPr>
          <w:p w14:paraId="70AAAAD1" w14:textId="52850492" w:rsidR="00F00D33" w:rsidRPr="006409FA" w:rsidRDefault="00F00D33" w:rsidP="00632A24">
            <w:pPr>
              <w:pStyle w:val="NormalWeb"/>
              <w:shd w:val="clear" w:color="auto" w:fill="FFFFFF"/>
              <w:rPr>
                <w:ins w:id="1122" w:author="Liao, Chen/Sloan Kettering Institute" w:date="2022-09-05T16:09:00Z"/>
              </w:rPr>
            </w:pPr>
            <w:ins w:id="1123" w:author="Liao, Chen/Sloan Kettering Institute" w:date="2022-09-05T16:10:00Z">
              <w:r w:rsidRPr="00F00D33">
                <w:t>mathworks.com</w:t>
              </w:r>
            </w:ins>
          </w:p>
        </w:tc>
      </w:tr>
    </w:tbl>
    <w:p w14:paraId="14F4A11E" w14:textId="5A0281B9" w:rsidR="00F61501" w:rsidRPr="006409FA" w:rsidRDefault="00F61501" w:rsidP="000A48DA">
      <w:pPr>
        <w:pStyle w:val="Acknowledgement"/>
        <w:ind w:left="0" w:firstLine="0"/>
        <w:rPr>
          <w:bCs/>
          <w:lang w:eastAsia="zh-CN"/>
        </w:rPr>
      </w:pPr>
    </w:p>
    <w:p w14:paraId="64FCB136" w14:textId="3BF8D6CE" w:rsidR="000371AA" w:rsidRPr="006409FA" w:rsidRDefault="000371AA" w:rsidP="000A48DA">
      <w:pPr>
        <w:pStyle w:val="Acknowledgement"/>
        <w:ind w:left="0" w:firstLine="0"/>
        <w:rPr>
          <w:b/>
        </w:rPr>
      </w:pPr>
      <w:r w:rsidRPr="006409FA">
        <w:rPr>
          <w:b/>
        </w:rPr>
        <w:t>RESOURCE AVAILABILITY</w:t>
      </w:r>
    </w:p>
    <w:p w14:paraId="048439E1" w14:textId="32A947DF" w:rsidR="00AA35BA" w:rsidRPr="006409FA" w:rsidRDefault="00ED2A5A" w:rsidP="000A48DA">
      <w:pPr>
        <w:pStyle w:val="Acknowledgement"/>
        <w:ind w:left="0" w:firstLine="0"/>
        <w:rPr>
          <w:b/>
        </w:rPr>
      </w:pPr>
      <w:r w:rsidRPr="006409FA">
        <w:rPr>
          <w:b/>
        </w:rPr>
        <w:t xml:space="preserve"> </w:t>
      </w:r>
    </w:p>
    <w:p w14:paraId="0FA628C0" w14:textId="72F38D64" w:rsidR="000371AA" w:rsidRPr="006409FA" w:rsidRDefault="000371AA" w:rsidP="000A48DA">
      <w:pPr>
        <w:pStyle w:val="Acknowledgement"/>
        <w:ind w:left="0" w:firstLine="0"/>
        <w:rPr>
          <w:b/>
        </w:rPr>
      </w:pPr>
      <w:r w:rsidRPr="006409FA">
        <w:rPr>
          <w:b/>
        </w:rPr>
        <w:t>Lead contact</w:t>
      </w:r>
    </w:p>
    <w:p w14:paraId="62F799C6" w14:textId="76D5B98A" w:rsidR="009D14AD" w:rsidRPr="006409FA" w:rsidRDefault="009D14AD" w:rsidP="000A48DA">
      <w:pPr>
        <w:pStyle w:val="Acknowledgement"/>
        <w:ind w:left="0" w:firstLine="0"/>
        <w:rPr>
          <w:bCs/>
        </w:rPr>
      </w:pPr>
      <w:r w:rsidRPr="006409FA">
        <w:rPr>
          <w:bCs/>
        </w:rPr>
        <w:lastRenderedPageBreak/>
        <w:t xml:space="preserve">Further information and requests </w:t>
      </w:r>
      <w:r w:rsidR="00DB5930" w:rsidRPr="006409FA">
        <w:rPr>
          <w:bCs/>
        </w:rPr>
        <w:t xml:space="preserve">for resources </w:t>
      </w:r>
      <w:r w:rsidR="00424601" w:rsidRPr="006409FA">
        <w:rPr>
          <w:bCs/>
        </w:rPr>
        <w:t>should be directed to and will be fulfilled by the lead contact, Joao B. Xavier (</w:t>
      </w:r>
      <w:r w:rsidR="00424601" w:rsidRPr="006409FA">
        <w:rPr>
          <w:bCs/>
          <w:color w:val="000000"/>
        </w:rPr>
        <w:t>xavierj@mskcc.org</w:t>
      </w:r>
      <w:r w:rsidR="00424601" w:rsidRPr="006409FA">
        <w:rPr>
          <w:bCs/>
        </w:rPr>
        <w:t>)</w:t>
      </w:r>
    </w:p>
    <w:p w14:paraId="4DB4A215" w14:textId="243AD1AE" w:rsidR="00424601" w:rsidRPr="006409FA" w:rsidRDefault="00424601" w:rsidP="000A48DA">
      <w:pPr>
        <w:pStyle w:val="Acknowledgement"/>
        <w:ind w:left="0" w:firstLine="0"/>
        <w:rPr>
          <w:b/>
        </w:rPr>
      </w:pPr>
    </w:p>
    <w:p w14:paraId="7F8AD4A7" w14:textId="78DDA0BF" w:rsidR="00424601" w:rsidRPr="006409FA" w:rsidRDefault="00424601" w:rsidP="000A48DA">
      <w:pPr>
        <w:pStyle w:val="Acknowledgement"/>
        <w:ind w:left="0" w:firstLine="0"/>
        <w:rPr>
          <w:b/>
        </w:rPr>
      </w:pPr>
      <w:r w:rsidRPr="006409FA">
        <w:rPr>
          <w:b/>
        </w:rPr>
        <w:t>Materials Availability</w:t>
      </w:r>
    </w:p>
    <w:p w14:paraId="696CB9BE" w14:textId="631E66E7" w:rsidR="00B91C5E" w:rsidRPr="006409FA" w:rsidRDefault="00B91C5E" w:rsidP="000A48DA">
      <w:pPr>
        <w:pStyle w:val="Acknowledgement"/>
        <w:ind w:left="0" w:firstLine="0"/>
        <w:rPr>
          <w:bCs/>
        </w:rPr>
      </w:pPr>
      <w:r w:rsidRPr="006409FA">
        <w:rPr>
          <w:bCs/>
        </w:rPr>
        <w:t>This study did not generate new unique reagents.</w:t>
      </w:r>
    </w:p>
    <w:p w14:paraId="0CC4DDB5" w14:textId="1D9B97AA" w:rsidR="00424601" w:rsidRPr="006409FA" w:rsidRDefault="00424601" w:rsidP="000A48DA">
      <w:pPr>
        <w:pStyle w:val="Acknowledgement"/>
        <w:ind w:left="0" w:firstLine="0"/>
        <w:rPr>
          <w:b/>
        </w:rPr>
      </w:pPr>
    </w:p>
    <w:p w14:paraId="751628F9" w14:textId="3CBAED31" w:rsidR="00424601" w:rsidRPr="006409FA" w:rsidRDefault="00424601" w:rsidP="000A48DA">
      <w:pPr>
        <w:pStyle w:val="Acknowledgement"/>
        <w:ind w:left="0" w:firstLine="0"/>
        <w:rPr>
          <w:b/>
        </w:rPr>
      </w:pPr>
      <w:r w:rsidRPr="006409FA">
        <w:rPr>
          <w:b/>
        </w:rPr>
        <w:t xml:space="preserve">Data and </w:t>
      </w:r>
      <w:r w:rsidR="00373FB2" w:rsidRPr="006409FA">
        <w:rPr>
          <w:b/>
        </w:rPr>
        <w:t>c</w:t>
      </w:r>
      <w:r w:rsidRPr="006409FA">
        <w:rPr>
          <w:b/>
        </w:rPr>
        <w:t xml:space="preserve">ode </w:t>
      </w:r>
      <w:r w:rsidR="00373FB2" w:rsidRPr="006409FA">
        <w:rPr>
          <w:b/>
        </w:rPr>
        <w:t>a</w:t>
      </w:r>
      <w:r w:rsidRPr="006409FA">
        <w:rPr>
          <w:b/>
        </w:rPr>
        <w:t>vailability</w:t>
      </w:r>
    </w:p>
    <w:p w14:paraId="6FF9C461" w14:textId="39B4E233" w:rsidR="00424601" w:rsidRPr="006409FA" w:rsidRDefault="00DB5930" w:rsidP="000A48DA">
      <w:pPr>
        <w:pStyle w:val="Acknowledgement"/>
        <w:numPr>
          <w:ilvl w:val="0"/>
          <w:numId w:val="14"/>
        </w:numPr>
        <w:rPr>
          <w:b/>
        </w:rPr>
      </w:pPr>
      <w:r w:rsidRPr="006409FA">
        <w:t>All raw sequences of the microbiome datasets analyzed in this study are public available with accession numbers listed in the key resource table.</w:t>
      </w:r>
    </w:p>
    <w:p w14:paraId="3D2B4966" w14:textId="77777777" w:rsidR="00DB5930" w:rsidRPr="006409FA" w:rsidRDefault="00DB5930" w:rsidP="000A48DA">
      <w:pPr>
        <w:pStyle w:val="Acknowledgement"/>
        <w:numPr>
          <w:ilvl w:val="0"/>
          <w:numId w:val="14"/>
        </w:numPr>
        <w:rPr>
          <w:color w:val="000000" w:themeColor="text1"/>
        </w:rPr>
      </w:pPr>
      <w:r w:rsidRPr="006409FA">
        <w:t xml:space="preserve">All processed data supporting the findings of this study are available within the article and its supplementary materials. </w:t>
      </w:r>
    </w:p>
    <w:p w14:paraId="0300A376" w14:textId="65E3BF56" w:rsidR="00C96E9D" w:rsidRPr="006409FA" w:rsidRDefault="00DB5930" w:rsidP="001F0821">
      <w:pPr>
        <w:pStyle w:val="Acknowledgement"/>
        <w:numPr>
          <w:ilvl w:val="0"/>
          <w:numId w:val="14"/>
        </w:numPr>
        <w:rPr>
          <w:color w:val="000000" w:themeColor="text1"/>
        </w:rPr>
      </w:pPr>
      <w:r w:rsidRPr="006409FA">
        <w:rPr>
          <w:color w:val="000000" w:themeColor="text1"/>
        </w:rPr>
        <w:t>Customized Python</w:t>
      </w:r>
      <w:ins w:id="1124" w:author="Liao, Chen/Sloan Kettering Institute" w:date="2022-09-05T21:18:00Z">
        <w:r w:rsidR="00BC17D2">
          <w:rPr>
            <w:color w:val="000000" w:themeColor="text1"/>
          </w:rPr>
          <w:t xml:space="preserve"> and </w:t>
        </w:r>
        <w:proofErr w:type="spellStart"/>
        <w:r w:rsidR="00BC17D2">
          <w:rPr>
            <w:color w:val="000000" w:themeColor="text1"/>
          </w:rPr>
          <w:t>Matlab</w:t>
        </w:r>
      </w:ins>
      <w:proofErr w:type="spellEnd"/>
      <w:r w:rsidRPr="006409FA">
        <w:rPr>
          <w:color w:val="000000" w:themeColor="text1"/>
        </w:rPr>
        <w:t xml:space="preserve"> scripts for all analyses included in this study are available on </w:t>
      </w:r>
      <w:proofErr w:type="spellStart"/>
      <w:r w:rsidRPr="006409FA">
        <w:rPr>
          <w:color w:val="000000" w:themeColor="text1"/>
        </w:rPr>
        <w:t>Github</w:t>
      </w:r>
      <w:proofErr w:type="spellEnd"/>
      <w:r w:rsidRPr="006409FA">
        <w:rPr>
          <w:color w:val="000000" w:themeColor="text1"/>
        </w:rPr>
        <w:t xml:space="preserve"> (</w:t>
      </w:r>
      <w:hyperlink r:id="rId22" w:history="1">
        <w:r w:rsidR="001F0821" w:rsidRPr="006409FA">
          <w:rPr>
            <w:rStyle w:val="Hyperlink"/>
          </w:rPr>
          <w:t>https://github.com/liaochen1988/marker_hypothesis</w:t>
        </w:r>
      </w:hyperlink>
      <w:r w:rsidRPr="006409FA">
        <w:rPr>
          <w:color w:val="000000" w:themeColor="text1"/>
        </w:rPr>
        <w:t>).</w:t>
      </w:r>
    </w:p>
    <w:p w14:paraId="427ECB8B" w14:textId="77777777" w:rsidR="001F0821" w:rsidRPr="006409FA" w:rsidRDefault="001F0821" w:rsidP="001F0821">
      <w:pPr>
        <w:pStyle w:val="Acknowledgement"/>
        <w:rPr>
          <w:color w:val="000000" w:themeColor="text1"/>
        </w:rPr>
      </w:pPr>
    </w:p>
    <w:p w14:paraId="7E11DBAE" w14:textId="6988E531" w:rsidR="00770908" w:rsidRPr="006409FA" w:rsidRDefault="00B132B8" w:rsidP="000A48DA">
      <w:pPr>
        <w:pStyle w:val="SMHeading"/>
      </w:pPr>
      <w:r w:rsidRPr="006409FA">
        <w:t>METHOD DETAILS</w:t>
      </w:r>
    </w:p>
    <w:p w14:paraId="21B62111" w14:textId="4A845F04" w:rsidR="00770908" w:rsidRPr="006409FA" w:rsidRDefault="00770908" w:rsidP="000A48DA"/>
    <w:p w14:paraId="6A3863F8" w14:textId="4B908712" w:rsidR="00AC7FD0" w:rsidRPr="006409FA" w:rsidRDefault="00AC7FD0" w:rsidP="00AC7FD0">
      <w:pPr>
        <w:rPr>
          <w:b/>
        </w:rPr>
      </w:pPr>
      <w:r w:rsidRPr="006409FA">
        <w:rPr>
          <w:b/>
        </w:rPr>
        <w:t>Mouse experiment setup</w:t>
      </w:r>
    </w:p>
    <w:p w14:paraId="10601E87" w14:textId="6C010E0C" w:rsidR="00AC7FD0" w:rsidRPr="006409FA" w:rsidRDefault="00624E10" w:rsidP="00AC7FD0">
      <w:r w:rsidRPr="006409FA">
        <w:t>W</w:t>
      </w:r>
      <w:r w:rsidR="00AC7FD0" w:rsidRPr="006409FA">
        <w:t xml:space="preserve">e treated C57BL/6J female mice with cocktail of ampicillin (0.5g/l), vancomycin (0.5g/l) and neomycin (1g/l) for one week in drinking water. Antibiotics were changed once </w:t>
      </w:r>
      <w:proofErr w:type="gramStart"/>
      <w:r w:rsidR="00AC7FD0" w:rsidRPr="006409FA">
        <w:t>during the course of</w:t>
      </w:r>
      <w:proofErr w:type="gramEnd"/>
      <w:r w:rsidR="00AC7FD0" w:rsidRPr="006409FA">
        <w:t xml:space="preserve"> the treatment. Animals were </w:t>
      </w:r>
      <w:proofErr w:type="gramStart"/>
      <w:r w:rsidR="00AC7FD0" w:rsidRPr="006409FA">
        <w:t>single-housed</w:t>
      </w:r>
      <w:proofErr w:type="gramEnd"/>
      <w:r w:rsidR="00AC7FD0" w:rsidRPr="006409FA">
        <w:t xml:space="preserve"> in autoclaved cages. Autoclaved water supplemented with antibiotics and 5053 irradiated food was provided </w:t>
      </w:r>
      <w:r w:rsidR="00AC7FD0" w:rsidRPr="006409FA">
        <w:rPr>
          <w:i/>
        </w:rPr>
        <w:t>ad libitum</w:t>
      </w:r>
      <w:r w:rsidR="00AC7FD0" w:rsidRPr="006409FA">
        <w:t xml:space="preserve">. Fecal pellets were collected immediately before and one week after the initiation of antibiotic treatment. Oral swabs were collected as per </w:t>
      </w:r>
      <w:r w:rsidR="00485D65" w:rsidRPr="006409FA">
        <w:fldChar w:fldCharType="begin"/>
      </w:r>
      <w:r w:rsidR="00485D65" w:rsidRPr="006409FA">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6409FA">
        <w:fldChar w:fldCharType="separate"/>
      </w:r>
      <w:r w:rsidR="00485D65" w:rsidRPr="006409FA">
        <w:rPr>
          <w:noProof/>
        </w:rPr>
        <w:t>(Abusleme et al., 2017)</w:t>
      </w:r>
      <w:r w:rsidR="00485D65" w:rsidRPr="006409FA">
        <w:fldChar w:fldCharType="end"/>
      </w:r>
      <w:r w:rsidR="00AC7FD0" w:rsidRPr="006409FA">
        <w:t xml:space="preserve"> before the treatment was started. Briefly, mice were hand</w:t>
      </w:r>
      <w:r w:rsidR="00B00C40" w:rsidRPr="006409FA">
        <w:t>-</w:t>
      </w:r>
      <w:r w:rsidR="00AC7FD0" w:rsidRPr="006409FA">
        <w:t xml:space="preserve">held while sterile swab was introduced into mouth and swiped for at least 30 seconds. After, the swab was put into 150ul of TE, the tip was cut off so that the </w:t>
      </w:r>
      <w:proofErr w:type="spellStart"/>
      <w:r w:rsidR="00477C8D" w:rsidRPr="006409FA">
        <w:t>e</w:t>
      </w:r>
      <w:r w:rsidR="00AC7FD0" w:rsidRPr="006409FA">
        <w:t>ppendorf</w:t>
      </w:r>
      <w:proofErr w:type="spellEnd"/>
      <w:r w:rsidR="00AC7FD0" w:rsidRPr="006409FA">
        <w:t xml:space="preserve"> can 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Pr="006409FA" w:rsidRDefault="00477C8D" w:rsidP="00AC7FD0"/>
    <w:p w14:paraId="2F69F0D5" w14:textId="4E29CFC0" w:rsidR="00176CAB" w:rsidRPr="006409FA" w:rsidRDefault="00176CAB" w:rsidP="00AC7FD0">
      <w:r w:rsidRPr="006409FA">
        <w:rPr>
          <w:b/>
        </w:rPr>
        <w:t>DNA extraction and sequencing</w:t>
      </w:r>
    </w:p>
    <w:p w14:paraId="2BB9F4A3" w14:textId="057B3208" w:rsidR="00477C8D" w:rsidRPr="006409FA" w:rsidRDefault="00AC7FD0" w:rsidP="00AC7FD0">
      <w:r w:rsidRPr="006409FA">
        <w:t xml:space="preserve">Fecal DNA was extracted and 16S rRNA gene was amplified using the previously described protocol </w:t>
      </w:r>
      <w:r w:rsidR="00D10829" w:rsidRPr="006409FA">
        <w:fldChar w:fldCharType="begin"/>
      </w:r>
      <w:r w:rsidR="003F0D83" w:rsidRPr="006409FA">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6409FA">
        <w:fldChar w:fldCharType="separate"/>
      </w:r>
      <w:r w:rsidR="003F0D83" w:rsidRPr="006409FA">
        <w:rPr>
          <w:noProof/>
        </w:rPr>
        <w:t>(Taur</w:t>
      </w:r>
      <w:r w:rsidR="003F0D83" w:rsidRPr="006409FA">
        <w:rPr>
          <w:i/>
          <w:noProof/>
        </w:rPr>
        <w:t xml:space="preserve"> et al.</w:t>
      </w:r>
      <w:r w:rsidR="003F0D83" w:rsidRPr="006409FA">
        <w:rPr>
          <w:noProof/>
        </w:rPr>
        <w:t>, 2018)</w:t>
      </w:r>
      <w:r w:rsidR="00D10829" w:rsidRPr="006409FA">
        <w:fldChar w:fldCharType="end"/>
      </w:r>
      <w:r w:rsidRPr="006409FA">
        <w:t xml:space="preserve">. Illumina </w:t>
      </w:r>
      <w:proofErr w:type="spellStart"/>
      <w:r w:rsidRPr="006409FA">
        <w:t>TruSeq</w:t>
      </w:r>
      <w:proofErr w:type="spellEnd"/>
      <w:r w:rsidRPr="006409FA">
        <w:t xml:space="preserve"> Sample Preparation protocol was used for generating libraries, that were later quantified, </w:t>
      </w:r>
      <w:r w:rsidR="00347358" w:rsidRPr="006409FA">
        <w:t>normalized,</w:t>
      </w:r>
      <w:r w:rsidRPr="006409FA">
        <w:t xml:space="preserve"> and sequenced using </w:t>
      </w:r>
      <w:proofErr w:type="spellStart"/>
      <w:r w:rsidRPr="006409FA">
        <w:rPr>
          <w:color w:val="000000"/>
        </w:rPr>
        <w:t>MiSeq</w:t>
      </w:r>
      <w:proofErr w:type="spellEnd"/>
      <w:r w:rsidRPr="006409FA">
        <w:rPr>
          <w:color w:val="000000"/>
        </w:rPr>
        <w:t xml:space="preserve"> Reagent Kit V3. Oral DNA was extracted by using modified </w:t>
      </w:r>
      <w:proofErr w:type="spellStart"/>
      <w:r w:rsidRPr="006409FA">
        <w:rPr>
          <w:color w:val="000000"/>
        </w:rPr>
        <w:t>DNeasy</w:t>
      </w:r>
      <w:proofErr w:type="spellEnd"/>
      <w:r w:rsidRPr="006409FA">
        <w:rPr>
          <w:color w:val="000000"/>
        </w:rPr>
        <w:t xml:space="preserve"> Blood and Tissue Kit protocol as described in </w:t>
      </w:r>
      <w:r w:rsidR="00347358" w:rsidRPr="006409FA">
        <w:fldChar w:fldCharType="begin"/>
      </w:r>
      <w:r w:rsidR="00347358" w:rsidRPr="006409FA">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6409FA">
        <w:fldChar w:fldCharType="separate"/>
      </w:r>
      <w:r w:rsidR="00347358" w:rsidRPr="006409FA">
        <w:rPr>
          <w:noProof/>
        </w:rPr>
        <w:t>(Abusleme</w:t>
      </w:r>
      <w:r w:rsidR="00347358" w:rsidRPr="006409FA">
        <w:rPr>
          <w:iCs/>
          <w:noProof/>
        </w:rPr>
        <w:t xml:space="preserve"> et al.</w:t>
      </w:r>
      <w:r w:rsidR="00347358" w:rsidRPr="006409FA">
        <w:rPr>
          <w:noProof/>
        </w:rPr>
        <w:t>, 2017)</w:t>
      </w:r>
      <w:r w:rsidR="00347358" w:rsidRPr="006409FA">
        <w:fldChar w:fldCharType="end"/>
      </w:r>
      <w:r w:rsidRPr="006409FA">
        <w:t xml:space="preserve">. After extraction 16S rRNA gene was amplified and KAPA LTP Library Preparation Kit was used to generate sequencing libraries that were later quantified, </w:t>
      </w:r>
      <w:proofErr w:type="gramStart"/>
      <w:r w:rsidRPr="006409FA">
        <w:t>normalized</w:t>
      </w:r>
      <w:proofErr w:type="gramEnd"/>
      <w:r w:rsidRPr="006409FA">
        <w:t xml:space="preserve"> and sequenced using </w:t>
      </w:r>
      <w:proofErr w:type="spellStart"/>
      <w:r w:rsidRPr="006409FA">
        <w:rPr>
          <w:color w:val="000000"/>
        </w:rPr>
        <w:t>MiSeq</w:t>
      </w:r>
      <w:proofErr w:type="spellEnd"/>
      <w:r w:rsidRPr="006409FA">
        <w:rPr>
          <w:color w:val="000000"/>
        </w:rPr>
        <w:t xml:space="preserve"> Reagent Kit V3</w:t>
      </w:r>
      <w:r w:rsidRPr="006409FA">
        <w:t>.</w:t>
      </w:r>
    </w:p>
    <w:p w14:paraId="37059ED4" w14:textId="77777777" w:rsidR="0064091A" w:rsidRPr="006409FA" w:rsidRDefault="0064091A" w:rsidP="00AC7FD0"/>
    <w:p w14:paraId="49ADAA95" w14:textId="7C9CF041" w:rsidR="00AC7FD0" w:rsidRPr="006409FA" w:rsidRDefault="00AC7FD0" w:rsidP="00AC7FD0">
      <w:pPr>
        <w:rPr>
          <w:b/>
        </w:rPr>
      </w:pPr>
      <w:r w:rsidRPr="006409FA">
        <w:rPr>
          <w:b/>
        </w:rPr>
        <w:t>Quantitative PCR (qPCR) for determining bacterial load</w:t>
      </w:r>
    </w:p>
    <w:p w14:paraId="2675F118" w14:textId="4BA7C16C" w:rsidR="00AC7FD0" w:rsidRPr="006409FA" w:rsidRDefault="00AC7FD0" w:rsidP="00AC7FD0">
      <w:r w:rsidRPr="006409FA">
        <w:t xml:space="preserve">For assessing the bacterial load in fecal and oral samples, qPCR against standard curve was used to determine 16S rRNA copy number. For this purpose, the </w:t>
      </w:r>
      <w:proofErr w:type="spellStart"/>
      <w:r w:rsidRPr="006409FA">
        <w:t>PowerUP</w:t>
      </w:r>
      <w:proofErr w:type="spellEnd"/>
      <w:r w:rsidRPr="006409FA">
        <w:t xml:space="preserve"> qPCR Kit was used.</w:t>
      </w:r>
      <w:r w:rsidR="00367546" w:rsidRPr="006409FA">
        <w:t xml:space="preserve"> </w:t>
      </w:r>
      <w:r w:rsidRPr="006409FA">
        <w:lastRenderedPageBreak/>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6409FA">
        <w:t>In order to</w:t>
      </w:r>
      <w:proofErr w:type="gramEnd"/>
      <w:r w:rsidRPr="006409FA">
        <w:t xml:space="preserve"> complete the volume of the reaction, 6μl of water was added. A PCR product of the 16S rRNA gene from </w:t>
      </w:r>
      <w:r w:rsidRPr="006409FA">
        <w:rPr>
          <w:i/>
        </w:rPr>
        <w:t>Enterococcus faecium</w:t>
      </w:r>
      <w:r w:rsidRPr="006409FA">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6409FA" w:rsidRDefault="00AC7FD0" w:rsidP="000A48DA">
      <w:pPr>
        <w:rPr>
          <w:b/>
        </w:rPr>
      </w:pPr>
      <w:r w:rsidRPr="006409FA">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6409FA">
        <w:t>extraction and</w:t>
      </w:r>
      <w:r w:rsidRPr="006409FA">
        <w:t xml:space="preserve"> dividing this number with the weight of the fecal pellet from which DNA extraction was performed.</w:t>
      </w:r>
      <w:r w:rsidR="00386422" w:rsidRPr="006409FA">
        <w:rPr>
          <w:b/>
        </w:rPr>
        <w:tab/>
      </w:r>
    </w:p>
    <w:p w14:paraId="2E8AFE39" w14:textId="77777777" w:rsidR="00D015BF" w:rsidRPr="006409FA" w:rsidRDefault="00D015BF" w:rsidP="00D015BF">
      <w:pPr>
        <w:rPr>
          <w:b/>
        </w:rPr>
      </w:pPr>
    </w:p>
    <w:p w14:paraId="25478EE6" w14:textId="7D25354E" w:rsidR="00D015BF" w:rsidRPr="006409FA" w:rsidRDefault="00E1353C" w:rsidP="00D015BF">
      <w:pPr>
        <w:rPr>
          <w:b/>
        </w:rPr>
      </w:pPr>
      <w:del w:id="1125" w:author="Liao, Chen/Sloan Kettering Institute" w:date="2022-09-05T21:20:00Z">
        <w:r w:rsidRPr="006409FA" w:rsidDel="00D72137">
          <w:rPr>
            <w:b/>
          </w:rPr>
          <w:delText>Inference of</w:delText>
        </w:r>
        <w:r w:rsidR="005B570F" w:rsidRPr="006409FA" w:rsidDel="00D72137">
          <w:rPr>
            <w:b/>
          </w:rPr>
          <w:delText xml:space="preserve"> oral-typical bacteri</w:delText>
        </w:r>
        <w:r w:rsidR="00277CCE" w:rsidRPr="006409FA" w:rsidDel="00D72137">
          <w:rPr>
            <w:b/>
          </w:rPr>
          <w:delText>al sequences</w:delText>
        </w:r>
      </w:del>
      <w:ins w:id="1126" w:author="Liao, Chen/Sloan Kettering Institute" w:date="2022-09-05T21:20:00Z">
        <w:r w:rsidR="00D72137">
          <w:rPr>
            <w:b/>
          </w:rPr>
          <w:t>Identification of oral bacteria</w:t>
        </w:r>
        <w:r w:rsidR="00A654CA">
          <w:rPr>
            <w:b/>
          </w:rPr>
          <w:t xml:space="preserve"> in feces</w:t>
        </w:r>
      </w:ins>
    </w:p>
    <w:p w14:paraId="4541DE41" w14:textId="00954676" w:rsidR="00D015BF" w:rsidRPr="006409FA" w:rsidRDefault="00076B09" w:rsidP="00D015BF">
      <w:r w:rsidRPr="006409FA">
        <w:t>W</w:t>
      </w:r>
      <w:r w:rsidR="00277CCE" w:rsidRPr="006409FA">
        <w:t xml:space="preserve">e constructed </w:t>
      </w:r>
      <w:r w:rsidR="005031ED" w:rsidRPr="006409FA">
        <w:t>two</w:t>
      </w:r>
      <w:r w:rsidR="00277CCE" w:rsidRPr="006409FA">
        <w:t xml:space="preserve"> reference set</w:t>
      </w:r>
      <w:r w:rsidR="005031ED" w:rsidRPr="006409FA">
        <w:t>s</w:t>
      </w:r>
      <w:r w:rsidR="00277CCE" w:rsidRPr="006409FA">
        <w:t xml:space="preserve"> of 16S rRNA sequences</w:t>
      </w:r>
      <w:r w:rsidRPr="006409FA">
        <w:t>,</w:t>
      </w:r>
      <w:r w:rsidR="00277CCE" w:rsidRPr="006409FA">
        <w:t xml:space="preserve"> </w:t>
      </w:r>
      <w:r w:rsidRPr="006409FA">
        <w:t>separately for</w:t>
      </w:r>
      <w:r w:rsidR="00277CCE" w:rsidRPr="006409FA">
        <w:t xml:space="preserve"> </w:t>
      </w:r>
      <w:r w:rsidRPr="006409FA">
        <w:t xml:space="preserve">humans (V4-V5 region) and </w:t>
      </w:r>
      <w:r w:rsidR="00277CCE" w:rsidRPr="006409FA">
        <w:t>mice (full length),</w:t>
      </w:r>
      <w:r w:rsidRPr="006409FA">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rsidRPr="006409FA">
        <w:t xml:space="preserve"> </w:t>
      </w:r>
      <w:r w:rsidR="00D015BF" w:rsidRPr="006409FA">
        <w:t>The</w:t>
      </w:r>
      <w:r w:rsidR="005031ED" w:rsidRPr="006409FA">
        <w:t xml:space="preserve"> </w:t>
      </w:r>
      <w:r w:rsidR="00D015BF" w:rsidRPr="006409FA">
        <w:t xml:space="preserve">16S </w:t>
      </w:r>
      <w:r w:rsidR="005031ED" w:rsidRPr="006409FA">
        <w:t>rRNA regions</w:t>
      </w:r>
      <w:r w:rsidR="00D015BF" w:rsidRPr="006409FA">
        <w:t xml:space="preserve"> typical of the human oral cavity were selected by filtering the</w:t>
      </w:r>
      <w:r w:rsidR="005031ED" w:rsidRPr="006409FA">
        <w:t xml:space="preserve"> microbiome profiles of the</w:t>
      </w:r>
      <w:r w:rsidR="00D015BF" w:rsidRPr="006409FA">
        <w:t xml:space="preserve"> Human Microbiome Project</w:t>
      </w:r>
      <w:r w:rsidR="005031ED" w:rsidRPr="006409FA">
        <w:t xml:space="preserve"> at the ASV (V4-V5 region</w:t>
      </w:r>
      <w:r w:rsidR="00D34C25" w:rsidRPr="006409FA">
        <w:t xml:space="preserve"> of 16S rRNA gene</w:t>
      </w:r>
      <w:r w:rsidR="005031ED" w:rsidRPr="006409FA">
        <w:t>) level</w:t>
      </w:r>
      <w:r w:rsidR="00D015BF" w:rsidRPr="006409FA">
        <w:t>. An ASV is oral-typica</w:t>
      </w:r>
      <w:r w:rsidR="00D73940" w:rsidRPr="006409FA">
        <w:t>l</w:t>
      </w:r>
      <w:r w:rsidR="00D015BF" w:rsidRPr="006409FA">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6409FA">
        <w:fldChar w:fldCharType="begin"/>
      </w:r>
      <w:r w:rsidR="00D015BF" w:rsidRPr="006409F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6409FA">
        <w:fldChar w:fldCharType="separate"/>
      </w:r>
      <w:r w:rsidR="00D015BF" w:rsidRPr="006409FA">
        <w:rPr>
          <w:noProof/>
        </w:rPr>
        <w:t>(Machado et al., 2021)</w:t>
      </w:r>
      <w:r w:rsidR="00D015BF" w:rsidRPr="006409FA">
        <w:fldChar w:fldCharType="end"/>
      </w:r>
      <w:r w:rsidR="00D015BF" w:rsidRPr="006409FA">
        <w:t xml:space="preserve">. Similar thresholds of relative abundance (1e-3 at the species level) and prevalence (0.05) were used in a previous study to identify oral-typical species (not ASVs) from metagenomic profiles </w:t>
      </w:r>
      <w:r w:rsidR="00D015BF" w:rsidRPr="006409FA">
        <w:fldChar w:fldCharType="begin"/>
      </w:r>
      <w:r w:rsidR="007D7197" w:rsidRPr="006409FA">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6409FA">
        <w:fldChar w:fldCharType="separate"/>
      </w:r>
      <w:r w:rsidR="007D7197" w:rsidRPr="006409FA">
        <w:rPr>
          <w:noProof/>
        </w:rPr>
        <w:t>(Thomas et al., 2019)</w:t>
      </w:r>
      <w:r w:rsidR="00D015BF" w:rsidRPr="006409FA">
        <w:fldChar w:fldCharType="end"/>
      </w:r>
      <w:r w:rsidR="00D015BF" w:rsidRPr="006409FA">
        <w:t xml:space="preserve">. </w:t>
      </w:r>
    </w:p>
    <w:p w14:paraId="0AF82F25" w14:textId="77777777" w:rsidR="00D015BF" w:rsidRPr="006409FA" w:rsidRDefault="00D015BF" w:rsidP="00D015BF"/>
    <w:p w14:paraId="541AB720" w14:textId="74FEFE71" w:rsidR="00D015BF" w:rsidRPr="006409FA" w:rsidRDefault="00755F84" w:rsidP="000A48DA">
      <w:r w:rsidRPr="006409FA">
        <w:t>Our</w:t>
      </w:r>
      <w:r w:rsidR="00892BE6" w:rsidRPr="006409FA">
        <w:t xml:space="preserve"> </w:t>
      </w:r>
      <w:r w:rsidRPr="006409FA">
        <w:t>approach</w:t>
      </w:r>
      <w:r w:rsidR="00892BE6" w:rsidRPr="006409FA">
        <w:t xml:space="preserve"> of constructing the</w:t>
      </w:r>
      <w:r w:rsidR="00347C20" w:rsidRPr="006409FA">
        <w:t xml:space="preserve"> mouse</w:t>
      </w:r>
      <w:r w:rsidR="00892BE6" w:rsidRPr="006409FA">
        <w:t xml:space="preserve"> reference set is </w:t>
      </w:r>
      <w:del w:id="1127" w:author="Liao, Chen/Sloan Kettering Institute" w:date="2022-09-05T21:22:00Z">
        <w:r w:rsidRPr="006409FA" w:rsidDel="00744480">
          <w:delText>visualized</w:delText>
        </w:r>
        <w:r w:rsidR="00892BE6" w:rsidRPr="006409FA" w:rsidDel="00744480">
          <w:delText xml:space="preserve"> </w:delText>
        </w:r>
      </w:del>
      <w:ins w:id="1128" w:author="Liao, Chen/Sloan Kettering Institute" w:date="2022-09-05T21:22:00Z">
        <w:r w:rsidR="00744480">
          <w:t>schematically shown</w:t>
        </w:r>
        <w:r w:rsidR="00744480" w:rsidRPr="006409FA">
          <w:t xml:space="preserve"> </w:t>
        </w:r>
      </w:ins>
      <w:r w:rsidR="00892BE6" w:rsidRPr="006409FA">
        <w:t xml:space="preserve">in </w:t>
      </w:r>
      <w:r w:rsidR="00892BE6" w:rsidRPr="006409FA">
        <w:rPr>
          <w:highlight w:val="yellow"/>
        </w:rPr>
        <w:t>Fig. S2</w:t>
      </w:r>
      <w:r w:rsidR="00892BE6" w:rsidRPr="006409FA">
        <w:t>. Due to a</w:t>
      </w:r>
      <w:r w:rsidR="00D015BF" w:rsidRPr="006409FA">
        <w:t xml:space="preserve"> lack of large-scale microbiome datasets </w:t>
      </w:r>
      <w:r w:rsidR="00892BE6" w:rsidRPr="006409FA">
        <w:t>with</w:t>
      </w:r>
      <w:r w:rsidR="00D015BF" w:rsidRPr="006409FA">
        <w:t xml:space="preserve"> paired oral and gut samples</w:t>
      </w:r>
      <w:r w:rsidR="00892BE6" w:rsidRPr="006409FA">
        <w:t xml:space="preserve">, we </w:t>
      </w:r>
      <w:r w:rsidR="00D015BF" w:rsidRPr="006409FA">
        <w:t xml:space="preserve">used the Mouse Oral Microbiome Database (MOMD) </w:t>
      </w:r>
      <w:r w:rsidR="00D015BF" w:rsidRPr="006409FA">
        <w:fldChar w:fldCharType="begin"/>
      </w:r>
      <w:r w:rsidR="00E92144" w:rsidRPr="006409FA">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6409FA">
        <w:fldChar w:fldCharType="separate"/>
      </w:r>
      <w:r w:rsidR="00E92144" w:rsidRPr="006409FA">
        <w:rPr>
          <w:noProof/>
        </w:rPr>
        <w:t>(Joseph</w:t>
      </w:r>
      <w:r w:rsidR="00E92144" w:rsidRPr="006409FA">
        <w:rPr>
          <w:i/>
          <w:noProof/>
        </w:rPr>
        <w:t xml:space="preserve"> et al.</w:t>
      </w:r>
      <w:r w:rsidR="00E92144" w:rsidRPr="006409FA">
        <w:rPr>
          <w:noProof/>
        </w:rPr>
        <w:t>, 2021)</w:t>
      </w:r>
      <w:r w:rsidR="00D015BF" w:rsidRPr="006409FA">
        <w:fldChar w:fldCharType="end"/>
      </w:r>
      <w:r w:rsidR="00D015BF" w:rsidRPr="006409FA">
        <w:t xml:space="preserve"> as the starting point for gathering oral-typical sequences. </w:t>
      </w:r>
      <w:r w:rsidR="00612F5F" w:rsidRPr="006409FA">
        <w:t>MOMD has 164 full length rRNA sequences</w:t>
      </w:r>
      <w:r w:rsidR="00475A88" w:rsidRPr="006409FA">
        <w:t xml:space="preserve"> from cultured </w:t>
      </w:r>
      <w:ins w:id="1129" w:author="Liao, Chen/Sloan Kettering Institute" w:date="2022-09-05T21:23:00Z">
        <w:r w:rsidR="00D817CA">
          <w:t xml:space="preserve">bacterial </w:t>
        </w:r>
      </w:ins>
      <w:r w:rsidR="00475A88" w:rsidRPr="006409FA">
        <w:t>isolates</w:t>
      </w:r>
      <w:r w:rsidR="00045E1B" w:rsidRPr="006409FA">
        <w:t xml:space="preserve">. By </w:t>
      </w:r>
      <w:r w:rsidR="00723D07" w:rsidRPr="006409FA">
        <w:t>reciprocal blast</w:t>
      </w:r>
      <w:r w:rsidR="00724122" w:rsidRPr="006409FA">
        <w:t xml:space="preserve"> search</w:t>
      </w:r>
      <w:r w:rsidR="00723D07" w:rsidRPr="006409FA">
        <w:t xml:space="preserve"> (-</w:t>
      </w:r>
      <w:proofErr w:type="spellStart"/>
      <w:r w:rsidR="00723D07" w:rsidRPr="006409FA">
        <w:t>perc_identity</w:t>
      </w:r>
      <w:proofErr w:type="spellEnd"/>
      <w:r w:rsidR="00723D07" w:rsidRPr="006409FA">
        <w:t xml:space="preserve"> 99 -</w:t>
      </w:r>
      <w:proofErr w:type="spellStart"/>
      <w:r w:rsidR="00723D07" w:rsidRPr="006409FA">
        <w:t>qcov_hsp_perc</w:t>
      </w:r>
      <w:proofErr w:type="spellEnd"/>
      <w:r w:rsidR="00723D07" w:rsidRPr="006409FA">
        <w:t xml:space="preserve"> 100 -</w:t>
      </w:r>
      <w:proofErr w:type="spellStart"/>
      <w:r w:rsidR="00723D07" w:rsidRPr="006409FA">
        <w:t>ungapped</w:t>
      </w:r>
      <w:proofErr w:type="spellEnd"/>
      <w:r w:rsidR="00723D07" w:rsidRPr="006409FA">
        <w:t xml:space="preserve">) between </w:t>
      </w:r>
      <w:r w:rsidR="00612F5F" w:rsidRPr="006409FA">
        <w:t>MOMD</w:t>
      </w:r>
      <w:r w:rsidR="00D015BF" w:rsidRPr="006409FA">
        <w:t xml:space="preserve"> </w:t>
      </w:r>
      <w:r w:rsidR="00DE4A0F" w:rsidRPr="006409FA">
        <w:t>and</w:t>
      </w:r>
      <w:r w:rsidR="00D015BF" w:rsidRPr="006409FA">
        <w:t xml:space="preserve"> </w:t>
      </w:r>
      <w:r w:rsidR="00DE4A0F" w:rsidRPr="006409FA">
        <w:t>a combined collection</w:t>
      </w:r>
      <w:r w:rsidR="00612F5F" w:rsidRPr="006409FA">
        <w:t xml:space="preserve"> of</w:t>
      </w:r>
      <w:r w:rsidR="00DE4A0F" w:rsidRPr="006409FA">
        <w:t xml:space="preserve"> 344 </w:t>
      </w:r>
      <w:r w:rsidR="00612F5F" w:rsidRPr="006409FA">
        <w:t>cultured gut bacteria</w:t>
      </w:r>
      <w:r w:rsidR="00DE4A0F" w:rsidRPr="006409FA">
        <w:t xml:space="preserve">l </w:t>
      </w:r>
      <w:r w:rsidR="00475A88" w:rsidRPr="006409FA">
        <w:t xml:space="preserve">16S rRNA </w:t>
      </w:r>
      <w:r w:rsidR="00DE4A0F" w:rsidRPr="006409FA">
        <w:t xml:space="preserve">sequences from </w:t>
      </w:r>
      <w:r w:rsidR="00D015BF" w:rsidRPr="006409FA">
        <w:t>the Mouse Gut Microbial Biobank (</w:t>
      </w:r>
      <w:proofErr w:type="spellStart"/>
      <w:r w:rsidR="00D015BF" w:rsidRPr="006409FA">
        <w:t>mGMB</w:t>
      </w:r>
      <w:proofErr w:type="spellEnd"/>
      <w:r w:rsidR="00D015BF" w:rsidRPr="006409FA">
        <w:t xml:space="preserve">) </w:t>
      </w:r>
      <w:r w:rsidR="00D015BF" w:rsidRPr="006409FA">
        <w:fldChar w:fldCharType="begin"/>
      </w:r>
      <w:r w:rsidR="00E92144" w:rsidRPr="006409FA">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6409FA">
        <w:fldChar w:fldCharType="separate"/>
      </w:r>
      <w:r w:rsidR="00E92144" w:rsidRPr="006409FA">
        <w:rPr>
          <w:noProof/>
        </w:rPr>
        <w:t>(Liu</w:t>
      </w:r>
      <w:r w:rsidR="00E92144" w:rsidRPr="006409FA">
        <w:rPr>
          <w:i/>
          <w:noProof/>
        </w:rPr>
        <w:t xml:space="preserve"> et al.</w:t>
      </w:r>
      <w:r w:rsidR="00E92144" w:rsidRPr="006409FA">
        <w:rPr>
          <w:noProof/>
        </w:rPr>
        <w:t>, 2020)</w:t>
      </w:r>
      <w:r w:rsidR="00D015BF" w:rsidRPr="006409FA">
        <w:fldChar w:fldCharType="end"/>
      </w:r>
      <w:r w:rsidR="00D015BF" w:rsidRPr="006409FA">
        <w:t xml:space="preserve"> and</w:t>
      </w:r>
      <w:r w:rsidR="00DE4A0F" w:rsidRPr="006409FA">
        <w:t xml:space="preserve"> </w:t>
      </w:r>
      <w:r w:rsidR="00D015BF" w:rsidRPr="006409FA">
        <w:t>the Mouse Intestinal Bacterial Collection (</w:t>
      </w:r>
      <w:proofErr w:type="spellStart"/>
      <w:r w:rsidR="00D015BF" w:rsidRPr="006409FA">
        <w:t>miBC</w:t>
      </w:r>
      <w:proofErr w:type="spellEnd"/>
      <w:r w:rsidR="00D015BF" w:rsidRPr="006409FA">
        <w:t xml:space="preserve">) </w:t>
      </w:r>
      <w:r w:rsidR="00D015BF" w:rsidRPr="006409FA">
        <w:fldChar w:fldCharType="begin"/>
      </w:r>
      <w:r w:rsidR="00E92144" w:rsidRPr="006409FA">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6409FA">
        <w:fldChar w:fldCharType="separate"/>
      </w:r>
      <w:r w:rsidR="00E92144" w:rsidRPr="006409FA">
        <w:rPr>
          <w:noProof/>
        </w:rPr>
        <w:t>(Lagkouvardos</w:t>
      </w:r>
      <w:r w:rsidR="00E92144" w:rsidRPr="006409FA">
        <w:rPr>
          <w:i/>
          <w:noProof/>
        </w:rPr>
        <w:t xml:space="preserve"> et al.</w:t>
      </w:r>
      <w:r w:rsidR="00E92144" w:rsidRPr="006409FA">
        <w:rPr>
          <w:noProof/>
        </w:rPr>
        <w:t>, 2016)</w:t>
      </w:r>
      <w:r w:rsidR="00D015BF" w:rsidRPr="006409FA">
        <w:fldChar w:fldCharType="end"/>
      </w:r>
      <w:r w:rsidR="00045E1B" w:rsidRPr="006409FA">
        <w:t xml:space="preserve">, we </w:t>
      </w:r>
      <w:del w:id="1130" w:author="Liao, Chen/Sloan Kettering Institute" w:date="2022-09-05T21:24:00Z">
        <w:r w:rsidR="00045E1B" w:rsidRPr="006409FA" w:rsidDel="005C13CD">
          <w:delText>found that</w:delText>
        </w:r>
      </w:del>
      <w:ins w:id="1131" w:author="Liao, Chen/Sloan Kettering Institute" w:date="2022-09-05T21:24:00Z">
        <w:r w:rsidR="005C13CD">
          <w:t>identified</w:t>
        </w:r>
      </w:ins>
      <w:r w:rsidR="00045E1B" w:rsidRPr="006409FA">
        <w:t xml:space="preserve"> 38 sequences </w:t>
      </w:r>
      <w:del w:id="1132" w:author="Liao, Chen/Sloan Kettering Institute" w:date="2022-09-05T21:24:00Z">
        <w:r w:rsidR="00045E1B" w:rsidRPr="006409FA" w:rsidDel="005C13CD">
          <w:delText xml:space="preserve">are </w:delText>
        </w:r>
      </w:del>
      <w:del w:id="1133" w:author="Liao, Chen/Sloan Kettering Institute" w:date="2022-09-05T21:34:00Z">
        <w:r w:rsidR="00045E1B" w:rsidRPr="006409FA" w:rsidDel="00A27490">
          <w:delText xml:space="preserve">likely </w:delText>
        </w:r>
      </w:del>
      <w:r w:rsidR="00E523A9" w:rsidRPr="006409FA">
        <w:t xml:space="preserve">from </w:t>
      </w:r>
      <w:r w:rsidR="00045E1B" w:rsidRPr="006409FA">
        <w:t>common gut bacteria</w:t>
      </w:r>
      <w:del w:id="1134" w:author="Liao, Chen/Sloan Kettering Institute" w:date="2022-09-05T21:24:00Z">
        <w:r w:rsidR="00E523A9" w:rsidRPr="006409FA" w:rsidDel="005C13CD">
          <w:delText xml:space="preserve"> as well</w:delText>
        </w:r>
      </w:del>
      <w:r w:rsidR="00045E1B" w:rsidRPr="006409FA">
        <w:t>.</w:t>
      </w:r>
      <w:r w:rsidR="00D015BF" w:rsidRPr="006409FA">
        <w:t xml:space="preserve"> </w:t>
      </w:r>
      <w:r w:rsidR="007714B2" w:rsidRPr="006409FA">
        <w:t xml:space="preserve">Meanwhile, </w:t>
      </w:r>
      <w:r w:rsidR="00D73940" w:rsidRPr="006409FA">
        <w:t xml:space="preserve">we </w:t>
      </w:r>
      <w:r w:rsidR="007714B2" w:rsidRPr="006409FA">
        <w:t>profiled the paired oral (swab) and gut (distal colon) samples from</w:t>
      </w:r>
      <w:r w:rsidR="00E74EFB" w:rsidRPr="006409FA">
        <w:t xml:space="preserve"> a small set (n=11) of </w:t>
      </w:r>
      <w:r w:rsidR="007714B2" w:rsidRPr="006409FA">
        <w:t xml:space="preserve">pregnant mice in a public study </w:t>
      </w:r>
      <w:r w:rsidR="007714B2" w:rsidRPr="006409FA">
        <w:fldChar w:fldCharType="begin"/>
      </w:r>
      <w:r w:rsidR="006C5017" w:rsidRPr="006409FA">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rsidRPr="006409FA">
        <w:fldChar w:fldCharType="separate"/>
      </w:r>
      <w:r w:rsidR="006C5017" w:rsidRPr="006409FA">
        <w:rPr>
          <w:noProof/>
        </w:rPr>
        <w:t>(Theis</w:t>
      </w:r>
      <w:r w:rsidR="006C5017" w:rsidRPr="006409FA">
        <w:rPr>
          <w:i/>
          <w:noProof/>
        </w:rPr>
        <w:t xml:space="preserve"> et al.</w:t>
      </w:r>
      <w:r w:rsidR="006C5017" w:rsidRPr="006409FA">
        <w:rPr>
          <w:noProof/>
        </w:rPr>
        <w:t>, 2020)</w:t>
      </w:r>
      <w:r w:rsidR="007714B2" w:rsidRPr="006409FA">
        <w:fldChar w:fldCharType="end"/>
      </w:r>
      <w:r w:rsidR="007714B2" w:rsidRPr="006409FA">
        <w:t xml:space="preserve"> and identified 17 </w:t>
      </w:r>
      <w:r w:rsidR="00D73940" w:rsidRPr="006409FA">
        <w:t xml:space="preserve">oral-typical ASVs </w:t>
      </w:r>
      <w:ins w:id="1135" w:author="Liao, Chen/Sloan Kettering Institute" w:date="2022-09-05T21:34:00Z">
        <w:r w:rsidR="00F02C0A">
          <w:t xml:space="preserve">using definitions </w:t>
        </w:r>
      </w:ins>
      <w:del w:id="1136" w:author="Liao, Chen/Sloan Kettering Institute" w:date="2022-09-05T21:34:00Z">
        <w:r w:rsidR="00D73940" w:rsidRPr="006409FA" w:rsidDel="00F02C0A">
          <w:delText xml:space="preserve">by following conditions </w:delText>
        </w:r>
      </w:del>
      <w:r w:rsidR="00D73940" w:rsidRPr="006409FA">
        <w:t xml:space="preserve">(1) and (2) </w:t>
      </w:r>
      <w:del w:id="1137" w:author="Liao, Chen/Sloan Kettering Institute" w:date="2022-09-05T21:34:00Z">
        <w:r w:rsidR="00C31EF1" w:rsidRPr="006409FA" w:rsidDel="00F02C0A">
          <w:delText xml:space="preserve">defined </w:delText>
        </w:r>
      </w:del>
      <w:r w:rsidR="00C31EF1" w:rsidRPr="006409FA">
        <w:t xml:space="preserve">for humans </w:t>
      </w:r>
      <w:r w:rsidR="00D73940" w:rsidRPr="006409FA">
        <w:t>above</w:t>
      </w:r>
      <w:ins w:id="1138" w:author="Liao, Chen/Sloan Kettering Institute" w:date="2022-09-05T21:35:00Z">
        <w:r w:rsidR="00D739E3">
          <w:t xml:space="preserve">. Prevalence-based filter was not implemented here due to too few samples. Our results showed that </w:t>
        </w:r>
      </w:ins>
      <w:ins w:id="1139" w:author="Liao, Chen/Sloan Kettering Institute" w:date="2022-09-05T21:36:00Z">
        <w:r w:rsidR="00D739E3">
          <w:t>o</w:t>
        </w:r>
      </w:ins>
      <w:del w:id="1140" w:author="Liao, Chen/Sloan Kettering Institute" w:date="2022-09-05T21:35:00Z">
        <w:r w:rsidR="007714B2" w:rsidRPr="006409FA" w:rsidDel="00D739E3">
          <w:delText>.</w:delText>
        </w:r>
      </w:del>
      <w:del w:id="1141" w:author="Liao, Chen/Sloan Kettering Institute" w:date="2022-09-05T21:36:00Z">
        <w:r w:rsidR="007714B2" w:rsidRPr="006409FA" w:rsidDel="00D739E3">
          <w:delText xml:space="preserve"> O</w:delText>
        </w:r>
      </w:del>
      <w:r w:rsidR="007714B2" w:rsidRPr="006409FA">
        <w:t>nly</w:t>
      </w:r>
      <w:r w:rsidR="00D73940" w:rsidRPr="006409FA">
        <w:t xml:space="preserve"> 5</w:t>
      </w:r>
      <w:r w:rsidR="007714B2" w:rsidRPr="006409FA">
        <w:t xml:space="preserve"> of 17 ASVs</w:t>
      </w:r>
      <w:r w:rsidR="00D73940" w:rsidRPr="006409FA">
        <w:t xml:space="preserve"> </w:t>
      </w:r>
      <w:r w:rsidR="00C31EF1" w:rsidRPr="006409FA">
        <w:t>were</w:t>
      </w:r>
      <w:r w:rsidR="00D015BF" w:rsidRPr="006409FA">
        <w:t xml:space="preserve"> </w:t>
      </w:r>
      <w:del w:id="1142" w:author="Liao, Chen/Sloan Kettering Institute" w:date="2022-09-05T21:28:00Z">
        <w:r w:rsidR="00D015BF" w:rsidRPr="006409FA" w:rsidDel="00F16B72">
          <w:delText>found i</w:delText>
        </w:r>
      </w:del>
      <w:ins w:id="1143" w:author="Liao, Chen/Sloan Kettering Institute" w:date="2022-09-05T21:28:00Z">
        <w:r w:rsidR="00F16B72">
          <w:t>covered by</w:t>
        </w:r>
      </w:ins>
      <w:del w:id="1144" w:author="Liao, Chen/Sloan Kettering Institute" w:date="2022-09-05T21:28:00Z">
        <w:r w:rsidR="00D015BF" w:rsidRPr="006409FA" w:rsidDel="00F16B72">
          <w:delText>n</w:delText>
        </w:r>
      </w:del>
      <w:r w:rsidR="00D015BF" w:rsidRPr="006409FA">
        <w:t xml:space="preserve"> MOMD</w:t>
      </w:r>
      <w:ins w:id="1145" w:author="Liao, Chen/Sloan Kettering Institute" w:date="2022-09-05T21:28:00Z">
        <w:r w:rsidR="002C7EF8">
          <w:t>, suggesting that MOMD is incomplete.</w:t>
        </w:r>
      </w:ins>
      <w:del w:id="1146" w:author="Liao, Chen/Sloan Kettering Institute" w:date="2022-09-05T21:28:00Z">
        <w:r w:rsidR="007714B2" w:rsidRPr="006409FA" w:rsidDel="002C7EF8">
          <w:delText>;</w:delText>
        </w:r>
      </w:del>
      <w:r w:rsidR="007714B2" w:rsidRPr="006409FA">
        <w:t xml:space="preserve"> </w:t>
      </w:r>
      <w:del w:id="1147" w:author="Liao, Chen/Sloan Kettering Institute" w:date="2022-09-05T21:28:00Z">
        <w:r w:rsidR="007714B2" w:rsidRPr="006409FA" w:rsidDel="00D04A8D">
          <w:delText>b</w:delText>
        </w:r>
      </w:del>
      <w:ins w:id="1148" w:author="Liao, Chen/Sloan Kettering Institute" w:date="2022-09-05T21:28:00Z">
        <w:r w:rsidR="00D04A8D">
          <w:t>B</w:t>
        </w:r>
      </w:ins>
      <w:r w:rsidR="005031ED" w:rsidRPr="006409FA">
        <w:t>y searching</w:t>
      </w:r>
      <w:r w:rsidR="00D015BF" w:rsidRPr="006409FA">
        <w:t xml:space="preserve"> the nucleotide database in NCBI (National Center for Biotechnology Information)</w:t>
      </w:r>
      <w:r w:rsidR="005031ED" w:rsidRPr="006409FA">
        <w:t xml:space="preserve">, we obtained 29 </w:t>
      </w:r>
      <w:r w:rsidR="00D015BF" w:rsidRPr="006409FA">
        <w:t xml:space="preserve">full length </w:t>
      </w:r>
      <w:r w:rsidR="00E74EFB" w:rsidRPr="006409FA">
        <w:t xml:space="preserve">mouse </w:t>
      </w:r>
      <w:r w:rsidR="00D015BF" w:rsidRPr="006409FA">
        <w:t xml:space="preserve">16S rRNA sequences that </w:t>
      </w:r>
      <w:del w:id="1149" w:author="Liao, Chen/Sloan Kettering Institute" w:date="2022-09-05T21:26:00Z">
        <w:r w:rsidR="00D015BF" w:rsidRPr="006409FA" w:rsidDel="005E2F35">
          <w:delText>co</w:delText>
        </w:r>
        <w:r w:rsidR="00E74EFB" w:rsidRPr="006409FA" w:rsidDel="005E2F35">
          <w:delText xml:space="preserve">ver </w:delText>
        </w:r>
      </w:del>
      <w:ins w:id="1150" w:author="Liao, Chen/Sloan Kettering Institute" w:date="2022-09-05T21:26:00Z">
        <w:r w:rsidR="005E2F35">
          <w:t xml:space="preserve">contain </w:t>
        </w:r>
      </w:ins>
      <w:r w:rsidR="00E74EFB" w:rsidRPr="006409FA">
        <w:t xml:space="preserve">6 of </w:t>
      </w:r>
      <w:r w:rsidR="00D015BF" w:rsidRPr="006409FA">
        <w:t>the 12 missed oral-typical ASVs</w:t>
      </w:r>
      <w:del w:id="1151" w:author="Liao, Chen/Sloan Kettering Institute" w:date="2022-09-05T21:26:00Z">
        <w:r w:rsidR="00EE0277" w:rsidRPr="006409FA" w:rsidDel="005E2F35">
          <w:delText xml:space="preserve"> </w:delText>
        </w:r>
        <w:r w:rsidR="00E74EFB" w:rsidRPr="006409FA" w:rsidDel="005E2F35">
          <w:delText>in full</w:delText>
        </w:r>
      </w:del>
      <w:r w:rsidR="00D015BF" w:rsidRPr="006409FA">
        <w:t>.</w:t>
      </w:r>
      <w:r w:rsidR="00E90644" w:rsidRPr="006409FA">
        <w:t xml:space="preserve"> </w:t>
      </w:r>
      <w:r w:rsidR="00724122" w:rsidRPr="006409FA">
        <w:t xml:space="preserve">Given these preliminary </w:t>
      </w:r>
      <w:del w:id="1152" w:author="Liao, Chen/Sloan Kettering Institute" w:date="2022-09-05T21:26:00Z">
        <w:r w:rsidR="00724122" w:rsidRPr="006409FA" w:rsidDel="00F26944">
          <w:lastRenderedPageBreak/>
          <w:delText>analyses</w:delText>
        </w:r>
      </w:del>
      <w:ins w:id="1153" w:author="Liao, Chen/Sloan Kettering Institute" w:date="2022-09-05T21:37:00Z">
        <w:r w:rsidR="004F4FD2">
          <w:t xml:space="preserve">analyses </w:t>
        </w:r>
      </w:ins>
      <w:ins w:id="1154" w:author="Liao, Chen/Sloan Kettering Institute" w:date="2022-09-05T21:26:00Z">
        <w:r w:rsidR="00F26944">
          <w:t>of MOMD</w:t>
        </w:r>
      </w:ins>
      <w:r w:rsidR="00724122" w:rsidRPr="006409FA">
        <w:t>, a</w:t>
      </w:r>
      <w:r w:rsidR="00793C81" w:rsidRPr="006409FA">
        <w:t xml:space="preserve"> filtered </w:t>
      </w:r>
      <w:r w:rsidR="009B275E" w:rsidRPr="006409FA">
        <w:t>(</w:t>
      </w:r>
      <w:r w:rsidR="00793C81" w:rsidRPr="006409FA">
        <w:t>and expanded</w:t>
      </w:r>
      <w:r w:rsidR="009B275E" w:rsidRPr="006409FA">
        <w:t>)</w:t>
      </w:r>
      <w:r w:rsidR="00EE0277" w:rsidRPr="006409FA">
        <w:t xml:space="preserve"> </w:t>
      </w:r>
      <w:r w:rsidR="005031ED" w:rsidRPr="006409FA">
        <w:t>MOMD</w:t>
      </w:r>
      <w:r w:rsidR="00E90644" w:rsidRPr="006409FA">
        <w:t xml:space="preserve"> to be used for </w:t>
      </w:r>
      <w:del w:id="1155" w:author="Liao, Chen/Sloan Kettering Institute" w:date="2022-09-05T21:36:00Z">
        <w:r w:rsidR="00E90644" w:rsidRPr="006409FA" w:rsidDel="00227309">
          <w:delText xml:space="preserve">inference </w:delText>
        </w:r>
      </w:del>
      <w:ins w:id="1156" w:author="Liao, Chen/Sloan Kettering Institute" w:date="2022-09-05T21:36:00Z">
        <w:r w:rsidR="00227309">
          <w:t>inferring oral bacteria in mouse feces</w:t>
        </w:r>
        <w:r w:rsidR="00227309" w:rsidRPr="006409FA">
          <w:t xml:space="preserve"> </w:t>
        </w:r>
      </w:ins>
      <w:r w:rsidR="00E90644" w:rsidRPr="006409FA">
        <w:t>was constructed</w:t>
      </w:r>
      <w:r w:rsidR="005031ED" w:rsidRPr="006409FA">
        <w:t xml:space="preserve"> </w:t>
      </w:r>
      <w:r w:rsidR="00793C81" w:rsidRPr="006409FA">
        <w:t xml:space="preserve">in three steps. </w:t>
      </w:r>
      <w:r w:rsidR="00362A79" w:rsidRPr="006409FA">
        <w:t xml:space="preserve">First, </w:t>
      </w:r>
      <w:r w:rsidR="00EE4CD4" w:rsidRPr="006409FA">
        <w:t xml:space="preserve">37 sequences that belong to </w:t>
      </w:r>
      <w:r w:rsidR="007A2D41" w:rsidRPr="006409FA">
        <w:t xml:space="preserve">either </w:t>
      </w:r>
      <w:r w:rsidR="00EE4CD4" w:rsidRPr="006409FA">
        <w:t>the</w:t>
      </w:r>
      <w:r w:rsidR="000E4449" w:rsidRPr="006409FA">
        <w:t xml:space="preserve"> set of</w:t>
      </w:r>
      <w:r w:rsidR="00EE4CD4" w:rsidRPr="006409FA">
        <w:t xml:space="preserve"> </w:t>
      </w:r>
      <w:r w:rsidR="00546A6C" w:rsidRPr="006409FA">
        <w:t>3</w:t>
      </w:r>
      <w:ins w:id="1157" w:author="Liao, Chen/Sloan Kettering Institute" w:date="2022-09-05T21:33:00Z">
        <w:r w:rsidR="00A27490">
          <w:t>8</w:t>
        </w:r>
      </w:ins>
      <w:del w:id="1158" w:author="Liao, Chen/Sloan Kettering Institute" w:date="2022-09-05T21:33:00Z">
        <w:r w:rsidR="00546A6C" w:rsidRPr="006409FA" w:rsidDel="00A27490">
          <w:delText>9</w:delText>
        </w:r>
      </w:del>
      <w:r w:rsidR="00EE0277" w:rsidRPr="006409FA">
        <w:t xml:space="preserve"> </w:t>
      </w:r>
      <w:del w:id="1159" w:author="Liao, Chen/Sloan Kettering Institute" w:date="2022-09-05T21:30:00Z">
        <w:r w:rsidR="00793C81" w:rsidRPr="006409FA" w:rsidDel="00F22A1A">
          <w:delText xml:space="preserve">potential common </w:delText>
        </w:r>
      </w:del>
      <w:r w:rsidR="00793C81" w:rsidRPr="006409FA">
        <w:t xml:space="preserve">gut bacterial </w:t>
      </w:r>
      <w:r w:rsidR="00EE0277" w:rsidRPr="006409FA">
        <w:t xml:space="preserve">sequences </w:t>
      </w:r>
      <w:r w:rsidR="00EE4CD4" w:rsidRPr="006409FA">
        <w:t xml:space="preserve">or </w:t>
      </w:r>
      <w:ins w:id="1160" w:author="Liao, Chen/Sloan Kettering Institute" w:date="2022-09-05T21:31:00Z">
        <w:r w:rsidR="00F22A1A">
          <w:t>any</w:t>
        </w:r>
      </w:ins>
      <w:del w:id="1161" w:author="Liao, Chen/Sloan Kettering Institute" w:date="2022-09-05T21:31:00Z">
        <w:r w:rsidR="00DC3B38" w:rsidRPr="006409FA" w:rsidDel="00F22A1A">
          <w:delText>the</w:delText>
        </w:r>
      </w:del>
      <w:r w:rsidR="00DC3B38" w:rsidRPr="006409FA">
        <w:t xml:space="preserve"> taxa</w:t>
      </w:r>
      <w:r w:rsidR="00EE4CD4" w:rsidRPr="006409FA">
        <w:t xml:space="preserve"> that co</w:t>
      </w:r>
      <w:r w:rsidR="00546A6C" w:rsidRPr="006409FA">
        <w:t>ntain</w:t>
      </w:r>
      <w:del w:id="1162" w:author="Liao, Chen/Sloan Kettering Institute" w:date="2022-09-05T21:31:00Z">
        <w:r w:rsidR="00546A6C" w:rsidRPr="006409FA" w:rsidDel="00F22A1A">
          <w:delText>s</w:delText>
        </w:r>
      </w:del>
      <w:r w:rsidR="00546A6C" w:rsidRPr="006409FA">
        <w:t xml:space="preserve"> at least 3</w:t>
      </w:r>
      <w:r w:rsidR="00EE4CD4" w:rsidRPr="006409FA">
        <w:t xml:space="preserve"> </w:t>
      </w:r>
      <w:ins w:id="1163" w:author="Liao, Chen/Sloan Kettering Institute" w:date="2022-09-05T21:31:00Z">
        <w:r w:rsidR="00D47D5D">
          <w:t xml:space="preserve">MOMD </w:t>
        </w:r>
      </w:ins>
      <w:r w:rsidR="00EE4CD4" w:rsidRPr="006409FA">
        <w:t>sequences in the set</w:t>
      </w:r>
      <w:ins w:id="1164" w:author="Liao, Chen/Sloan Kettering Institute" w:date="2022-09-05T21:31:00Z">
        <w:r w:rsidR="00E3274D">
          <w:t xml:space="preserve"> were removed</w:t>
        </w:r>
      </w:ins>
      <w:r w:rsidR="00EE4CD4" w:rsidRPr="006409FA">
        <w:t xml:space="preserve">, </w:t>
      </w:r>
      <w:ins w:id="1165" w:author="Liao, Chen/Sloan Kettering Institute" w:date="2022-09-05T21:31:00Z">
        <w:r w:rsidR="00E3274D">
          <w:t xml:space="preserve">unless they </w:t>
        </w:r>
      </w:ins>
      <w:del w:id="1166" w:author="Liao, Chen/Sloan Kettering Institute" w:date="2022-09-05T21:31:00Z">
        <w:r w:rsidR="00EE4CD4" w:rsidRPr="006409FA" w:rsidDel="00E3274D">
          <w:delText>but not matched to</w:delText>
        </w:r>
      </w:del>
      <w:ins w:id="1167" w:author="Liao, Chen/Sloan Kettering Institute" w:date="2022-09-05T21:31:00Z">
        <w:r w:rsidR="00E3274D">
          <w:t>match any of</w:t>
        </w:r>
      </w:ins>
      <w:r w:rsidR="00EE4CD4" w:rsidRPr="006409FA">
        <w:t xml:space="preserve"> the 17 oral-typical ASVs</w:t>
      </w:r>
      <w:ins w:id="1168" w:author="Liao, Chen/Sloan Kettering Institute" w:date="2022-09-05T21:32:00Z">
        <w:r w:rsidR="00E3274D">
          <w:t xml:space="preserve"> identified from the 11 pregnant mice</w:t>
        </w:r>
      </w:ins>
      <w:del w:id="1169" w:author="Liao, Chen/Sloan Kettering Institute" w:date="2022-09-05T21:32:00Z">
        <w:r w:rsidR="00EE4CD4" w:rsidRPr="006409FA" w:rsidDel="00E3274D">
          <w:delText>, were removed</w:delText>
        </w:r>
      </w:del>
      <w:r w:rsidR="00EE4CD4" w:rsidRPr="006409FA">
        <w:t xml:space="preserve">. </w:t>
      </w:r>
      <w:r w:rsidR="00D05D52" w:rsidRPr="006409FA">
        <w:t>Next</w:t>
      </w:r>
      <w:r w:rsidR="00362A79" w:rsidRPr="006409FA">
        <w:t>, the</w:t>
      </w:r>
      <w:r w:rsidR="009B275E" w:rsidRPr="006409FA">
        <w:t xml:space="preserve"> </w:t>
      </w:r>
      <w:r w:rsidR="005031ED" w:rsidRPr="006409FA">
        <w:t>29</w:t>
      </w:r>
      <w:ins w:id="1170" w:author="Liao, Chen/Sloan Kettering Institute" w:date="2022-09-05T21:37:00Z">
        <w:r w:rsidR="00961CEF">
          <w:t xml:space="preserve"> NCBI</w:t>
        </w:r>
      </w:ins>
      <w:r w:rsidR="005031ED" w:rsidRPr="006409FA">
        <w:t xml:space="preserve"> sequences</w:t>
      </w:r>
      <w:r w:rsidR="00EE0277" w:rsidRPr="006409FA">
        <w:t xml:space="preserve"> </w:t>
      </w:r>
      <w:del w:id="1171" w:author="Liao, Chen/Sloan Kettering Institute" w:date="2022-09-05T21:38:00Z">
        <w:r w:rsidR="00EE4CD4" w:rsidRPr="006409FA" w:rsidDel="0041628F">
          <w:delText>matching the 17 oral-typical ASVs</w:delText>
        </w:r>
      </w:del>
      <w:ins w:id="1172" w:author="Liao, Chen/Sloan Kettering Institute" w:date="2022-09-05T21:38:00Z">
        <w:r w:rsidR="0041628F">
          <w:t>obtained</w:t>
        </w:r>
      </w:ins>
      <w:r w:rsidR="009B275E" w:rsidRPr="006409FA">
        <w:t xml:space="preserve"> </w:t>
      </w:r>
      <w:r w:rsidR="00546A6C" w:rsidRPr="006409FA">
        <w:t>from</w:t>
      </w:r>
      <w:r w:rsidR="00EE0277" w:rsidRPr="006409FA">
        <w:t xml:space="preserve"> the coverage test</w:t>
      </w:r>
      <w:r w:rsidR="009B275E" w:rsidRPr="006409FA">
        <w:t xml:space="preserve"> were added. </w:t>
      </w:r>
      <w:r w:rsidR="00362A79" w:rsidRPr="006409FA">
        <w:t>Finally,</w:t>
      </w:r>
      <w:r w:rsidR="009B275E" w:rsidRPr="006409FA">
        <w:t xml:space="preserve"> </w:t>
      </w:r>
      <w:r w:rsidR="00EE0277" w:rsidRPr="006409FA">
        <w:t>7 redundant sequences</w:t>
      </w:r>
      <w:r w:rsidR="00EE4CD4" w:rsidRPr="006409FA">
        <w:t xml:space="preserve"> </w:t>
      </w:r>
      <w:r w:rsidR="00F152FD" w:rsidRPr="006409FA">
        <w:t xml:space="preserve">were </w:t>
      </w:r>
      <w:ins w:id="1173" w:author="Liao, Chen/Sloan Kettering Institute" w:date="2022-09-05T21:39:00Z">
        <w:r w:rsidR="00C91C1D">
          <w:t>identified</w:t>
        </w:r>
      </w:ins>
      <w:del w:id="1174" w:author="Liao, Chen/Sloan Kettering Institute" w:date="2022-09-05T21:39:00Z">
        <w:r w:rsidR="00F152FD" w:rsidRPr="006409FA" w:rsidDel="00C91C1D">
          <w:delText>found</w:delText>
        </w:r>
      </w:del>
      <w:r w:rsidR="00F152FD" w:rsidRPr="006409FA">
        <w:t xml:space="preserve"> </w:t>
      </w:r>
      <w:del w:id="1175" w:author="Liao, Chen/Sloan Kettering Institute" w:date="2022-09-05T21:38:00Z">
        <w:r w:rsidR="00904D69" w:rsidRPr="006409FA" w:rsidDel="00563168">
          <w:delText xml:space="preserve">and removed </w:delText>
        </w:r>
      </w:del>
      <w:r w:rsidR="00F152FD" w:rsidRPr="006409FA">
        <w:t xml:space="preserve">if there exist </w:t>
      </w:r>
      <w:r w:rsidR="00EE4CD4" w:rsidRPr="006409FA">
        <w:t xml:space="preserve">longer </w:t>
      </w:r>
      <w:r w:rsidR="00F152FD" w:rsidRPr="006409FA">
        <w:t>sequences</w:t>
      </w:r>
      <w:r w:rsidR="00EE4CD4" w:rsidRPr="006409FA">
        <w:t xml:space="preserve"> that fully contain them as part</w:t>
      </w:r>
      <w:r w:rsidR="00F152FD" w:rsidRPr="006409FA">
        <w:t>s</w:t>
      </w:r>
      <w:ins w:id="1176" w:author="Liao, Chen/Sloan Kettering Institute" w:date="2022-09-05T21:38:00Z">
        <w:r w:rsidR="00563168">
          <w:t xml:space="preserve"> and removed later</w:t>
        </w:r>
      </w:ins>
      <w:r w:rsidR="00904D69" w:rsidRPr="006409FA">
        <w:t>.</w:t>
      </w:r>
    </w:p>
    <w:p w14:paraId="3E22B366" w14:textId="77777777" w:rsidR="00144DBE" w:rsidRPr="006409FA" w:rsidRDefault="00144DBE" w:rsidP="000A48DA"/>
    <w:p w14:paraId="7D5F078C" w14:textId="08F4E6C4" w:rsidR="00226142" w:rsidRPr="006409FA" w:rsidRDefault="00770908" w:rsidP="000A48DA">
      <w:pPr>
        <w:rPr>
          <w:b/>
        </w:rPr>
      </w:pPr>
      <w:r w:rsidRPr="006409FA">
        <w:rPr>
          <w:b/>
        </w:rPr>
        <w:t xml:space="preserve">16S amplicon </w:t>
      </w:r>
      <w:r w:rsidR="009A1C7C" w:rsidRPr="006409FA">
        <w:rPr>
          <w:b/>
        </w:rPr>
        <w:t>sequencing</w:t>
      </w:r>
    </w:p>
    <w:p w14:paraId="442F58C2" w14:textId="63ED2124" w:rsidR="00770908" w:rsidRPr="006409FA" w:rsidRDefault="00127473" w:rsidP="00127473">
      <w:r w:rsidRPr="006409FA">
        <w:t xml:space="preserve">The &gt;10,000 microbiome samples from the adult </w:t>
      </w:r>
      <w:proofErr w:type="spellStart"/>
      <w:r w:rsidRPr="006409FA">
        <w:t>allo</w:t>
      </w:r>
      <w:proofErr w:type="spellEnd"/>
      <w:r w:rsidRPr="006409FA">
        <w:t xml:space="preserve">-HCT recipients were </w:t>
      </w:r>
      <w:r w:rsidR="00CA0C0F" w:rsidRPr="006409FA">
        <w:t xml:space="preserve">previously </w:t>
      </w:r>
      <w:r w:rsidRPr="006409FA">
        <w:t xml:space="preserve">analyzed by an in-house processing pipeline and the </w:t>
      </w:r>
      <w:r w:rsidR="004B0605" w:rsidRPr="006409FA">
        <w:t>ASV profiles</w:t>
      </w:r>
      <w:r w:rsidRPr="006409FA">
        <w:t xml:space="preserve"> were available in a recent compilation study </w:t>
      </w:r>
      <w:r w:rsidR="00770908" w:rsidRPr="006409FA">
        <w:fldChar w:fldCharType="begin"/>
      </w:r>
      <w:r w:rsidR="00D42550" w:rsidRPr="006409FA">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6409FA">
        <w:fldChar w:fldCharType="separate"/>
      </w:r>
      <w:r w:rsidR="00D42550" w:rsidRPr="006409FA">
        <w:t>(Liao et al., 2021)</w:t>
      </w:r>
      <w:r w:rsidR="00770908" w:rsidRPr="006409FA">
        <w:fldChar w:fldCharType="end"/>
      </w:r>
      <w:r w:rsidR="00770908" w:rsidRPr="006409FA">
        <w:t xml:space="preserve">. Briefly, </w:t>
      </w:r>
      <w:r w:rsidR="004B0605" w:rsidRPr="006409FA">
        <w:t>r</w:t>
      </w:r>
      <w:r w:rsidR="00770908" w:rsidRPr="006409FA">
        <w:t>eads were trimmed to the first 180 bp or the first point with a quality score Q&lt;</w:t>
      </w:r>
      <w:proofErr w:type="gramStart"/>
      <w:r w:rsidR="00770908" w:rsidRPr="006409FA">
        <w:t>2</w:t>
      </w:r>
      <w:r w:rsidR="004B0605" w:rsidRPr="006409FA">
        <w:t>, and</w:t>
      </w:r>
      <w:proofErr w:type="gramEnd"/>
      <w:r w:rsidR="004B0605" w:rsidRPr="006409FA">
        <w:t xml:space="preserve"> </w:t>
      </w:r>
      <w:r w:rsidR="00770908" w:rsidRPr="006409FA">
        <w:t>removed if they contained ambiguous nucleotides (N) or if two or more errors were expected based on the quality of the trimmed read</w:t>
      </w:r>
      <w:r w:rsidR="004B0605" w:rsidRPr="006409FA">
        <w:t>s</w:t>
      </w:r>
      <w:r w:rsidR="00770908" w:rsidRPr="006409FA">
        <w:t xml:space="preserve">. </w:t>
      </w:r>
      <w:r w:rsidR="004B0605" w:rsidRPr="006409FA">
        <w:t>ASVs were identified using DADA2</w:t>
      </w:r>
      <w:r w:rsidR="00A30966" w:rsidRPr="006409FA">
        <w:t xml:space="preserve"> (Divisive Amplicon Denoising Algorithm) </w:t>
      </w:r>
      <w:r w:rsidR="004B0605" w:rsidRPr="006409FA">
        <w:fldChar w:fldCharType="begin"/>
      </w:r>
      <w:r w:rsidR="00A30966" w:rsidRPr="006409FA">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6409FA">
        <w:fldChar w:fldCharType="separate"/>
      </w:r>
      <w:r w:rsidR="00A30966" w:rsidRPr="006409FA">
        <w:rPr>
          <w:noProof/>
        </w:rPr>
        <w:t>(Callahan</w:t>
      </w:r>
      <w:r w:rsidR="00A30966" w:rsidRPr="006409FA">
        <w:rPr>
          <w:i/>
          <w:noProof/>
        </w:rPr>
        <w:t xml:space="preserve"> et al.</w:t>
      </w:r>
      <w:r w:rsidR="00A30966" w:rsidRPr="006409FA">
        <w:rPr>
          <w:noProof/>
        </w:rPr>
        <w:t>, 2016)</w:t>
      </w:r>
      <w:r w:rsidR="004B0605" w:rsidRPr="006409FA">
        <w:fldChar w:fldCharType="end"/>
      </w:r>
      <w:r w:rsidR="004B0605" w:rsidRPr="006409FA">
        <w:t xml:space="preserve"> and classified </w:t>
      </w:r>
      <w:r w:rsidR="00A53565" w:rsidRPr="006409FA">
        <w:t xml:space="preserve">by </w:t>
      </w:r>
      <w:proofErr w:type="spellStart"/>
      <w:r w:rsidR="00A53565" w:rsidRPr="006409FA">
        <w:t>IDTaxa</w:t>
      </w:r>
      <w:proofErr w:type="spellEnd"/>
      <w:r w:rsidR="00A53565" w:rsidRPr="006409FA">
        <w:t xml:space="preserve"> </w:t>
      </w:r>
      <w:r w:rsidR="00A53565" w:rsidRPr="006409FA">
        <w:fldChar w:fldCharType="begin"/>
      </w:r>
      <w:r w:rsidR="00A53565" w:rsidRPr="006409FA">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6409FA">
        <w:fldChar w:fldCharType="separate"/>
      </w:r>
      <w:r w:rsidR="00A53565" w:rsidRPr="006409FA">
        <w:rPr>
          <w:noProof/>
        </w:rPr>
        <w:t>(Murali et al., 2018)</w:t>
      </w:r>
      <w:r w:rsidR="00A53565" w:rsidRPr="006409FA">
        <w:fldChar w:fldCharType="end"/>
      </w:r>
      <w:r w:rsidR="00A53565" w:rsidRPr="006409FA">
        <w:t xml:space="preserve"> </w:t>
      </w:r>
      <w:r w:rsidR="00770908" w:rsidRPr="006409FA">
        <w:t xml:space="preserve">and the SILVA </w:t>
      </w:r>
      <w:r w:rsidR="00206AFE" w:rsidRPr="006409FA">
        <w:t>v</w:t>
      </w:r>
      <w:r w:rsidR="00770908" w:rsidRPr="006409FA">
        <w:t>138 database</w:t>
      </w:r>
      <w:r w:rsidR="00571184" w:rsidRPr="006409FA">
        <w:t xml:space="preserve"> </w:t>
      </w:r>
      <w:r w:rsidR="00571184" w:rsidRPr="006409FA">
        <w:fldChar w:fldCharType="begin"/>
      </w:r>
      <w:r w:rsidR="00D177EB"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6409FA">
        <w:fldChar w:fldCharType="separate"/>
      </w:r>
      <w:r w:rsidR="00D177EB" w:rsidRPr="006409FA">
        <w:rPr>
          <w:noProof/>
        </w:rPr>
        <w:t>(Quast</w:t>
      </w:r>
      <w:r w:rsidR="00D177EB" w:rsidRPr="006409FA">
        <w:rPr>
          <w:i/>
          <w:noProof/>
        </w:rPr>
        <w:t xml:space="preserve"> et al.</w:t>
      </w:r>
      <w:r w:rsidR="00D177EB" w:rsidRPr="006409FA">
        <w:rPr>
          <w:noProof/>
        </w:rPr>
        <w:t>, 2012)</w:t>
      </w:r>
      <w:r w:rsidR="00571184" w:rsidRPr="006409FA">
        <w:fldChar w:fldCharType="end"/>
      </w:r>
      <w:r w:rsidR="00770908" w:rsidRPr="006409FA">
        <w:t>.</w:t>
      </w:r>
    </w:p>
    <w:p w14:paraId="5195BEBB" w14:textId="37E35106" w:rsidR="00CA0C0F" w:rsidRPr="006409FA" w:rsidRDefault="00CA0C0F" w:rsidP="00127473"/>
    <w:p w14:paraId="26A81305" w14:textId="12F4FCED" w:rsidR="00CA0C0F" w:rsidRPr="006409FA" w:rsidRDefault="00CA0C0F" w:rsidP="00127473">
      <w:r w:rsidRPr="006409FA">
        <w:t xml:space="preserve">The </w:t>
      </w:r>
      <w:r w:rsidR="00DB4841" w:rsidRPr="006409FA">
        <w:t xml:space="preserve">demultiplexed and primer-trimmed </w:t>
      </w:r>
      <w:r w:rsidR="00180F2C" w:rsidRPr="006409FA">
        <w:t>HMP 16S sequences</w:t>
      </w:r>
      <w:r w:rsidR="00DB4841" w:rsidRPr="006409FA">
        <w:t xml:space="preserve"> were</w:t>
      </w:r>
      <w:r w:rsidR="00180F2C" w:rsidRPr="006409FA">
        <w:t xml:space="preserve"> downloaded from the </w:t>
      </w:r>
      <w:proofErr w:type="spellStart"/>
      <w:r w:rsidR="00180F2C" w:rsidRPr="006409FA">
        <w:t>Qitta</w:t>
      </w:r>
      <w:proofErr w:type="spellEnd"/>
      <w:r w:rsidR="00180F2C" w:rsidRPr="006409FA">
        <w:t xml:space="preserve"> repository</w:t>
      </w:r>
      <w:r w:rsidR="00FA2FDB" w:rsidRPr="006409FA">
        <w:t xml:space="preserve"> </w:t>
      </w:r>
      <w:r w:rsidR="00FA2FDB" w:rsidRPr="006409FA">
        <w:fldChar w:fldCharType="begin"/>
      </w:r>
      <w:r w:rsidR="00FA2FDB" w:rsidRPr="006409FA">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6409FA">
        <w:fldChar w:fldCharType="separate"/>
      </w:r>
      <w:r w:rsidR="00FA2FDB" w:rsidRPr="006409FA">
        <w:rPr>
          <w:noProof/>
        </w:rPr>
        <w:t>(Gonzalez et al., 2018)</w:t>
      </w:r>
      <w:r w:rsidR="00FA2FDB" w:rsidRPr="006409FA">
        <w:fldChar w:fldCharType="end"/>
      </w:r>
      <w:r w:rsidR="00180F2C" w:rsidRPr="006409FA">
        <w:t xml:space="preserve"> </w:t>
      </w:r>
      <w:r w:rsidR="00DB4841" w:rsidRPr="006409FA">
        <w:t xml:space="preserve">and processed by QIIME (Quantitative Insights Into Microbial Ecology) 2 </w:t>
      </w:r>
      <w:r w:rsidR="00DB4841" w:rsidRPr="006409FA">
        <w:fldChar w:fldCharType="begin"/>
      </w:r>
      <w:r w:rsidR="00DB4841"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6409FA">
        <w:fldChar w:fldCharType="separate"/>
      </w:r>
      <w:r w:rsidR="00DB4841" w:rsidRPr="006409FA">
        <w:rPr>
          <w:noProof/>
        </w:rPr>
        <w:t>(Bolyen</w:t>
      </w:r>
      <w:r w:rsidR="00DB4841" w:rsidRPr="006409FA">
        <w:rPr>
          <w:i/>
          <w:noProof/>
        </w:rPr>
        <w:t xml:space="preserve"> et al.</w:t>
      </w:r>
      <w:r w:rsidR="00DB4841" w:rsidRPr="006409FA">
        <w:rPr>
          <w:noProof/>
        </w:rPr>
        <w:t>, 2019)</w:t>
      </w:r>
      <w:r w:rsidR="00DB4841" w:rsidRPr="006409FA">
        <w:fldChar w:fldCharType="end"/>
      </w:r>
      <w:r w:rsidR="00DB4841" w:rsidRPr="006409FA">
        <w:t xml:space="preserve"> </w:t>
      </w:r>
      <w:r w:rsidRPr="006409FA">
        <w:t xml:space="preserve">. DADA2 was used to denoise data and generate </w:t>
      </w:r>
      <w:r w:rsidR="00A30966" w:rsidRPr="006409FA">
        <w:t xml:space="preserve">an ASV </w:t>
      </w:r>
      <w:r w:rsidRPr="006409FA">
        <w:t>per sample count</w:t>
      </w:r>
      <w:del w:id="1177" w:author="Liao, Chen/Sloan Kettering Institute" w:date="2022-09-05T21:40:00Z">
        <w:r w:rsidRPr="006409FA" w:rsidDel="00763107">
          <w:delText>s</w:delText>
        </w:r>
      </w:del>
      <w:r w:rsidRPr="006409FA">
        <w:t xml:space="preserve"> table, using the</w:t>
      </w:r>
      <w:r w:rsidR="00180F2C" w:rsidRPr="006409FA">
        <w:t xml:space="preserve"> </w:t>
      </w:r>
      <w:r w:rsidR="00206AFE" w:rsidRPr="006409FA">
        <w:t xml:space="preserve">QIIME </w:t>
      </w:r>
      <w:r w:rsidRPr="006409FA">
        <w:t xml:space="preserve">denoise-pyro plugin </w:t>
      </w:r>
      <w:r w:rsidR="00A30966" w:rsidRPr="006409FA">
        <w:fldChar w:fldCharType="begin"/>
      </w:r>
      <w:r w:rsidR="00A30966"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6409FA">
        <w:fldChar w:fldCharType="separate"/>
      </w:r>
      <w:r w:rsidR="00A30966" w:rsidRPr="006409FA">
        <w:rPr>
          <w:noProof/>
        </w:rPr>
        <w:t>(Bolyen</w:t>
      </w:r>
      <w:r w:rsidR="00A30966" w:rsidRPr="006409FA">
        <w:rPr>
          <w:i/>
          <w:noProof/>
        </w:rPr>
        <w:t xml:space="preserve"> et al.</w:t>
      </w:r>
      <w:r w:rsidR="00A30966" w:rsidRPr="006409FA">
        <w:rPr>
          <w:noProof/>
        </w:rPr>
        <w:t>, 2019)</w:t>
      </w:r>
      <w:r w:rsidR="00A30966" w:rsidRPr="006409FA">
        <w:fldChar w:fldCharType="end"/>
      </w:r>
      <w:r w:rsidRPr="006409FA">
        <w:t>. Parameter --p-</w:t>
      </w:r>
      <w:proofErr w:type="spellStart"/>
      <w:r w:rsidRPr="006409FA">
        <w:t>trunc</w:t>
      </w:r>
      <w:proofErr w:type="spellEnd"/>
      <w:r w:rsidRPr="006409FA">
        <w:t>-</w:t>
      </w:r>
      <w:proofErr w:type="spellStart"/>
      <w:r w:rsidRPr="006409FA">
        <w:t>len</w:t>
      </w:r>
      <w:proofErr w:type="spellEnd"/>
      <w:r w:rsidRPr="006409FA">
        <w:t xml:space="preserve"> 395 was used to remove low quality tails. Taxonomy classification of the representative ASV sequences was performed </w:t>
      </w:r>
      <w:r w:rsidR="00171FD7" w:rsidRPr="006409FA">
        <w:t xml:space="preserve">using the QIIME plugin “feature-classifier” </w:t>
      </w:r>
      <w:r w:rsidR="00171FD7" w:rsidRPr="006409FA">
        <w:fldChar w:fldCharType="begin"/>
      </w:r>
      <w:r w:rsidR="00171FD7" w:rsidRPr="006409FA">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6409FA">
        <w:fldChar w:fldCharType="separate"/>
      </w:r>
      <w:r w:rsidR="00171FD7" w:rsidRPr="006409FA">
        <w:rPr>
          <w:noProof/>
        </w:rPr>
        <w:t>(Bokulich et al., 2018)</w:t>
      </w:r>
      <w:r w:rsidR="00171FD7" w:rsidRPr="006409FA">
        <w:fldChar w:fldCharType="end"/>
      </w:r>
      <w:r w:rsidR="00171FD7" w:rsidRPr="006409FA">
        <w:t xml:space="preserve"> and</w:t>
      </w:r>
      <w:r w:rsidRPr="006409FA">
        <w:t xml:space="preserve"> the SILVA </w:t>
      </w:r>
      <w:r w:rsidR="002623EB" w:rsidRPr="006409FA">
        <w:t xml:space="preserve">v138 </w:t>
      </w:r>
      <w:r w:rsidRPr="006409FA">
        <w:t>databas</w:t>
      </w:r>
      <w:r w:rsidR="002623EB" w:rsidRPr="006409FA">
        <w:t xml:space="preserve">e </w:t>
      </w:r>
      <w:r w:rsidR="002623EB" w:rsidRPr="006409FA">
        <w:fldChar w:fldCharType="begin"/>
      </w:r>
      <w:r w:rsidR="00571184"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6409FA">
        <w:fldChar w:fldCharType="separate"/>
      </w:r>
      <w:r w:rsidR="00571184" w:rsidRPr="006409FA">
        <w:rPr>
          <w:noProof/>
        </w:rPr>
        <w:t>(Quast</w:t>
      </w:r>
      <w:r w:rsidR="00571184" w:rsidRPr="006409FA">
        <w:rPr>
          <w:i/>
          <w:noProof/>
        </w:rPr>
        <w:t xml:space="preserve"> et al.</w:t>
      </w:r>
      <w:r w:rsidR="00571184" w:rsidRPr="006409FA">
        <w:rPr>
          <w:noProof/>
        </w:rPr>
        <w:t>, 2012)</w:t>
      </w:r>
      <w:r w:rsidR="002623EB" w:rsidRPr="006409FA">
        <w:fldChar w:fldCharType="end"/>
      </w:r>
      <w:r w:rsidRPr="006409FA">
        <w:t xml:space="preserve">. </w:t>
      </w:r>
      <w:r w:rsidR="00171FD7" w:rsidRPr="006409FA">
        <w:t>The classification took three steps. W</w:t>
      </w:r>
      <w:r w:rsidR="00206AFE" w:rsidRPr="006409FA">
        <w:t>e f</w:t>
      </w:r>
      <w:r w:rsidRPr="006409FA">
        <w:t>irst</w:t>
      </w:r>
      <w:r w:rsidR="00206AFE" w:rsidRPr="006409FA">
        <w:t xml:space="preserve"> extracted the</w:t>
      </w:r>
      <w:r w:rsidRPr="006409FA">
        <w:t xml:space="preserve"> V3-V5 region</w:t>
      </w:r>
      <w:r w:rsidR="00206AFE" w:rsidRPr="006409FA">
        <w:t xml:space="preserve"> of </w:t>
      </w:r>
      <w:r w:rsidRPr="006409FA">
        <w:t xml:space="preserve">the </w:t>
      </w:r>
      <w:r w:rsidR="00206AFE" w:rsidRPr="006409FA">
        <w:t xml:space="preserve">SILVA reference </w:t>
      </w:r>
      <w:r w:rsidRPr="006409FA">
        <w:t>sequences using the</w:t>
      </w:r>
      <w:r w:rsidR="00206AFE" w:rsidRPr="006409FA">
        <w:t xml:space="preserve"> extract-reads </w:t>
      </w:r>
      <w:r w:rsidR="00171FD7" w:rsidRPr="006409FA">
        <w:t>method. Then we</w:t>
      </w:r>
      <w:r w:rsidR="00206AFE" w:rsidRPr="006409FA">
        <w:t xml:space="preserve"> created a classifier </w:t>
      </w:r>
      <w:r w:rsidR="00171FD7" w:rsidRPr="006409FA">
        <w:t xml:space="preserve">by using the </w:t>
      </w:r>
      <w:r w:rsidRPr="006409FA">
        <w:t xml:space="preserve">fit-classifier-naïve-bayes </w:t>
      </w:r>
      <w:r w:rsidR="00171FD7" w:rsidRPr="006409FA">
        <w:t>method with extracted reads and the SILVA reference taxonomy</w:t>
      </w:r>
      <w:r w:rsidRPr="006409FA">
        <w:t xml:space="preserve">. Finally, </w:t>
      </w:r>
      <w:r w:rsidR="00BD201F" w:rsidRPr="006409FA">
        <w:t xml:space="preserve">we ran </w:t>
      </w:r>
      <w:r w:rsidRPr="006409FA">
        <w:t>th</w:t>
      </w:r>
      <w:r w:rsidR="00BD201F" w:rsidRPr="006409FA">
        <w:t>e</w:t>
      </w:r>
      <w:r w:rsidRPr="006409FA">
        <w:t xml:space="preserve"> classifier on the ASV sequences using the classify-</w:t>
      </w:r>
      <w:proofErr w:type="spellStart"/>
      <w:r w:rsidRPr="006409FA">
        <w:t>sklearn</w:t>
      </w:r>
      <w:proofErr w:type="spellEnd"/>
      <w:r w:rsidRPr="006409FA">
        <w:t xml:space="preserve"> method to get the</w:t>
      </w:r>
      <w:r w:rsidR="00BD201F" w:rsidRPr="006409FA">
        <w:t>ir t</w:t>
      </w:r>
      <w:r w:rsidRPr="006409FA">
        <w:t>axonomy.</w:t>
      </w:r>
    </w:p>
    <w:p w14:paraId="34F62AC8" w14:textId="77777777" w:rsidR="00171FD7" w:rsidRPr="006409FA" w:rsidRDefault="00171FD7" w:rsidP="00127473"/>
    <w:p w14:paraId="0EC0835C" w14:textId="77777777" w:rsidR="0019445F" w:rsidRPr="006409FA" w:rsidRDefault="00382E5B" w:rsidP="000A48DA">
      <w:r w:rsidRPr="006409FA">
        <w:t xml:space="preserve">All other microbiome datasets used in this study were </w:t>
      </w:r>
      <w:r w:rsidR="00CA0C0F" w:rsidRPr="006409FA">
        <w:t xml:space="preserve">similarly </w:t>
      </w:r>
      <w:r w:rsidRPr="006409FA">
        <w:t>processed using Q</w:t>
      </w:r>
      <w:r w:rsidR="00DF557B" w:rsidRPr="006409FA">
        <w:t>IIME</w:t>
      </w:r>
      <w:r w:rsidR="004E3299" w:rsidRPr="006409FA">
        <w:t xml:space="preserve"> </w:t>
      </w:r>
      <w:r w:rsidRPr="006409FA">
        <w:t>2</w:t>
      </w:r>
      <w:r w:rsidR="004E3299" w:rsidRPr="006409FA">
        <w:t xml:space="preserve"> </w:t>
      </w:r>
      <w:r w:rsidR="003A76BB" w:rsidRPr="006409FA">
        <w:fldChar w:fldCharType="begin"/>
      </w:r>
      <w:r w:rsidR="003A76BB"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6409FA">
        <w:fldChar w:fldCharType="separate"/>
      </w:r>
      <w:r w:rsidR="003A76BB" w:rsidRPr="006409FA">
        <w:rPr>
          <w:noProof/>
        </w:rPr>
        <w:t>(Bolyen</w:t>
      </w:r>
      <w:r w:rsidR="003A76BB" w:rsidRPr="006409FA">
        <w:rPr>
          <w:i/>
          <w:noProof/>
        </w:rPr>
        <w:t xml:space="preserve"> et al.</w:t>
      </w:r>
      <w:r w:rsidR="003A76BB" w:rsidRPr="006409FA">
        <w:rPr>
          <w:noProof/>
        </w:rPr>
        <w:t>, 2019)</w:t>
      </w:r>
      <w:r w:rsidR="003A76BB" w:rsidRPr="006409FA">
        <w:fldChar w:fldCharType="end"/>
      </w:r>
      <w:r w:rsidRPr="006409FA">
        <w:t xml:space="preserve">. </w:t>
      </w:r>
      <w:r w:rsidR="0073445B" w:rsidRPr="006409FA">
        <w:t>When needed</w:t>
      </w:r>
      <w:r w:rsidRPr="006409FA">
        <w:t xml:space="preserve">, primers were removed </w:t>
      </w:r>
      <w:r w:rsidR="00E62539" w:rsidRPr="006409FA">
        <w:t>from</w:t>
      </w:r>
      <w:r w:rsidRPr="006409FA">
        <w:t xml:space="preserve"> demultiplexed </w:t>
      </w:r>
      <w:r w:rsidR="00DE6CF1" w:rsidRPr="006409FA">
        <w:t xml:space="preserve">short reads </w:t>
      </w:r>
      <w:r w:rsidRPr="006409FA">
        <w:t xml:space="preserve">using the </w:t>
      </w:r>
      <w:r w:rsidR="00DF557B" w:rsidRPr="006409FA">
        <w:t>QIIME</w:t>
      </w:r>
      <w:r w:rsidRPr="006409FA">
        <w:t xml:space="preserve"> </w:t>
      </w:r>
      <w:proofErr w:type="spellStart"/>
      <w:r w:rsidRPr="006409FA">
        <w:t>cutadapt</w:t>
      </w:r>
      <w:proofErr w:type="spellEnd"/>
      <w:r w:rsidRPr="006409FA">
        <w:t xml:space="preserve"> plugin </w:t>
      </w:r>
      <w:r w:rsidR="00DF557B" w:rsidRPr="006409FA">
        <w:fldChar w:fldCharType="begin"/>
      </w:r>
      <w:r w:rsidR="00DF557B" w:rsidRPr="006409FA">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6409FA">
        <w:fldChar w:fldCharType="separate"/>
      </w:r>
      <w:r w:rsidR="00DF557B" w:rsidRPr="006409FA">
        <w:rPr>
          <w:noProof/>
        </w:rPr>
        <w:t>(Martin, 2011)</w:t>
      </w:r>
      <w:r w:rsidR="00DF557B" w:rsidRPr="006409FA">
        <w:fldChar w:fldCharType="end"/>
      </w:r>
      <w:r w:rsidR="00DF557B" w:rsidRPr="006409FA">
        <w:t xml:space="preserve"> </w:t>
      </w:r>
      <w:r w:rsidRPr="006409FA">
        <w:t>with parameters “</w:t>
      </w:r>
      <w:r w:rsidR="005B0194" w:rsidRPr="006409FA">
        <w:t>--</w:t>
      </w:r>
      <w:r w:rsidRPr="006409FA">
        <w:t>p-error-rate 0.1” and “</w:t>
      </w:r>
      <w:r w:rsidR="005B0194" w:rsidRPr="006409FA">
        <w:t>--</w:t>
      </w:r>
      <w:r w:rsidRPr="006409FA">
        <w:t>p-overlap 3”. The trimmed reads were denoised using the</w:t>
      </w:r>
      <w:r w:rsidR="00236B65" w:rsidRPr="006409FA">
        <w:t xml:space="preserve"> QIIME </w:t>
      </w:r>
      <w:r w:rsidRPr="006409FA">
        <w:t xml:space="preserve">dada2 plugin with truncation lengths determined </w:t>
      </w:r>
      <w:r w:rsidR="00E62539" w:rsidRPr="006409FA">
        <w:t>by</w:t>
      </w:r>
      <w:r w:rsidRPr="006409FA">
        <w:t xml:space="preserve"> </w:t>
      </w:r>
      <w:r w:rsidR="00E62539" w:rsidRPr="006409FA">
        <w:t>per-base</w:t>
      </w:r>
      <w:r w:rsidRPr="006409FA">
        <w:t xml:space="preserve"> quality score</w:t>
      </w:r>
      <w:r w:rsidR="00CA6FCA" w:rsidRPr="006409FA">
        <w:t>s</w:t>
      </w:r>
      <w:r w:rsidR="004D749C" w:rsidRPr="006409FA">
        <w:t xml:space="preserve"> </w:t>
      </w:r>
      <w:r w:rsidR="009D0231" w:rsidRPr="006409FA">
        <w:t xml:space="preserve">to generate </w:t>
      </w:r>
      <w:r w:rsidR="005E699E" w:rsidRPr="006409FA">
        <w:t>feature tables at the ASV level</w:t>
      </w:r>
      <w:r w:rsidRPr="006409FA">
        <w:t>.</w:t>
      </w:r>
      <w:r w:rsidR="00683617" w:rsidRPr="006409FA">
        <w:t xml:space="preserve"> </w:t>
      </w:r>
      <w:r w:rsidR="004D749C" w:rsidRPr="006409FA">
        <w:t>Taxonomic</w:t>
      </w:r>
      <w:r w:rsidR="005E699E" w:rsidRPr="006409FA">
        <w:t xml:space="preserve"> classification was performed using </w:t>
      </w:r>
      <w:r w:rsidR="00683617" w:rsidRPr="006409FA">
        <w:t xml:space="preserve">the </w:t>
      </w:r>
      <w:r w:rsidR="00C8332C" w:rsidRPr="006409FA">
        <w:t>QIIME</w:t>
      </w:r>
      <w:r w:rsidR="00683617" w:rsidRPr="006409FA">
        <w:t xml:space="preserve"> </w:t>
      </w:r>
      <w:r w:rsidR="00E03ECB" w:rsidRPr="006409FA">
        <w:t>plugin “</w:t>
      </w:r>
      <w:r w:rsidR="00683617" w:rsidRPr="006409FA">
        <w:t>feature-classifier cl</w:t>
      </w:r>
      <w:r w:rsidR="005E699E" w:rsidRPr="006409FA">
        <w:t>a</w:t>
      </w:r>
      <w:r w:rsidR="00683617" w:rsidRPr="006409FA">
        <w:t>ssify-</w:t>
      </w:r>
      <w:proofErr w:type="spellStart"/>
      <w:r w:rsidR="00683617" w:rsidRPr="006409FA">
        <w:t>sklearn</w:t>
      </w:r>
      <w:proofErr w:type="spellEnd"/>
      <w:r w:rsidR="00E03ECB" w:rsidRPr="006409FA">
        <w:t>”</w:t>
      </w:r>
      <w:r w:rsidR="00683617" w:rsidRPr="006409FA">
        <w:t xml:space="preserve"> </w:t>
      </w:r>
      <w:r w:rsidR="00E03ECB" w:rsidRPr="006409FA">
        <w:fldChar w:fldCharType="begin"/>
      </w:r>
      <w:r w:rsidR="00F60F02" w:rsidRPr="006409FA">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6409FA">
        <w:fldChar w:fldCharType="separate"/>
      </w:r>
      <w:r w:rsidR="00F60F02" w:rsidRPr="006409FA">
        <w:rPr>
          <w:noProof/>
        </w:rPr>
        <w:t>(Pedregosa</w:t>
      </w:r>
      <w:r w:rsidR="00F60F02" w:rsidRPr="006409FA">
        <w:rPr>
          <w:i/>
          <w:noProof/>
        </w:rPr>
        <w:t xml:space="preserve"> et al.</w:t>
      </w:r>
      <w:r w:rsidR="00F60F02" w:rsidRPr="006409FA">
        <w:rPr>
          <w:noProof/>
        </w:rPr>
        <w:t>, 2011)</w:t>
      </w:r>
      <w:r w:rsidR="00E03ECB" w:rsidRPr="006409FA">
        <w:fldChar w:fldCharType="end"/>
      </w:r>
      <w:r w:rsidR="00E03ECB" w:rsidRPr="006409FA">
        <w:t xml:space="preserve"> </w:t>
      </w:r>
      <w:r w:rsidR="00683617" w:rsidRPr="006409FA">
        <w:t xml:space="preserve">against </w:t>
      </w:r>
      <w:r w:rsidR="00782563" w:rsidRPr="006409FA">
        <w:t xml:space="preserve">the </w:t>
      </w:r>
      <w:r w:rsidR="005E699E" w:rsidRPr="006409FA">
        <w:t>SILVA</w:t>
      </w:r>
      <w:r w:rsidR="00683617" w:rsidRPr="006409FA">
        <w:t xml:space="preserve"> 138 database</w:t>
      </w:r>
      <w:r w:rsidR="004A6279" w:rsidRPr="006409FA">
        <w:t xml:space="preserve"> </w:t>
      </w:r>
      <w:r w:rsidR="004A6279" w:rsidRPr="006409FA">
        <w:fldChar w:fldCharType="begin"/>
      </w:r>
      <w:r w:rsidR="004A6279"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6409FA">
        <w:fldChar w:fldCharType="separate"/>
      </w:r>
      <w:r w:rsidR="004A6279" w:rsidRPr="006409FA">
        <w:rPr>
          <w:noProof/>
        </w:rPr>
        <w:t>(Quast</w:t>
      </w:r>
      <w:r w:rsidR="004A6279" w:rsidRPr="006409FA">
        <w:rPr>
          <w:i/>
          <w:noProof/>
        </w:rPr>
        <w:t xml:space="preserve"> et al.</w:t>
      </w:r>
      <w:r w:rsidR="004A6279" w:rsidRPr="006409FA">
        <w:rPr>
          <w:noProof/>
        </w:rPr>
        <w:t>, 2012)</w:t>
      </w:r>
      <w:r w:rsidR="004A6279" w:rsidRPr="006409FA">
        <w:fldChar w:fldCharType="end"/>
      </w:r>
      <w:r w:rsidR="00683617" w:rsidRPr="006409FA">
        <w:t xml:space="preserve"> at </w:t>
      </w:r>
      <w:r w:rsidR="005E699E" w:rsidRPr="006409FA">
        <w:t xml:space="preserve">a cutoff of </w:t>
      </w:r>
      <w:r w:rsidR="00683617" w:rsidRPr="006409FA">
        <w:t xml:space="preserve">80% </w:t>
      </w:r>
      <w:r w:rsidR="005E699E" w:rsidRPr="006409FA">
        <w:t>and inferred to the lowest possible taxonomic level</w:t>
      </w:r>
      <w:r w:rsidR="00683617" w:rsidRPr="006409FA">
        <w:t>.</w:t>
      </w:r>
      <w:r w:rsidR="004135B3" w:rsidRPr="006409FA">
        <w:t xml:space="preserve"> </w:t>
      </w:r>
    </w:p>
    <w:p w14:paraId="141BA089" w14:textId="77777777" w:rsidR="0019445F" w:rsidRPr="006409FA" w:rsidRDefault="0019445F" w:rsidP="000A48DA"/>
    <w:p w14:paraId="3D52FC9C" w14:textId="4827C4E3" w:rsidR="00EB3FE8" w:rsidRPr="006409FA" w:rsidRDefault="0019445F" w:rsidP="000A48DA">
      <w:r w:rsidRPr="006409FA">
        <w:t xml:space="preserve">For each sample, </w:t>
      </w:r>
      <w:r w:rsidR="00CE2FAB" w:rsidRPr="006409FA">
        <w:t>we only kept bacterial ASVs and removed those</w:t>
      </w:r>
      <w:r w:rsidR="004135B3" w:rsidRPr="006409FA">
        <w:t xml:space="preserve"> whose taxonomy contains keywords “Chloroplast” or “Mitochondria</w:t>
      </w:r>
      <w:r w:rsidR="00CE2FAB" w:rsidRPr="006409FA">
        <w:t>”</w:t>
      </w:r>
      <w:r w:rsidR="004135B3" w:rsidRPr="006409FA">
        <w:t>. We further discarded samples who</w:t>
      </w:r>
      <w:r w:rsidR="00CE2FAB" w:rsidRPr="006409FA">
        <w:t>se</w:t>
      </w:r>
      <w:r w:rsidR="004135B3" w:rsidRPr="006409FA">
        <w:t xml:space="preserve"> total sequencing depths are smaller than 1,000 reads.</w:t>
      </w:r>
    </w:p>
    <w:p w14:paraId="0FE3FD67" w14:textId="77777777" w:rsidR="004135B3" w:rsidRPr="006409FA" w:rsidRDefault="004135B3" w:rsidP="000A48DA"/>
    <w:p w14:paraId="56467731" w14:textId="709C7F51" w:rsidR="00770908" w:rsidRPr="006409FA" w:rsidRDefault="00770908" w:rsidP="000A48DA">
      <w:pPr>
        <w:rPr>
          <w:b/>
        </w:rPr>
      </w:pPr>
      <w:r w:rsidRPr="006409FA">
        <w:rPr>
          <w:b/>
        </w:rPr>
        <w:t xml:space="preserve">Shotgun metagenomic </w:t>
      </w:r>
      <w:r w:rsidR="003012CC" w:rsidRPr="006409FA">
        <w:rPr>
          <w:b/>
        </w:rPr>
        <w:t>sequencing</w:t>
      </w:r>
    </w:p>
    <w:p w14:paraId="583B989B" w14:textId="26688E4A" w:rsidR="00770908" w:rsidRPr="006409FA" w:rsidRDefault="00770908" w:rsidP="00E65C29">
      <w:r w:rsidRPr="006409FA">
        <w:t xml:space="preserve">We adapted a recently published pipeline </w:t>
      </w:r>
      <w:r w:rsidR="00266E68" w:rsidRPr="006409FA">
        <w:fldChar w:fldCharType="begin"/>
      </w:r>
      <w:r w:rsidR="00B43768" w:rsidRPr="006409FA">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6409FA">
        <w:fldChar w:fldCharType="separate"/>
      </w:r>
      <w:r w:rsidR="00B43768" w:rsidRPr="006409FA">
        <w:rPr>
          <w:noProof/>
        </w:rPr>
        <w:t>(Siranosian</w:t>
      </w:r>
      <w:r w:rsidR="00B43768" w:rsidRPr="006409FA">
        <w:rPr>
          <w:i/>
          <w:noProof/>
        </w:rPr>
        <w:t xml:space="preserve"> et al.</w:t>
      </w:r>
      <w:r w:rsidR="00B43768" w:rsidRPr="006409FA">
        <w:rPr>
          <w:noProof/>
        </w:rPr>
        <w:t>, 2022)</w:t>
      </w:r>
      <w:r w:rsidR="00266E68" w:rsidRPr="006409FA">
        <w:fldChar w:fldCharType="end"/>
      </w:r>
      <w:r w:rsidR="00266E68" w:rsidRPr="006409FA">
        <w:t xml:space="preserve"> </w:t>
      </w:r>
      <w:r w:rsidRPr="006409FA">
        <w:t>to assemble the contigs from short reads using MEGAHIT</w:t>
      </w:r>
      <w:r w:rsidR="00BD3DC7" w:rsidRPr="006409FA">
        <w:t xml:space="preserve"> </w:t>
      </w:r>
      <w:r w:rsidR="00BD3DC7" w:rsidRPr="006409FA">
        <w:fldChar w:fldCharType="begin"/>
      </w:r>
      <w:r w:rsidR="00BD3DC7" w:rsidRPr="006409FA">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6409FA">
        <w:fldChar w:fldCharType="separate"/>
      </w:r>
      <w:r w:rsidR="00BD3DC7" w:rsidRPr="006409FA">
        <w:rPr>
          <w:noProof/>
        </w:rPr>
        <w:t>(Li</w:t>
      </w:r>
      <w:r w:rsidR="00BD3DC7" w:rsidRPr="006409FA">
        <w:rPr>
          <w:i/>
          <w:noProof/>
        </w:rPr>
        <w:t xml:space="preserve"> et al.</w:t>
      </w:r>
      <w:r w:rsidR="00BD3DC7" w:rsidRPr="006409FA">
        <w:rPr>
          <w:noProof/>
        </w:rPr>
        <w:t>, 2015)</w:t>
      </w:r>
      <w:r w:rsidR="00BD3DC7" w:rsidRPr="006409FA">
        <w:fldChar w:fldCharType="end"/>
      </w:r>
      <w:r w:rsidR="00BD3DC7" w:rsidRPr="006409FA">
        <w:t xml:space="preserve"> </w:t>
      </w:r>
      <w:r w:rsidRPr="006409FA">
        <w:t xml:space="preserve">and then bin the contigs into Metagenome-assembled genomes (MAGs) using two different methods: Metabat2 </w:t>
      </w:r>
      <w:r w:rsidR="00086A2B" w:rsidRPr="006409FA">
        <w:fldChar w:fldCharType="begin"/>
      </w:r>
      <w:r w:rsidR="00086A2B" w:rsidRPr="006409FA">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6409FA">
        <w:fldChar w:fldCharType="separate"/>
      </w:r>
      <w:r w:rsidR="00086A2B" w:rsidRPr="006409FA">
        <w:rPr>
          <w:noProof/>
        </w:rPr>
        <w:t>(Kang</w:t>
      </w:r>
      <w:r w:rsidR="00086A2B" w:rsidRPr="006409FA">
        <w:rPr>
          <w:i/>
          <w:noProof/>
        </w:rPr>
        <w:t xml:space="preserve"> et al.</w:t>
      </w:r>
      <w:r w:rsidR="00086A2B" w:rsidRPr="006409FA">
        <w:rPr>
          <w:noProof/>
        </w:rPr>
        <w:t>, 2019)</w:t>
      </w:r>
      <w:r w:rsidR="00086A2B" w:rsidRPr="006409FA">
        <w:fldChar w:fldCharType="end"/>
      </w:r>
      <w:r w:rsidR="00086A2B" w:rsidRPr="006409FA">
        <w:t xml:space="preserve"> </w:t>
      </w:r>
      <w:r w:rsidRPr="006409FA">
        <w:t>and CONCOCT</w:t>
      </w:r>
      <w:r w:rsidR="00086A2B" w:rsidRPr="006409FA">
        <w:t xml:space="preserve"> </w:t>
      </w:r>
      <w:r w:rsidR="00086A2B" w:rsidRPr="006409FA">
        <w:fldChar w:fldCharType="begin"/>
      </w:r>
      <w:r w:rsidR="00086A2B" w:rsidRPr="006409FA">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6409FA">
        <w:fldChar w:fldCharType="separate"/>
      </w:r>
      <w:r w:rsidR="00086A2B" w:rsidRPr="006409FA">
        <w:rPr>
          <w:noProof/>
        </w:rPr>
        <w:t>(Alneberg</w:t>
      </w:r>
      <w:r w:rsidR="00086A2B" w:rsidRPr="006409FA">
        <w:rPr>
          <w:i/>
          <w:noProof/>
        </w:rPr>
        <w:t xml:space="preserve"> et al.</w:t>
      </w:r>
      <w:r w:rsidR="00086A2B" w:rsidRPr="006409FA">
        <w:rPr>
          <w:noProof/>
        </w:rPr>
        <w:t>, 2014)</w:t>
      </w:r>
      <w:r w:rsidR="00086A2B" w:rsidRPr="006409FA">
        <w:fldChar w:fldCharType="end"/>
      </w:r>
      <w:r w:rsidRPr="006409FA">
        <w:t xml:space="preserve">. The results were then aggregated to produce an optimized, </w:t>
      </w:r>
      <w:r w:rsidRPr="006409FA">
        <w:lastRenderedPageBreak/>
        <w:t>non-redundant set of MAGs by DAS Tool</w:t>
      </w:r>
      <w:r w:rsidR="00086A2B" w:rsidRPr="006409FA">
        <w:t xml:space="preserve"> </w:t>
      </w:r>
      <w:r w:rsidR="00086A2B" w:rsidRPr="006409FA">
        <w:fldChar w:fldCharType="begin"/>
      </w:r>
      <w:r w:rsidR="00086A2B" w:rsidRPr="006409FA">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6409FA">
        <w:fldChar w:fldCharType="separate"/>
      </w:r>
      <w:r w:rsidR="00086A2B" w:rsidRPr="006409FA">
        <w:rPr>
          <w:noProof/>
        </w:rPr>
        <w:t>(Sieber</w:t>
      </w:r>
      <w:r w:rsidR="00086A2B" w:rsidRPr="006409FA">
        <w:rPr>
          <w:i/>
          <w:noProof/>
        </w:rPr>
        <w:t xml:space="preserve"> et al.</w:t>
      </w:r>
      <w:r w:rsidR="00086A2B" w:rsidRPr="006409FA">
        <w:rPr>
          <w:noProof/>
        </w:rPr>
        <w:t>, 2018)</w:t>
      </w:r>
      <w:r w:rsidR="00086A2B" w:rsidRPr="006409FA">
        <w:fldChar w:fldCharType="end"/>
      </w:r>
      <w:r w:rsidRPr="006409FA">
        <w:t>. The high-quality MAGs (</w:t>
      </w:r>
      <m:oMath>
        <m:r>
          <w:rPr>
            <w:rFonts w:ascii="Cambria Math" w:hAnsi="Cambria Math"/>
          </w:rPr>
          <m:t>≥</m:t>
        </m:r>
      </m:oMath>
      <w:r w:rsidRPr="006409FA">
        <w:t xml:space="preserve">75% complete, </w:t>
      </w:r>
      <m:oMath>
        <m:r>
          <w:rPr>
            <w:rFonts w:ascii="Cambria Math" w:hAnsi="Cambria Math"/>
          </w:rPr>
          <m:t>≤</m:t>
        </m:r>
      </m:oMath>
      <w:r w:rsidRPr="006409FA">
        <w:t xml:space="preserve">175 fragments/Mbp sequence, and </w:t>
      </w:r>
      <m:oMath>
        <m:r>
          <w:rPr>
            <w:rFonts w:ascii="Cambria Math" w:hAnsi="Cambria Math"/>
          </w:rPr>
          <m:t>≤</m:t>
        </m:r>
      </m:oMath>
      <w:r w:rsidRPr="006409FA">
        <w:t xml:space="preserve">2% contamination) classified as </w:t>
      </w:r>
      <w:r w:rsidRPr="006409FA">
        <w:rPr>
          <w:i/>
        </w:rPr>
        <w:t xml:space="preserve">Streptococcus spp. </w:t>
      </w:r>
      <w:r w:rsidRPr="006409FA">
        <w:t>by Kraken2</w:t>
      </w:r>
      <w:r w:rsidR="00CC690F" w:rsidRPr="006409FA">
        <w:t xml:space="preserve"> </w:t>
      </w:r>
      <w:r w:rsidR="00CC690F" w:rsidRPr="006409FA">
        <w:fldChar w:fldCharType="begin"/>
      </w:r>
      <w:r w:rsidR="00CC690F" w:rsidRPr="006409FA">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6409FA">
        <w:fldChar w:fldCharType="separate"/>
      </w:r>
      <w:r w:rsidR="00CC690F" w:rsidRPr="006409FA">
        <w:rPr>
          <w:noProof/>
        </w:rPr>
        <w:t>(Wood</w:t>
      </w:r>
      <w:r w:rsidR="00CC690F" w:rsidRPr="006409FA">
        <w:rPr>
          <w:i/>
          <w:noProof/>
        </w:rPr>
        <w:t xml:space="preserve"> et al.</w:t>
      </w:r>
      <w:r w:rsidR="00CC690F" w:rsidRPr="006409FA">
        <w:rPr>
          <w:noProof/>
        </w:rPr>
        <w:t>, 2019)</w:t>
      </w:r>
      <w:r w:rsidR="00CC690F" w:rsidRPr="006409FA">
        <w:fldChar w:fldCharType="end"/>
      </w:r>
      <w:r w:rsidRPr="006409FA">
        <w:t xml:space="preserve"> were analyzed by </w:t>
      </w:r>
      <w:proofErr w:type="spellStart"/>
      <w:r w:rsidRPr="006409FA">
        <w:t>iRep</w:t>
      </w:r>
      <w:proofErr w:type="spellEnd"/>
      <w:r w:rsidR="00CC690F" w:rsidRPr="006409FA">
        <w:t xml:space="preserve"> </w:t>
      </w:r>
      <w:r w:rsidR="00CC690F" w:rsidRPr="006409FA">
        <w:fldChar w:fldCharType="begin"/>
      </w:r>
      <w:r w:rsidR="00A30966" w:rsidRPr="006409FA">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6409FA">
        <w:fldChar w:fldCharType="separate"/>
      </w:r>
      <w:r w:rsidR="00A30966" w:rsidRPr="006409FA">
        <w:rPr>
          <w:noProof/>
        </w:rPr>
        <w:t>(Brown</w:t>
      </w:r>
      <w:r w:rsidR="00A30966" w:rsidRPr="006409FA">
        <w:rPr>
          <w:i/>
          <w:noProof/>
        </w:rPr>
        <w:t xml:space="preserve"> et al.</w:t>
      </w:r>
      <w:r w:rsidR="00A30966" w:rsidRPr="006409FA">
        <w:rPr>
          <w:noProof/>
        </w:rPr>
        <w:t>, 2016)</w:t>
      </w:r>
      <w:r w:rsidR="00CC690F" w:rsidRPr="006409FA">
        <w:fldChar w:fldCharType="end"/>
      </w:r>
      <w:r w:rsidRPr="006409FA">
        <w:t xml:space="preserve">. The </w:t>
      </w:r>
      <w:proofErr w:type="spellStart"/>
      <w:r w:rsidRPr="006409FA">
        <w:t>iRep</w:t>
      </w:r>
      <w:proofErr w:type="spellEnd"/>
      <w:r w:rsidRPr="006409FA">
        <w:t xml:space="preserve"> value of a MAG represents the average number of replication events over different subpopulations of the MAG</w:t>
      </w:r>
      <w:ins w:id="1178" w:author="Liao, Chen/Sloan Kettering Institute" w:date="2022-09-05T21:42:00Z">
        <w:r w:rsidR="000B6A7A">
          <w:t>s</w:t>
        </w:r>
      </w:ins>
      <w:r w:rsidRPr="006409FA">
        <w:t xml:space="preserve"> weighted by their relative abundances.</w:t>
      </w:r>
    </w:p>
    <w:p w14:paraId="08759B36" w14:textId="77777777" w:rsidR="003D1C49" w:rsidRPr="006409FA" w:rsidRDefault="003D1C49" w:rsidP="003D1C49"/>
    <w:p w14:paraId="22D02376" w14:textId="77777777" w:rsidR="003D1C49" w:rsidRPr="006409FA" w:rsidRDefault="003D1C49" w:rsidP="003D1C49">
      <w:pPr>
        <w:rPr>
          <w:b/>
        </w:rPr>
      </w:pPr>
      <w:r w:rsidRPr="006409FA">
        <w:rPr>
          <w:b/>
        </w:rPr>
        <w:t>Co-occurrence analysis</w:t>
      </w:r>
    </w:p>
    <w:p w14:paraId="25ED2C3A" w14:textId="7A439077" w:rsidR="003D1C49" w:rsidRPr="006409FA" w:rsidRDefault="003D1C49" w:rsidP="003D1C49">
      <w:r w:rsidRPr="006409FA">
        <w:t xml:space="preserve">The algorithm for computing co-occurring bacterial communities is described in detail elsewhere </w:t>
      </w:r>
      <w:r w:rsidRPr="006409FA">
        <w:fldChar w:fldCharType="begin"/>
      </w:r>
      <w:r w:rsidRPr="006409FA">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6409FA">
        <w:fldChar w:fldCharType="separate"/>
      </w:r>
      <w:r w:rsidRPr="006409FA">
        <w:t>(Machado et al., 2021)</w:t>
      </w:r>
      <w:r w:rsidRPr="006409FA">
        <w:fldChar w:fldCharType="end"/>
      </w:r>
      <w:r w:rsidRPr="006409FA">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ins w:id="1179" w:author="Liao, Chen/Sloan Kettering Institute" w:date="2022-09-05T21:42:00Z">
        <w:r w:rsidR="00152CB6">
          <w:t>wa</w:t>
        </w:r>
      </w:ins>
      <w:del w:id="1180" w:author="Liao, Chen/Sloan Kettering Institute" w:date="2022-09-05T21:42:00Z">
        <w:r w:rsidRPr="006409FA" w:rsidDel="00152CB6">
          <w:delText>i</w:delText>
        </w:r>
      </w:del>
      <w:r w:rsidRPr="006409FA">
        <w:t xml:space="preserve">s observed independently and its number of observation can be modeled by a binomial distribution; (3) the (false discovery rate) FDR-corrected </w:t>
      </w:r>
      <w:r w:rsidRPr="006409FA">
        <w:rPr>
          <w:i/>
        </w:rPr>
        <w:t>P</w:t>
      </w:r>
      <w:r w:rsidRPr="006409FA">
        <w:t>-values for the independent observation hypothesis must be less than 0.05.</w:t>
      </w:r>
    </w:p>
    <w:p w14:paraId="6FBEFFC9" w14:textId="77777777" w:rsidR="003D1C49" w:rsidRPr="006409FA" w:rsidRDefault="003D1C49" w:rsidP="000A48DA"/>
    <w:p w14:paraId="5FD6C775" w14:textId="0FC4A072" w:rsidR="00794775" w:rsidRPr="006409FA" w:rsidRDefault="00451F8C" w:rsidP="000A48DA">
      <w:pPr>
        <w:rPr>
          <w:b/>
          <w:bCs/>
        </w:rPr>
      </w:pPr>
      <w:r w:rsidRPr="006409FA">
        <w:rPr>
          <w:b/>
          <w:bCs/>
        </w:rPr>
        <w:t>Cox’s proportional hazard model</w:t>
      </w:r>
    </w:p>
    <w:p w14:paraId="6001243D" w14:textId="3C926089" w:rsidR="00541680" w:rsidRDefault="00770908" w:rsidP="00AD7D66">
      <w:pPr>
        <w:rPr>
          <w:ins w:id="1181" w:author="Liao, Chen/Sloan Kettering Institute" w:date="2022-09-05T15:45:00Z"/>
        </w:rPr>
      </w:pPr>
      <w:r w:rsidRPr="006409FA">
        <w:t>We used the Cox’s time-varying proportional hazard model to regress</w:t>
      </w:r>
      <w:r w:rsidR="00ED518C" w:rsidRPr="006409FA">
        <w:t xml:space="preserve"> fecal</w:t>
      </w:r>
      <w:r w:rsidRPr="006409FA">
        <w:t xml:space="preserve"> </w:t>
      </w:r>
      <w:r w:rsidR="00451F8C" w:rsidRPr="006409FA">
        <w:t>domination (relative abundance &gt; 30%)</w:t>
      </w:r>
      <w:r w:rsidRPr="006409FA">
        <w:t xml:space="preserve"> of </w:t>
      </w:r>
      <w:r w:rsidR="00451F8C" w:rsidRPr="006409FA">
        <w:t xml:space="preserve">any </w:t>
      </w:r>
      <w:r w:rsidRPr="006409FA">
        <w:t>oral bacteri</w:t>
      </w:r>
      <w:r w:rsidR="00EE1040" w:rsidRPr="006409FA">
        <w:t>al ASV</w:t>
      </w:r>
      <w:r w:rsidRPr="006409FA">
        <w:t xml:space="preserve"> as a microbial endpoint of interest against antibiotic administration as multivariable predictors.</w:t>
      </w:r>
      <w:r w:rsidR="00451F8C" w:rsidRPr="006409FA">
        <w:t xml:space="preserve"> </w:t>
      </w:r>
      <w:r w:rsidR="00AA428D" w:rsidRPr="006409FA">
        <w:t xml:space="preserve">The exposure to each antibiotic takes a value of 1 on the day the antibiotic was administered and 0 otherwise. </w:t>
      </w:r>
      <w:del w:id="1182" w:author="Liao, Chen/Sloan Kettering Institute" w:date="2022-09-05T15:48:00Z">
        <w:r w:rsidR="00F55013" w:rsidRPr="006409FA" w:rsidDel="00AD7D66">
          <w:delText xml:space="preserve">The </w:delText>
        </w:r>
        <w:r w:rsidR="00AA428D" w:rsidRPr="006409FA" w:rsidDel="00AD7D66">
          <w:delText xml:space="preserve">time interval of </w:delText>
        </w:r>
        <w:r w:rsidR="00F55013" w:rsidRPr="006409FA" w:rsidDel="00AD7D66">
          <w:delText xml:space="preserve">allo-HCT recipients </w:delText>
        </w:r>
        <w:r w:rsidR="00AA428D" w:rsidRPr="006409FA" w:rsidDel="00AD7D66">
          <w:delText>starts from</w:delText>
        </w:r>
        <w:r w:rsidR="00F55013" w:rsidRPr="006409FA" w:rsidDel="00AD7D66">
          <w:delText xml:space="preserve"> 10 days prior to</w:delText>
        </w:r>
        <w:r w:rsidR="00AA428D" w:rsidRPr="006409FA" w:rsidDel="00AD7D66">
          <w:delText xml:space="preserve"> transplantation and ends by </w:delText>
        </w:r>
        <w:r w:rsidR="00F55013" w:rsidRPr="006409FA" w:rsidDel="00AD7D66">
          <w:delText xml:space="preserve">40 days </w:delText>
        </w:r>
        <w:r w:rsidR="00AA428D" w:rsidRPr="006409FA" w:rsidDel="00AD7D66">
          <w:delText>post-</w:delText>
        </w:r>
        <w:r w:rsidR="00F55013" w:rsidRPr="006409FA" w:rsidDel="00AD7D66">
          <w:delText xml:space="preserve">transplantation. Patients with less than 5 samples during </w:delText>
        </w:r>
        <w:r w:rsidR="00AA428D" w:rsidRPr="006409FA" w:rsidDel="00AD7D66">
          <w:delText>the time interval</w:delText>
        </w:r>
        <w:r w:rsidR="00F55013" w:rsidRPr="006409FA" w:rsidDel="00AD7D66">
          <w:delText xml:space="preserve"> were excluded.</w:delText>
        </w:r>
        <w:r w:rsidR="00AA428D" w:rsidRPr="006409FA" w:rsidDel="00AD7D66">
          <w:delText xml:space="preserve"> Rarely administered antibiotics that have been administered </w:delText>
        </w:r>
        <w:r w:rsidR="00F55013" w:rsidRPr="006409FA" w:rsidDel="00AD7D66">
          <w:delText xml:space="preserve">less than 10 times were </w:delText>
        </w:r>
        <w:r w:rsidR="0077282E" w:rsidRPr="006409FA" w:rsidDel="00AD7D66">
          <w:delText xml:space="preserve">also </w:delText>
        </w:r>
        <w:r w:rsidR="00F55013" w:rsidRPr="006409FA" w:rsidDel="00AD7D66">
          <w:delText>excluded.</w:delText>
        </w:r>
      </w:del>
      <w:del w:id="1183" w:author="Liao, Chen/Sloan Kettering Institute" w:date="2022-09-05T15:44:00Z">
        <w:r w:rsidR="00F55013" w:rsidRPr="006409FA" w:rsidDel="00541680">
          <w:delText xml:space="preserve"> </w:delText>
        </w:r>
      </w:del>
      <w:ins w:id="1184" w:author="Liao, Chen/Sloan Kettering Institute" w:date="2022-09-05T15:45:00Z">
        <w:r w:rsidR="00541680">
          <w:t>Next, we again examined domination of oral bacteria in fecal samples, this time as a univariable predictor of</w:t>
        </w:r>
      </w:ins>
      <w:ins w:id="1185" w:author="Liao, Chen/Sloan Kettering Institute" w:date="2022-09-05T15:46:00Z">
        <w:r w:rsidR="00AD7D66">
          <w:t xml:space="preserve"> intestinal domination of </w:t>
        </w:r>
      </w:ins>
      <w:ins w:id="1186" w:author="Liao, Chen/Sloan Kettering Institute" w:date="2022-09-05T15:45:00Z">
        <w:r w:rsidR="00541680">
          <w:rPr>
            <w:i/>
          </w:rPr>
          <w:t>Enterococcus</w:t>
        </w:r>
      </w:ins>
      <w:ins w:id="1187" w:author="Liao, Chen/Sloan Kettering Institute" w:date="2022-09-05T15:46:00Z">
        <w:r w:rsidR="00AD7D66">
          <w:t xml:space="preserve">, </w:t>
        </w:r>
        <w:r w:rsidR="00AD7D66" w:rsidRPr="00AD7D66">
          <w:rPr>
            <w:i/>
            <w:iCs/>
          </w:rPr>
          <w:t>Enterobacteriaceae</w:t>
        </w:r>
        <w:r w:rsidR="00AD7D66">
          <w:t xml:space="preserve">, </w:t>
        </w:r>
      </w:ins>
      <w:ins w:id="1188" w:author="Liao, Chen/Sloan Kettering Institute" w:date="2022-09-05T21:43:00Z">
        <w:r w:rsidR="00013F63">
          <w:t>or</w:t>
        </w:r>
      </w:ins>
      <w:ins w:id="1189" w:author="Liao, Chen/Sloan Kettering Institute" w:date="2022-09-05T15:46:00Z">
        <w:r w:rsidR="00AD7D66">
          <w:t xml:space="preserve"> Proteobacter</w:t>
        </w:r>
      </w:ins>
      <w:ins w:id="1190" w:author="Liao, Chen/Sloan Kettering Institute" w:date="2022-09-05T15:47:00Z">
        <w:r w:rsidR="00AD7D66">
          <w:t xml:space="preserve">ia ASVs </w:t>
        </w:r>
      </w:ins>
      <w:ins w:id="1191" w:author="Liao, Chen/Sloan Kettering Institute" w:date="2022-09-05T15:45:00Z">
        <w:r w:rsidR="00541680">
          <w:t xml:space="preserve">using the same time-varying Cox’s hazard model. Penalty was not added for all Cox hazard calculations. </w:t>
        </w:r>
      </w:ins>
      <w:ins w:id="1192" w:author="Liao, Chen/Sloan Kettering Institute" w:date="2022-09-05T15:48:00Z">
        <w:r w:rsidR="00AD7D66" w:rsidRPr="006409FA">
          <w:t xml:space="preserve">The time interval of </w:t>
        </w:r>
        <w:proofErr w:type="spellStart"/>
        <w:r w:rsidR="00AD7D66" w:rsidRPr="006409FA">
          <w:t>allo</w:t>
        </w:r>
        <w:proofErr w:type="spellEnd"/>
        <w:r w:rsidR="00AD7D66" w:rsidRPr="006409FA">
          <w:t>-HCT recipients starts from 10 days prior to transplantation and ends by 40 days post-transplantation. Patients with less than 5 samples during the time interval were excluded. Rarely administered antibiotics that have been administered less than 10 times were also excluded.</w:t>
        </w:r>
        <w:r w:rsidR="00AD7D66">
          <w:t xml:space="preserve"> </w:t>
        </w:r>
      </w:ins>
      <w:ins w:id="1193" w:author="Liao, Chen/Sloan Kettering Institute" w:date="2022-09-05T15:50:00Z">
        <w:r w:rsidR="00AD7D66">
          <w:t xml:space="preserve">We assumed no </w:t>
        </w:r>
      </w:ins>
      <w:ins w:id="1194" w:author="Liao, Chen/Sloan Kettering Institute" w:date="2022-09-05T21:44:00Z">
        <w:r w:rsidR="008B2A62">
          <w:t xml:space="preserve">intestinal domination of </w:t>
        </w:r>
      </w:ins>
      <w:ins w:id="1195" w:author="Liao, Chen/Sloan Kettering Institute" w:date="2022-09-05T15:50:00Z">
        <w:r w:rsidR="00AD7D66">
          <w:t>oral</w:t>
        </w:r>
      </w:ins>
      <w:ins w:id="1196" w:author="Liao, Chen/Sloan Kettering Institute" w:date="2022-09-05T15:51:00Z">
        <w:r w:rsidR="00AD7D66">
          <w:t xml:space="preserve"> </w:t>
        </w:r>
      </w:ins>
      <w:ins w:id="1197" w:author="Liao, Chen/Sloan Kettering Institute" w:date="2022-09-05T21:44:00Z">
        <w:r w:rsidR="008B2A62">
          <w:t>ASVs</w:t>
        </w:r>
      </w:ins>
      <w:ins w:id="1198" w:author="Liao, Chen/Sloan Kettering Institute" w:date="2022-09-05T15:51:00Z">
        <w:r w:rsidR="00AD7D66">
          <w:t xml:space="preserve"> </w:t>
        </w:r>
      </w:ins>
      <w:ins w:id="1199" w:author="Liao, Chen/Sloan Kettering Institute" w:date="2022-09-05T21:44:00Z">
        <w:r w:rsidR="008B2A62">
          <w:t>on</w:t>
        </w:r>
      </w:ins>
      <w:ins w:id="1200" w:author="Liao, Chen/Sloan Kettering Institute" w:date="2022-09-05T15:51:00Z">
        <w:r w:rsidR="00AD7D66">
          <w:t xml:space="preserve"> days </w:t>
        </w:r>
      </w:ins>
      <w:ins w:id="1201" w:author="Liao, Chen/Sloan Kettering Institute" w:date="2022-09-05T15:52:00Z">
        <w:r w:rsidR="00AD7D66">
          <w:t>when samples were not collected.</w:t>
        </w:r>
      </w:ins>
    </w:p>
    <w:p w14:paraId="6C445DB9" w14:textId="26D8343E" w:rsidR="00541680" w:rsidRDefault="00541680" w:rsidP="00794775">
      <w:pPr>
        <w:rPr>
          <w:ins w:id="1202" w:author="Liao, Chen/Sloan Kettering Institute" w:date="2022-09-05T15:44:00Z"/>
        </w:rPr>
      </w:pPr>
    </w:p>
    <w:p w14:paraId="3C263D64" w14:textId="74DF00EF" w:rsidR="00541680" w:rsidRPr="0040454C" w:rsidRDefault="0040454C" w:rsidP="00794775">
      <w:pPr>
        <w:rPr>
          <w:ins w:id="1203" w:author="Liao, Chen/Sloan Kettering Institute" w:date="2022-09-05T15:52:00Z"/>
          <w:b/>
          <w:bCs/>
        </w:rPr>
      </w:pPr>
      <w:ins w:id="1204" w:author="Liao, Chen/Sloan Kettering Institute" w:date="2022-09-05T15:53:00Z">
        <w:r w:rsidRPr="0040454C">
          <w:rPr>
            <w:b/>
            <w:bCs/>
          </w:rPr>
          <w:t>Linear mixed-effects model</w:t>
        </w:r>
      </w:ins>
    </w:p>
    <w:p w14:paraId="0CD40BDB" w14:textId="2DEFA9BE" w:rsidR="006B68A2" w:rsidRDefault="0040454C" w:rsidP="00423866">
      <w:pPr>
        <w:rPr>
          <w:ins w:id="1205" w:author="Liao, Chen/Sloan Kettering Institute" w:date="2022-09-05T16:28:00Z"/>
          <w:color w:val="000000"/>
        </w:rPr>
      </w:pPr>
      <w:ins w:id="1206" w:author="Liao, Chen/Sloan Kettering Institute" w:date="2022-09-05T15:57:00Z">
        <w:r>
          <w:rPr>
            <w:color w:val="000000"/>
          </w:rPr>
          <w:t>To identify the effects of oral bacterial</w:t>
        </w:r>
      </w:ins>
      <w:ins w:id="1207" w:author="Liao, Chen/Sloan Kettering Institute" w:date="2022-09-05T15:58:00Z">
        <w:r>
          <w:rPr>
            <w:color w:val="000000"/>
          </w:rPr>
          <w:t xml:space="preserve"> fractions in feces on white blood cell dynamics, </w:t>
        </w:r>
      </w:ins>
      <w:ins w:id="1208" w:author="Liao, Chen/Sloan Kettering Institute" w:date="2022-09-05T15:57:00Z">
        <w:r>
          <w:rPr>
            <w:color w:val="000000"/>
          </w:rPr>
          <w:t xml:space="preserve">we </w:t>
        </w:r>
      </w:ins>
      <w:ins w:id="1209" w:author="Liao, Chen/Sloan Kettering Institute" w:date="2022-09-05T16:20:00Z">
        <w:r w:rsidR="00F83EFD">
          <w:rPr>
            <w:color w:val="000000"/>
          </w:rPr>
          <w:t xml:space="preserve">followed our previous strategy </w:t>
        </w:r>
      </w:ins>
      <w:r w:rsidR="00F83EFD">
        <w:rPr>
          <w:color w:val="000000"/>
        </w:rPr>
        <w:fldChar w:fldCharType="begin"/>
      </w:r>
      <w:r w:rsidR="00F83EFD">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Pr>
          <w:color w:val="000000"/>
        </w:rPr>
        <w:fldChar w:fldCharType="separate"/>
      </w:r>
      <w:r w:rsidR="00F83EFD">
        <w:rPr>
          <w:noProof/>
          <w:color w:val="000000"/>
        </w:rPr>
        <w:t>(Schluter</w:t>
      </w:r>
      <w:r w:rsidR="00F83EFD" w:rsidRPr="00F83EFD">
        <w:rPr>
          <w:i/>
          <w:noProof/>
          <w:color w:val="000000"/>
        </w:rPr>
        <w:t xml:space="preserve"> et al.</w:t>
      </w:r>
      <w:r w:rsidR="00F83EFD">
        <w:rPr>
          <w:noProof/>
          <w:color w:val="000000"/>
        </w:rPr>
        <w:t>, 2020)</w:t>
      </w:r>
      <w:r w:rsidR="00F83EFD">
        <w:rPr>
          <w:color w:val="000000"/>
        </w:rPr>
        <w:fldChar w:fldCharType="end"/>
      </w:r>
      <w:ins w:id="1210" w:author="Liao, Chen/Sloan Kettering Institute" w:date="2022-09-05T16:20:00Z">
        <w:r w:rsidR="00F83EFD">
          <w:rPr>
            <w:color w:val="000000"/>
          </w:rPr>
          <w:t xml:space="preserve"> and </w:t>
        </w:r>
      </w:ins>
      <w:ins w:id="1211" w:author="Liao, Chen/Sloan Kettering Institute" w:date="2022-09-05T15:57:00Z">
        <w:r>
          <w:rPr>
            <w:color w:val="000000"/>
          </w:rPr>
          <w:t xml:space="preserve">developed </w:t>
        </w:r>
      </w:ins>
      <w:ins w:id="1212" w:author="Liao, Chen/Sloan Kettering Institute" w:date="2022-09-05T16:00:00Z">
        <w:r>
          <w:rPr>
            <w:color w:val="000000"/>
          </w:rPr>
          <w:t>four</w:t>
        </w:r>
      </w:ins>
      <w:ins w:id="1213" w:author="Liao, Chen/Sloan Kettering Institute" w:date="2022-09-05T15:57:00Z">
        <w:r>
          <w:rPr>
            <w:color w:val="000000"/>
          </w:rPr>
          <w:t xml:space="preserve"> linear mixed-effect model</w:t>
        </w:r>
      </w:ins>
      <w:ins w:id="1214" w:author="Liao, Chen/Sloan Kettering Institute" w:date="2022-09-05T16:00:00Z">
        <w:r>
          <w:rPr>
            <w:color w:val="000000"/>
          </w:rPr>
          <w:t xml:space="preserve">s for total white blood cells, neutrophils, </w:t>
        </w:r>
      </w:ins>
      <w:ins w:id="1215" w:author="Liao, Chen/Sloan Kettering Institute" w:date="2022-09-05T16:01:00Z">
        <w:r>
          <w:rPr>
            <w:color w:val="000000"/>
          </w:rPr>
          <w:t>lymphocytes,</w:t>
        </w:r>
      </w:ins>
      <w:ins w:id="1216" w:author="Liao, Chen/Sloan Kettering Institute" w:date="2022-09-05T16:00:00Z">
        <w:r>
          <w:rPr>
            <w:color w:val="000000"/>
          </w:rPr>
          <w:t xml:space="preserve"> and monocytes separately.</w:t>
        </w:r>
      </w:ins>
      <w:ins w:id="1217" w:author="Liao, Chen/Sloan Kettering Institute" w:date="2022-09-05T15:57:00Z">
        <w:r>
          <w:rPr>
            <w:color w:val="000000"/>
          </w:rPr>
          <w:t xml:space="preserve"> The</w:t>
        </w:r>
      </w:ins>
      <w:ins w:id="1218" w:author="Liao, Chen/Sloan Kettering Institute" w:date="2022-09-05T16:01:00Z">
        <w:r>
          <w:rPr>
            <w:color w:val="000000"/>
          </w:rPr>
          <w:t>se</w:t>
        </w:r>
      </w:ins>
      <w:ins w:id="1219" w:author="Liao, Chen/Sloan Kettering Institute" w:date="2022-09-05T15:57:00Z">
        <w:r>
          <w:rPr>
            <w:color w:val="000000"/>
          </w:rPr>
          <w:t xml:space="preserve"> model</w:t>
        </w:r>
      </w:ins>
      <w:ins w:id="1220" w:author="Liao, Chen/Sloan Kettering Institute" w:date="2022-09-05T16:01:00Z">
        <w:r>
          <w:rPr>
            <w:color w:val="000000"/>
          </w:rPr>
          <w:t>s</w:t>
        </w:r>
      </w:ins>
      <w:ins w:id="1221" w:author="Liao, Chen/Sloan Kettering Institute" w:date="2022-09-05T15:57:00Z">
        <w:r>
          <w:rPr>
            <w:color w:val="000000"/>
          </w:rPr>
          <w:t xml:space="preserve"> </w:t>
        </w:r>
      </w:ins>
      <w:ins w:id="1222" w:author="Liao, Chen/Sloan Kettering Institute" w:date="2022-09-05T16:01:00Z">
        <w:r>
          <w:rPr>
            <w:color w:val="000000"/>
          </w:rPr>
          <w:t xml:space="preserve">were </w:t>
        </w:r>
      </w:ins>
      <w:ins w:id="1223" w:author="Liao, Chen/Sloan Kettering Institute" w:date="2022-09-05T15:57:00Z">
        <w:r>
          <w:rPr>
            <w:color w:val="000000"/>
          </w:rPr>
          <w:t>specified by the Wilkinson notation ‘</w:t>
        </w:r>
      </w:ins>
      <m:oMath>
        <m:r>
          <w:ins w:id="1224" w:author="Liao, Chen/Sloan Kettering Institute" w:date="2022-09-05T16:03:00Z">
            <w:rPr>
              <w:rFonts w:ascii="Cambria Math" w:hAnsi="Cambria Math"/>
              <w:color w:val="000000"/>
            </w:rPr>
            <m:t>∆</m:t>
          </w:ins>
        </m:r>
      </m:oMath>
      <w:ins w:id="1225" w:author="Liao, Chen/Sloan Kettering Institute" w:date="2022-09-05T16:01:00Z">
        <w:r>
          <w:rPr>
            <w:color w:val="000000"/>
          </w:rPr>
          <w:t>l</w:t>
        </w:r>
        <w:proofErr w:type="spellStart"/>
        <w:r>
          <w:rPr>
            <w:color w:val="000000"/>
          </w:rPr>
          <w:t>ogW</w:t>
        </w:r>
      </w:ins>
      <w:ins w:id="1226" w:author="Liao, Chen/Sloan Kettering Institute" w:date="2022-09-05T16:21:00Z">
        <w:r w:rsidR="00423866" w:rsidRPr="00423866">
          <w:rPr>
            <w:color w:val="000000"/>
            <w:vertAlign w:val="subscript"/>
          </w:rPr>
          <w:t>i</w:t>
        </w:r>
      </w:ins>
      <w:proofErr w:type="spellEnd"/>
      <w:ins w:id="1227" w:author="Liao, Chen/Sloan Kettering Institute" w:date="2022-09-05T16:01:00Z">
        <w:r>
          <w:rPr>
            <w:color w:val="000000"/>
          </w:rPr>
          <w:t xml:space="preserve"> </w:t>
        </w:r>
      </w:ins>
      <w:ins w:id="1228" w:author="Liao, Chen/Sloan Kettering Institute" w:date="2022-09-05T15:57:00Z">
        <w:r>
          <w:rPr>
            <w:color w:val="000000"/>
          </w:rPr>
          <w:t>~</w:t>
        </w:r>
      </w:ins>
      <w:ins w:id="1229" w:author="Liao, Chen/Sloan Kettering Institute" w:date="2022-09-05T16:01:00Z">
        <w:r>
          <w:rPr>
            <w:color w:val="000000"/>
          </w:rPr>
          <w:t xml:space="preserve"> </w:t>
        </w:r>
      </w:ins>
      <w:proofErr w:type="spellStart"/>
      <w:ins w:id="1230" w:author="Liao, Chen/Sloan Kettering Institute" w:date="2022-09-05T16:04:00Z">
        <w:r w:rsidR="00F00D33">
          <w:rPr>
            <w:color w:val="000000"/>
          </w:rPr>
          <w:t>Transplant</w:t>
        </w:r>
      </w:ins>
      <w:ins w:id="1231" w:author="Liao, Chen/Sloan Kettering Institute" w:date="2022-09-05T16:01:00Z">
        <w:r>
          <w:rPr>
            <w:color w:val="000000"/>
          </w:rPr>
          <w:t>Type</w:t>
        </w:r>
      </w:ins>
      <w:proofErr w:type="spellEnd"/>
      <w:ins w:id="1232" w:author="Liao, Chen/Sloan Kettering Institute" w:date="2022-09-05T15:57:00Z">
        <w:r>
          <w:rPr>
            <w:color w:val="000000"/>
          </w:rPr>
          <w:t xml:space="preserve"> + </w:t>
        </w:r>
      </w:ins>
      <w:proofErr w:type="spellStart"/>
      <w:ins w:id="1233" w:author="Liao, Chen/Sloan Kettering Institute" w:date="2022-09-05T16:02:00Z">
        <w:r>
          <w:rPr>
            <w:color w:val="000000"/>
          </w:rPr>
          <w:t>GCSF</w:t>
        </w:r>
      </w:ins>
      <w:ins w:id="1234" w:author="Liao, Chen/Sloan Kettering Institute" w:date="2022-09-05T16:23:00Z">
        <w:r w:rsidR="00423866" w:rsidRPr="00423866">
          <w:rPr>
            <w:color w:val="000000"/>
            <w:vertAlign w:val="subscript"/>
          </w:rPr>
          <w:t>i</w:t>
        </w:r>
      </w:ins>
      <w:proofErr w:type="spellEnd"/>
      <w:ins w:id="1235" w:author="Liao, Chen/Sloan Kettering Institute" w:date="2022-09-05T15:57:00Z">
        <w:r>
          <w:rPr>
            <w:color w:val="000000"/>
          </w:rPr>
          <w:t xml:space="preserve"> +</w:t>
        </w:r>
      </w:ins>
      <w:ins w:id="1236" w:author="Liao, Chen/Sloan Kettering Institute" w:date="2022-09-05T16:02:00Z">
        <w:r>
          <w:rPr>
            <w:color w:val="000000"/>
          </w:rPr>
          <w:t xml:space="preserve"> </w:t>
        </w:r>
        <w:proofErr w:type="spellStart"/>
        <w:r>
          <w:rPr>
            <w:color w:val="000000"/>
          </w:rPr>
          <w:t>MM</w:t>
        </w:r>
      </w:ins>
      <w:ins w:id="1237" w:author="Liao, Chen/Sloan Kettering Institute" w:date="2022-09-05T16:23:00Z">
        <w:r w:rsidR="00423866" w:rsidRPr="00423866">
          <w:rPr>
            <w:color w:val="000000"/>
            <w:vertAlign w:val="subscript"/>
          </w:rPr>
          <w:t>i</w:t>
        </w:r>
      </w:ins>
      <w:proofErr w:type="spellEnd"/>
      <w:ins w:id="1238" w:author="Liao, Chen/Sloan Kettering Institute" w:date="2022-09-05T16:02:00Z">
        <w:r>
          <w:rPr>
            <w:color w:val="000000"/>
          </w:rPr>
          <w:t xml:space="preserve"> + </w:t>
        </w:r>
        <w:proofErr w:type="spellStart"/>
        <w:r>
          <w:rPr>
            <w:color w:val="000000"/>
          </w:rPr>
          <w:t>cetirizine</w:t>
        </w:r>
      </w:ins>
      <w:ins w:id="1239" w:author="Liao, Chen/Sloan Kettering Institute" w:date="2022-09-05T16:23:00Z">
        <w:r w:rsidR="00423866" w:rsidRPr="00423866">
          <w:rPr>
            <w:color w:val="000000"/>
            <w:vertAlign w:val="subscript"/>
          </w:rPr>
          <w:t>i</w:t>
        </w:r>
      </w:ins>
      <w:proofErr w:type="spellEnd"/>
      <w:ins w:id="1240" w:author="Liao, Chen/Sloan Kettering Institute" w:date="2022-09-05T16:02:00Z">
        <w:r>
          <w:rPr>
            <w:color w:val="000000"/>
          </w:rPr>
          <w:t xml:space="preserve"> + </w:t>
        </w:r>
        <w:proofErr w:type="spellStart"/>
        <w:r>
          <w:rPr>
            <w:color w:val="000000"/>
          </w:rPr>
          <w:t>OralFraction</w:t>
        </w:r>
      </w:ins>
      <w:ins w:id="1241" w:author="Liao, Chen/Sloan Kettering Institute" w:date="2022-09-05T16:22:00Z">
        <w:r w:rsidR="00423866" w:rsidRPr="00423866">
          <w:rPr>
            <w:color w:val="000000"/>
            <w:vertAlign w:val="subscript"/>
          </w:rPr>
          <w:t>i</w:t>
        </w:r>
      </w:ins>
      <w:proofErr w:type="spellEnd"/>
      <w:ins w:id="1242" w:author="Liao, Chen/Sloan Kettering Institute" w:date="2022-09-05T16:02:00Z">
        <w:r>
          <w:rPr>
            <w:color w:val="000000"/>
          </w:rPr>
          <w:t xml:space="preserve"> + W</w:t>
        </w:r>
      </w:ins>
      <w:ins w:id="1243" w:author="Liao, Chen/Sloan Kettering Institute" w:date="2022-09-05T16:22:00Z">
        <w:r w:rsidR="00423866" w:rsidRPr="00423866">
          <w:rPr>
            <w:color w:val="000000"/>
            <w:vertAlign w:val="subscript"/>
          </w:rPr>
          <w:t>i</w:t>
        </w:r>
      </w:ins>
      <w:ins w:id="1244" w:author="Liao, Chen/Sloan Kettering Institute" w:date="2022-09-05T15:57:00Z">
        <w:r>
          <w:rPr>
            <w:color w:val="000000"/>
          </w:rPr>
          <w:t xml:space="preserve"> </w:t>
        </w:r>
      </w:ins>
      <w:ins w:id="1245" w:author="Liao, Chen/Sloan Kettering Institute" w:date="2022-09-05T16:03:00Z">
        <w:r>
          <w:rPr>
            <w:color w:val="000000"/>
          </w:rPr>
          <w:t xml:space="preserve">+ </w:t>
        </w:r>
      </w:ins>
      <w:ins w:id="1246" w:author="Liao, Chen/Sloan Kettering Institute" w:date="2022-09-05T15:57:00Z">
        <w:r>
          <w:rPr>
            <w:color w:val="000000"/>
          </w:rPr>
          <w:t>(1|</w:t>
        </w:r>
      </w:ins>
      <w:ins w:id="1247" w:author="Liao, Chen/Sloan Kettering Institute" w:date="2022-09-05T16:03:00Z">
        <w:r>
          <w:rPr>
            <w:color w:val="000000"/>
          </w:rPr>
          <w:t>Patient</w:t>
        </w:r>
      </w:ins>
      <w:ins w:id="1248" w:author="Liao, Chen/Sloan Kettering Institute" w:date="2022-09-05T15:57:00Z">
        <w:r>
          <w:rPr>
            <w:color w:val="000000"/>
          </w:rPr>
          <w:t xml:space="preserve">ID)’, where </w:t>
        </w:r>
      </w:ins>
      <w:ins w:id="1249" w:author="Liao, Chen/Sloan Kettering Institute" w:date="2022-09-05T16:03:00Z">
        <w:r w:rsidR="00F00D33">
          <w:rPr>
            <w:color w:val="000000"/>
          </w:rPr>
          <w:t>W</w:t>
        </w:r>
      </w:ins>
      <w:ins w:id="1250" w:author="Liao, Chen/Sloan Kettering Institute" w:date="2022-09-05T16:22:00Z">
        <w:r w:rsidR="00423866" w:rsidRPr="00423866">
          <w:rPr>
            <w:color w:val="000000"/>
            <w:vertAlign w:val="subscript"/>
          </w:rPr>
          <w:t>i</w:t>
        </w:r>
      </w:ins>
      <w:ins w:id="1251" w:author="Liao, Chen/Sloan Kettering Institute" w:date="2022-09-05T16:03:00Z">
        <w:r w:rsidR="00F00D33">
          <w:rPr>
            <w:color w:val="000000"/>
          </w:rPr>
          <w:t xml:space="preserve"> </w:t>
        </w:r>
      </w:ins>
      <w:ins w:id="1252" w:author="Liao, Chen/Sloan Kettering Institute" w:date="2022-09-05T16:04:00Z">
        <w:r w:rsidR="00F00D33">
          <w:rPr>
            <w:color w:val="000000"/>
          </w:rPr>
          <w:t xml:space="preserve">is </w:t>
        </w:r>
      </w:ins>
      <w:ins w:id="1253" w:author="Liao, Chen/Sloan Kettering Institute" w:date="2022-09-05T16:03:00Z">
        <w:r w:rsidR="00F00D33">
          <w:rPr>
            <w:color w:val="000000"/>
          </w:rPr>
          <w:t>any of the four white blood cell counts</w:t>
        </w:r>
      </w:ins>
      <w:ins w:id="1254" w:author="Liao, Chen/Sloan Kettering Institute" w:date="2022-09-05T16:22:00Z">
        <w:r w:rsidR="00423866">
          <w:rPr>
            <w:color w:val="000000"/>
          </w:rPr>
          <w:t xml:space="preserve"> measured on day </w:t>
        </w:r>
        <w:proofErr w:type="spellStart"/>
        <w:r w:rsidR="00423866">
          <w:rPr>
            <w:color w:val="000000"/>
          </w:rPr>
          <w:t>i</w:t>
        </w:r>
      </w:ins>
      <w:proofErr w:type="spellEnd"/>
      <w:ins w:id="1255" w:author="Liao, Chen/Sloan Kettering Institute" w:date="2022-09-05T16:03:00Z">
        <w:r w:rsidR="00F00D33">
          <w:rPr>
            <w:color w:val="000000"/>
          </w:rPr>
          <w:t xml:space="preserve">, </w:t>
        </w:r>
      </w:ins>
      <w:proofErr w:type="spellStart"/>
      <w:ins w:id="1256" w:author="Liao, Chen/Sloan Kettering Institute" w:date="2022-09-05T16:04:00Z">
        <w:r w:rsidR="00F00D33">
          <w:rPr>
            <w:color w:val="000000"/>
          </w:rPr>
          <w:t>TransplantType</w:t>
        </w:r>
        <w:proofErr w:type="spellEnd"/>
        <w:r w:rsidR="00F00D33">
          <w:rPr>
            <w:color w:val="000000"/>
          </w:rPr>
          <w:t xml:space="preserve"> </w:t>
        </w:r>
      </w:ins>
      <w:ins w:id="1257" w:author="Liao, Chen/Sloan Kettering Institute" w:date="2022-09-05T16:05:00Z">
        <w:r w:rsidR="00F00D33">
          <w:rPr>
            <w:color w:val="000000"/>
          </w:rPr>
          <w:t>represents different graft sources (</w:t>
        </w:r>
      </w:ins>
      <w:ins w:id="1258" w:author="Liao, Chen/Sloan Kettering Institute" w:date="2022-09-05T16:17:00Z">
        <w:r w:rsidR="006B68A2">
          <w:rPr>
            <w:color w:val="000000"/>
          </w:rPr>
          <w:t xml:space="preserve">unmodified bone marrow, </w:t>
        </w:r>
      </w:ins>
      <w:ins w:id="1259" w:author="Liao, Chen/Sloan Kettering Institute" w:date="2022-09-05T16:18:00Z">
        <w:r w:rsidR="006B68A2">
          <w:rPr>
            <w:color w:val="000000"/>
          </w:rPr>
          <w:t xml:space="preserve">T-cell depleted, peripheral blood stem cell, </w:t>
        </w:r>
      </w:ins>
      <w:ins w:id="1260" w:author="Liao, Chen/Sloan Kettering Institute" w:date="2022-09-05T16:19:00Z">
        <w:r w:rsidR="006B68A2">
          <w:rPr>
            <w:color w:val="000000"/>
          </w:rPr>
          <w:t>umbilical cord</w:t>
        </w:r>
      </w:ins>
      <w:ins w:id="1261" w:author="Liao, Chen/Sloan Kettering Institute" w:date="2022-09-05T16:05:00Z">
        <w:r w:rsidR="00F00D33">
          <w:rPr>
            <w:color w:val="000000"/>
          </w:rPr>
          <w:t>)</w:t>
        </w:r>
      </w:ins>
      <w:ins w:id="1262" w:author="Liao, Chen/Sloan Kettering Institute" w:date="2022-09-05T16:06:00Z">
        <w:r w:rsidR="00F00D33">
          <w:rPr>
            <w:color w:val="000000"/>
          </w:rPr>
          <w:t xml:space="preserve"> of bone marrow transplantation</w:t>
        </w:r>
      </w:ins>
      <w:ins w:id="1263" w:author="Liao, Chen/Sloan Kettering Institute" w:date="2022-09-05T16:05:00Z">
        <w:r w:rsidR="00F00D33">
          <w:rPr>
            <w:color w:val="000000"/>
          </w:rPr>
          <w:t xml:space="preserve">, </w:t>
        </w:r>
      </w:ins>
      <w:ins w:id="1264" w:author="Liao, Chen/Sloan Kettering Institute" w:date="2022-09-05T16:06:00Z">
        <w:r w:rsidR="00F00D33">
          <w:rPr>
            <w:color w:val="000000"/>
          </w:rPr>
          <w:t>GCSF</w:t>
        </w:r>
      </w:ins>
      <w:ins w:id="1265" w:author="Liao, Chen/Sloan Kettering Institute" w:date="2022-09-05T16:07:00Z">
        <w:r w:rsidR="00F00D33">
          <w:rPr>
            <w:color w:val="000000"/>
          </w:rPr>
          <w:t xml:space="preserve"> (</w:t>
        </w:r>
        <w:r w:rsidR="00F00D33" w:rsidRPr="00F00D33">
          <w:rPr>
            <w:color w:val="000000"/>
          </w:rPr>
          <w:t>Granulocyte colony-stimulating factor</w:t>
        </w:r>
        <w:r w:rsidR="00F00D33">
          <w:rPr>
            <w:color w:val="000000"/>
          </w:rPr>
          <w:t>)</w:t>
        </w:r>
      </w:ins>
      <w:ins w:id="1266" w:author="Liao, Chen/Sloan Kettering Institute" w:date="2022-09-05T16:06:00Z">
        <w:r w:rsidR="00F00D33">
          <w:rPr>
            <w:color w:val="000000"/>
          </w:rPr>
          <w:t>, MM</w:t>
        </w:r>
      </w:ins>
      <w:ins w:id="1267" w:author="Liao, Chen/Sloan Kettering Institute" w:date="2022-09-05T16:07:00Z">
        <w:r w:rsidR="00F00D33">
          <w:rPr>
            <w:color w:val="000000"/>
          </w:rPr>
          <w:t xml:space="preserve"> (M</w:t>
        </w:r>
        <w:r w:rsidR="00F00D33" w:rsidRPr="00F00D33">
          <w:rPr>
            <w:color w:val="000000"/>
          </w:rPr>
          <w:t>ycophenolate mofetil</w:t>
        </w:r>
        <w:r w:rsidR="00F00D33">
          <w:rPr>
            <w:color w:val="000000"/>
          </w:rPr>
          <w:t>)</w:t>
        </w:r>
      </w:ins>
      <w:ins w:id="1268" w:author="Liao, Chen/Sloan Kettering Institute" w:date="2022-09-05T16:06:00Z">
        <w:r w:rsidR="00F00D33">
          <w:rPr>
            <w:color w:val="000000"/>
          </w:rPr>
          <w:t>, and cetirizine are three immunomodulatory drugs</w:t>
        </w:r>
      </w:ins>
      <w:ins w:id="1269" w:author="Liao, Chen/Sloan Kettering Institute" w:date="2022-09-05T16:23:00Z">
        <w:r w:rsidR="00423866">
          <w:rPr>
            <w:color w:val="000000"/>
          </w:rPr>
          <w:t xml:space="preserve"> and their values represent binary e</w:t>
        </w:r>
      </w:ins>
      <w:ins w:id="1270" w:author="Liao, Chen/Sloan Kettering Institute" w:date="2022-09-05T16:24:00Z">
        <w:r w:rsidR="00423866">
          <w:rPr>
            <w:color w:val="000000"/>
          </w:rPr>
          <w:t xml:space="preserve">xposure on day </w:t>
        </w:r>
        <w:proofErr w:type="spellStart"/>
        <w:r w:rsidR="00423866">
          <w:rPr>
            <w:color w:val="000000"/>
          </w:rPr>
          <w:t>i</w:t>
        </w:r>
      </w:ins>
      <w:proofErr w:type="spellEnd"/>
      <w:ins w:id="1271" w:author="Liao, Chen/Sloan Kettering Institute" w:date="2022-09-05T16:07:00Z">
        <w:r w:rsidR="00F00D33">
          <w:rPr>
            <w:color w:val="000000"/>
          </w:rPr>
          <w:t xml:space="preserve">, </w:t>
        </w:r>
      </w:ins>
      <w:ins w:id="1272" w:author="Liao, Chen/Sloan Kettering Institute" w:date="2022-09-05T16:08:00Z">
        <w:r w:rsidR="00F00D33">
          <w:rPr>
            <w:color w:val="000000"/>
          </w:rPr>
          <w:t xml:space="preserve">and </w:t>
        </w:r>
        <w:proofErr w:type="spellStart"/>
        <w:r w:rsidR="00F00D33">
          <w:rPr>
            <w:color w:val="000000"/>
          </w:rPr>
          <w:t>PatientID</w:t>
        </w:r>
        <w:proofErr w:type="spellEnd"/>
        <w:r w:rsidR="00F00D33">
          <w:rPr>
            <w:color w:val="000000"/>
          </w:rPr>
          <w:t xml:space="preserve"> represents a unique identifier of each patient.</w:t>
        </w:r>
      </w:ins>
      <w:ins w:id="1273" w:author="Liao, Chen/Sloan Kettering Institute" w:date="2022-09-05T16:19:00Z">
        <w:r w:rsidR="00F83EFD">
          <w:rPr>
            <w:color w:val="000000"/>
          </w:rPr>
          <w:t xml:space="preserve"> </w:t>
        </w:r>
      </w:ins>
      <m:oMath>
        <m:r>
          <w:ins w:id="1274" w:author="Liao, Chen/Sloan Kettering Institute" w:date="2022-09-05T16:19:00Z">
            <w:rPr>
              <w:rFonts w:ascii="Cambria Math" w:hAnsi="Cambria Math"/>
              <w:color w:val="000000"/>
            </w:rPr>
            <m:t>∆</m:t>
          </w:ins>
        </m:r>
      </m:oMath>
      <w:ins w:id="1275" w:author="Liao, Chen/Sloan Kettering Institute" w:date="2022-09-05T16:19:00Z">
        <w:r w:rsidR="00F83EFD">
          <w:rPr>
            <w:color w:val="000000"/>
          </w:rPr>
          <w:t>l</w:t>
        </w:r>
        <w:proofErr w:type="spellStart"/>
        <w:r w:rsidR="00F83EFD">
          <w:rPr>
            <w:color w:val="000000"/>
          </w:rPr>
          <w:t>ogW</w:t>
        </w:r>
      </w:ins>
      <w:ins w:id="1276" w:author="Liao, Chen/Sloan Kettering Institute" w:date="2022-09-05T16:24:00Z">
        <w:r w:rsidR="00423866" w:rsidRPr="00423866">
          <w:rPr>
            <w:color w:val="000000"/>
            <w:vertAlign w:val="subscript"/>
          </w:rPr>
          <w:t>i</w:t>
        </w:r>
      </w:ins>
      <w:proofErr w:type="spellEnd"/>
      <w:ins w:id="1277" w:author="Liao, Chen/Sloan Kettering Institute" w:date="2022-09-05T16:08:00Z">
        <w:r w:rsidR="00F00D33">
          <w:rPr>
            <w:color w:val="000000"/>
          </w:rPr>
          <w:t xml:space="preserve"> </w:t>
        </w:r>
      </w:ins>
      <w:ins w:id="1278" w:author="Liao, Chen/Sloan Kettering Institute" w:date="2022-09-05T16:19:00Z">
        <w:r w:rsidR="00F83EFD">
          <w:rPr>
            <w:color w:val="000000"/>
          </w:rPr>
          <w:t>was computed as the dif</w:t>
        </w:r>
      </w:ins>
      <w:ins w:id="1279" w:author="Liao, Chen/Sloan Kettering Institute" w:date="2022-09-05T16:20:00Z">
        <w:r w:rsidR="00F83EFD">
          <w:rPr>
            <w:color w:val="000000"/>
          </w:rPr>
          <w:t xml:space="preserve">ference between log-transformed </w:t>
        </w:r>
      </w:ins>
      <w:ins w:id="1280" w:author="Liao, Chen/Sloan Kettering Institute" w:date="2022-09-05T16:21:00Z">
        <w:r w:rsidR="00423866">
          <w:rPr>
            <w:color w:val="000000"/>
          </w:rPr>
          <w:t xml:space="preserve">white blood cell counts </w:t>
        </w:r>
      </w:ins>
      <w:ins w:id="1281" w:author="Liao, Chen/Sloan Kettering Institute" w:date="2022-09-05T16:25:00Z">
        <w:r w:rsidR="00423866">
          <w:rPr>
            <w:color w:val="000000"/>
          </w:rPr>
          <w:t xml:space="preserve">on day </w:t>
        </w:r>
        <w:proofErr w:type="spellStart"/>
        <w:r w:rsidR="00423866">
          <w:rPr>
            <w:color w:val="000000"/>
          </w:rPr>
          <w:t>i</w:t>
        </w:r>
      </w:ins>
      <w:proofErr w:type="spellEnd"/>
      <w:ins w:id="1282" w:author="Liao, Chen/Sloan Kettering Institute" w:date="2022-09-05T16:21:00Z">
        <w:r w:rsidR="00423866">
          <w:rPr>
            <w:color w:val="000000"/>
          </w:rPr>
          <w:t xml:space="preserve"> and its next day</w:t>
        </w:r>
      </w:ins>
      <w:ins w:id="1283" w:author="Liao, Chen/Sloan Kettering Institute" w:date="2022-09-05T16:25:00Z">
        <w:r w:rsidR="00423866">
          <w:rPr>
            <w:color w:val="000000"/>
          </w:rPr>
          <w:t xml:space="preserve"> i+1</w:t>
        </w:r>
      </w:ins>
      <w:ins w:id="1284" w:author="Liao, Chen/Sloan Kettering Institute" w:date="2022-09-05T16:26:00Z">
        <w:r w:rsidR="00423866">
          <w:rPr>
            <w:color w:val="000000"/>
          </w:rPr>
          <w:t xml:space="preserve">. </w:t>
        </w:r>
      </w:ins>
      <w:ins w:id="1285" w:author="Liao, Chen/Sloan Kettering Institute" w:date="2022-09-05T16:27:00Z">
        <w:r w:rsidR="00423866">
          <w:rPr>
            <w:color w:val="000000"/>
          </w:rPr>
          <w:t>The microbiome data and clinical metadata were limited to the periods between neutrophil engr</w:t>
        </w:r>
      </w:ins>
      <w:ins w:id="1286" w:author="Liao, Chen/Sloan Kettering Institute" w:date="2022-09-05T16:28:00Z">
        <w:r w:rsidR="00423866">
          <w:rPr>
            <w:color w:val="000000"/>
          </w:rPr>
          <w:t xml:space="preserve">aftment and 100 days post engraftment. </w:t>
        </w:r>
      </w:ins>
      <w:ins w:id="1287" w:author="Liao, Chen/Sloan Kettering Institute" w:date="2022-09-05T15:57:00Z">
        <w:r>
          <w:rPr>
            <w:color w:val="000000"/>
          </w:rPr>
          <w:t>The expression ‘(1|</w:t>
        </w:r>
      </w:ins>
      <w:ins w:id="1288" w:author="Liao, Chen/Sloan Kettering Institute" w:date="2022-09-05T16:08:00Z">
        <w:r w:rsidR="00F00D33">
          <w:rPr>
            <w:color w:val="000000"/>
          </w:rPr>
          <w:t>Patient</w:t>
        </w:r>
      </w:ins>
      <w:ins w:id="1289" w:author="Liao, Chen/Sloan Kettering Institute" w:date="2022-09-05T15:57:00Z">
        <w:r>
          <w:rPr>
            <w:color w:val="000000"/>
          </w:rPr>
          <w:t xml:space="preserve">ID)’ indicates that </w:t>
        </w:r>
      </w:ins>
      <w:ins w:id="1290" w:author="Liao, Chen/Sloan Kettering Institute" w:date="2022-09-05T16:09:00Z">
        <w:r w:rsidR="00F00D33">
          <w:rPr>
            <w:color w:val="000000"/>
          </w:rPr>
          <w:t xml:space="preserve">the patient </w:t>
        </w:r>
      </w:ins>
      <w:ins w:id="1291" w:author="Liao, Chen/Sloan Kettering Institute" w:date="2022-09-05T16:16:00Z">
        <w:r w:rsidR="006B68A2">
          <w:rPr>
            <w:color w:val="000000"/>
          </w:rPr>
          <w:t>heterogeneity</w:t>
        </w:r>
      </w:ins>
      <w:ins w:id="1292" w:author="Liao, Chen/Sloan Kettering Institute" w:date="2022-09-05T16:09:00Z">
        <w:r w:rsidR="00F00D33">
          <w:rPr>
            <w:color w:val="000000"/>
          </w:rPr>
          <w:t xml:space="preserve"> </w:t>
        </w:r>
      </w:ins>
      <w:ins w:id="1293" w:author="Liao, Chen/Sloan Kettering Institute" w:date="2022-09-05T15:57:00Z">
        <w:r>
          <w:rPr>
            <w:color w:val="000000"/>
          </w:rPr>
          <w:t xml:space="preserve">was modeled as random effects. The model was solved by </w:t>
        </w:r>
        <w:proofErr w:type="spellStart"/>
        <w:r>
          <w:rPr>
            <w:color w:val="000000"/>
          </w:rPr>
          <w:t>fitlme</w:t>
        </w:r>
        <w:proofErr w:type="spellEnd"/>
        <w:r>
          <w:rPr>
            <w:color w:val="000000"/>
          </w:rPr>
          <w:t xml:space="preserve"> in </w:t>
        </w:r>
        <w:proofErr w:type="spellStart"/>
        <w:r>
          <w:rPr>
            <w:color w:val="000000"/>
          </w:rPr>
          <w:t>Matlab</w:t>
        </w:r>
        <w:proofErr w:type="spellEnd"/>
        <w:r>
          <w:rPr>
            <w:color w:val="000000"/>
          </w:rPr>
          <w:t>.</w:t>
        </w:r>
      </w:ins>
    </w:p>
    <w:p w14:paraId="5E4FB430" w14:textId="77777777" w:rsidR="00423866" w:rsidRPr="0040454C" w:rsidRDefault="00423866" w:rsidP="00423866">
      <w:pPr>
        <w:rPr>
          <w:color w:val="000000"/>
        </w:rPr>
      </w:pPr>
    </w:p>
    <w:p w14:paraId="182BB196" w14:textId="4CD348B7" w:rsidR="005D608A" w:rsidRPr="006409FA" w:rsidRDefault="002E5580" w:rsidP="00794775">
      <w:pPr>
        <w:rPr>
          <w:b/>
          <w:bCs/>
        </w:rPr>
      </w:pPr>
      <w:r w:rsidRPr="006409FA">
        <w:rPr>
          <w:b/>
          <w:bCs/>
        </w:rPr>
        <w:lastRenderedPageBreak/>
        <w:t>Quantification and s</w:t>
      </w:r>
      <w:r w:rsidR="005D608A" w:rsidRPr="006409FA">
        <w:rPr>
          <w:b/>
          <w:bCs/>
        </w:rPr>
        <w:t>tatistical analysis</w:t>
      </w:r>
    </w:p>
    <w:p w14:paraId="7D7C722C" w14:textId="4258C544" w:rsidR="005D608A" w:rsidRPr="006409FA" w:rsidRDefault="002E5580" w:rsidP="00794775">
      <w:r w:rsidRPr="006409FA">
        <w:t xml:space="preserve">The oral </w:t>
      </w:r>
      <w:r w:rsidR="00D469F3" w:rsidRPr="006409FA">
        <w:t xml:space="preserve">and gut </w:t>
      </w:r>
      <w:r w:rsidRPr="006409FA">
        <w:t>bacterial loads</w:t>
      </w:r>
      <w:r w:rsidR="00D469F3" w:rsidRPr="006409FA">
        <w:t xml:space="preserve"> in the intestine</w:t>
      </w:r>
      <w:r w:rsidRPr="006409FA">
        <w:t xml:space="preserve"> </w:t>
      </w:r>
      <w:r w:rsidR="00D469F3" w:rsidRPr="006409FA">
        <w:t>were</w:t>
      </w:r>
      <w:r w:rsidRPr="006409FA">
        <w:t xml:space="preserve"> computed by multiplying total bacterial loads </w:t>
      </w:r>
      <w:r w:rsidR="00D469F3" w:rsidRPr="006409FA">
        <w:t xml:space="preserve">(qPCR, flow cytometry, DNA mass) </w:t>
      </w:r>
      <w:r w:rsidRPr="006409FA">
        <w:t xml:space="preserve">with </w:t>
      </w:r>
      <w:r w:rsidR="00D469F3" w:rsidRPr="006409FA">
        <w:t>relative abundance of oral-typical and oral-atypical ASVs respectively</w:t>
      </w:r>
      <w:r w:rsidRPr="006409FA">
        <w:t xml:space="preserve">. </w:t>
      </w:r>
      <w:r w:rsidR="00D469F3" w:rsidRPr="006409FA">
        <w:t xml:space="preserve">By interpreting oral-atypical bacteria as gut bacterial members, we ignored bacterial transmission from other non-oral body sites to the gut. </w:t>
      </w:r>
      <w:r w:rsidR="005D608A" w:rsidRPr="006409FA">
        <w:t xml:space="preserve">All statistical </w:t>
      </w:r>
      <w:r w:rsidR="00D469F3" w:rsidRPr="006409FA">
        <w:t xml:space="preserve">analysis, including linear regression, correlation between variables (Pearson’s and Spearman’s correlation), </w:t>
      </w:r>
      <w:del w:id="1294" w:author="Liao, Chen/Sloan Kettering Institute" w:date="2022-09-05T15:44:00Z">
        <w:r w:rsidR="00D469F3" w:rsidRPr="006409FA" w:rsidDel="00541680">
          <w:delText xml:space="preserve">quantitation of microbiome similarity (Hamming and Bray-Curtis distances), </w:delText>
        </w:r>
      </w:del>
      <w:r w:rsidR="00D469F3" w:rsidRPr="006409FA">
        <w:t xml:space="preserve">and hypothesis testing (Kruskal-Wallis test and Welch’s t-test) </w:t>
      </w:r>
      <w:r w:rsidR="005D608A" w:rsidRPr="006409FA">
        <w:t>were performed using python</w:t>
      </w:r>
      <w:r w:rsidR="003E7BD1" w:rsidRPr="006409FA">
        <w:t>.</w:t>
      </w:r>
    </w:p>
    <w:p w14:paraId="1C13B78D" w14:textId="77777777" w:rsidR="002F4282" w:rsidRPr="006409FA" w:rsidRDefault="002F4282" w:rsidP="000A48DA">
      <w:pPr>
        <w:pStyle w:val="Refhead"/>
      </w:pPr>
    </w:p>
    <w:p w14:paraId="3E6DC961" w14:textId="4DFDC8F8" w:rsidR="00B3451F" w:rsidRPr="006409FA" w:rsidRDefault="00B3451F" w:rsidP="000A48DA">
      <w:pPr>
        <w:pStyle w:val="Refhead"/>
      </w:pPr>
      <w:r w:rsidRPr="006409FA">
        <w:t>REFERENCES</w:t>
      </w:r>
    </w:p>
    <w:p w14:paraId="1A4A2176" w14:textId="77777777" w:rsidR="005D4EDE" w:rsidRPr="006409FA" w:rsidRDefault="005D4EDE" w:rsidP="000A48DA">
      <w:pPr>
        <w:widowControl w:val="0"/>
        <w:autoSpaceDE w:val="0"/>
        <w:autoSpaceDN w:val="0"/>
        <w:adjustRightInd w:val="0"/>
        <w:rPr>
          <w:noProof/>
        </w:rPr>
      </w:pPr>
    </w:p>
    <w:p w14:paraId="28F27800" w14:textId="77777777" w:rsidR="005D4EDE" w:rsidRPr="006409FA" w:rsidRDefault="005D4EDE" w:rsidP="000A48DA">
      <w:pPr>
        <w:widowControl w:val="0"/>
        <w:autoSpaceDE w:val="0"/>
        <w:autoSpaceDN w:val="0"/>
        <w:adjustRightInd w:val="0"/>
        <w:rPr>
          <w:noProof/>
        </w:rPr>
      </w:pPr>
      <w:r w:rsidRPr="006409FA">
        <w:rPr>
          <w:noProof/>
        </w:rPr>
        <w:t xml:space="preserve">Alneberg, J., Bjarnason, B.S., de Bruijn, I., Schirmer, M., Quick, J., Ijaz, U.Z., Lahti, L., Loman, N.J., Andersson, A.F., and Quince, C. (2014). Binning metagenomic contigs by coverage and composition. Nat. Methods </w:t>
      </w:r>
      <w:r w:rsidRPr="006409FA">
        <w:rPr>
          <w:i/>
          <w:iCs/>
          <w:noProof/>
        </w:rPr>
        <w:t>11</w:t>
      </w:r>
      <w:r w:rsidRPr="006409FA">
        <w:rPr>
          <w:noProof/>
        </w:rPr>
        <w:t>, 1144–1146.</w:t>
      </w:r>
    </w:p>
    <w:p w14:paraId="78F25118" w14:textId="77777777" w:rsidR="005D4EDE" w:rsidRPr="006409FA" w:rsidRDefault="005D4EDE" w:rsidP="000A48DA">
      <w:pPr>
        <w:widowControl w:val="0"/>
        <w:autoSpaceDE w:val="0"/>
        <w:autoSpaceDN w:val="0"/>
        <w:adjustRightInd w:val="0"/>
        <w:rPr>
          <w:noProof/>
        </w:rPr>
      </w:pPr>
      <w:r w:rsidRPr="006409FA">
        <w:rPr>
          <w:noProof/>
        </w:rPr>
        <w:t xml:space="preserve">Atarashi, K., Suda, W., Luo, C., Kawaguchi, T., Motoo, I., Narushima, S., Kiguchi, Y., Yasuma, K., Watanabe, E., Tanoue, T., et al. (2017). Ectopic colonization of oral bacteria in the intestine drives TH1 cell induction and inflammation. Science </w:t>
      </w:r>
      <w:r w:rsidRPr="006409FA">
        <w:rPr>
          <w:i/>
          <w:iCs/>
          <w:noProof/>
        </w:rPr>
        <w:t>358</w:t>
      </w:r>
      <w:r w:rsidRPr="006409FA">
        <w:rPr>
          <w:noProof/>
        </w:rPr>
        <w:t>, 359–365.</w:t>
      </w:r>
    </w:p>
    <w:p w14:paraId="031DEF4C" w14:textId="77777777" w:rsidR="005D4EDE" w:rsidRPr="006409FA" w:rsidRDefault="005D4EDE" w:rsidP="000A48DA">
      <w:pPr>
        <w:widowControl w:val="0"/>
        <w:autoSpaceDE w:val="0"/>
        <w:autoSpaceDN w:val="0"/>
        <w:adjustRightInd w:val="0"/>
        <w:rPr>
          <w:noProof/>
        </w:rPr>
      </w:pPr>
      <w:r w:rsidRPr="006409FA">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6409FA">
        <w:rPr>
          <w:i/>
          <w:iCs/>
          <w:noProof/>
        </w:rPr>
        <w:t>25</w:t>
      </w:r>
      <w:r w:rsidRPr="006409FA">
        <w:rPr>
          <w:noProof/>
        </w:rPr>
        <w:t>, 1164–1171.</w:t>
      </w:r>
    </w:p>
    <w:p w14:paraId="2E71E78A" w14:textId="77777777" w:rsidR="005D4EDE" w:rsidRPr="006409FA" w:rsidRDefault="005D4EDE" w:rsidP="000A48DA">
      <w:pPr>
        <w:widowControl w:val="0"/>
        <w:autoSpaceDE w:val="0"/>
        <w:autoSpaceDN w:val="0"/>
        <w:adjustRightInd w:val="0"/>
        <w:rPr>
          <w:noProof/>
        </w:rPr>
      </w:pPr>
      <w:r w:rsidRPr="006409FA">
        <w:rPr>
          <w:noProof/>
        </w:rPr>
        <w:t xml:space="preserve">Brown, C.T., Olm, M.R., Thomas, B.C., and Banfield, J.F. (2016). Measurement of bacterial replication rates in microbial communities. Nat. Biotechnol. </w:t>
      </w:r>
      <w:r w:rsidRPr="006409FA">
        <w:rPr>
          <w:i/>
          <w:iCs/>
          <w:noProof/>
        </w:rPr>
        <w:t>34</w:t>
      </w:r>
      <w:r w:rsidRPr="006409FA">
        <w:rPr>
          <w:noProof/>
        </w:rPr>
        <w:t>, 1256–1263.</w:t>
      </w:r>
    </w:p>
    <w:p w14:paraId="62CC6410" w14:textId="77777777" w:rsidR="005D4EDE" w:rsidRPr="006409FA" w:rsidRDefault="005D4EDE" w:rsidP="000A48DA">
      <w:pPr>
        <w:widowControl w:val="0"/>
        <w:autoSpaceDE w:val="0"/>
        <w:autoSpaceDN w:val="0"/>
        <w:adjustRightInd w:val="0"/>
        <w:rPr>
          <w:noProof/>
        </w:rPr>
      </w:pPr>
      <w:r w:rsidRPr="006409FA">
        <w:rPr>
          <w:noProof/>
        </w:rPr>
        <w:t xml:space="preserve">Callahan, B.J., McMurdie, P.J., Rosen, M.J., Han, A.W., Johnson, A.J.A., and Holmes, S.P. (2016). DADA2: High-resolution sample inference from Illumina amplicon data. Nat. Methods </w:t>
      </w:r>
      <w:r w:rsidRPr="006409FA">
        <w:rPr>
          <w:i/>
          <w:iCs/>
          <w:noProof/>
        </w:rPr>
        <w:t>13</w:t>
      </w:r>
      <w:r w:rsidRPr="006409FA">
        <w:rPr>
          <w:noProof/>
        </w:rPr>
        <w:t>, 581–583.</w:t>
      </w:r>
    </w:p>
    <w:p w14:paraId="56279CDE" w14:textId="77777777" w:rsidR="005D4EDE" w:rsidRPr="006409FA" w:rsidRDefault="005D4EDE" w:rsidP="000A48DA">
      <w:pPr>
        <w:widowControl w:val="0"/>
        <w:autoSpaceDE w:val="0"/>
        <w:autoSpaceDN w:val="0"/>
        <w:adjustRightInd w:val="0"/>
        <w:rPr>
          <w:noProof/>
        </w:rPr>
      </w:pPr>
      <w:r w:rsidRPr="006409FA">
        <w:rPr>
          <w:noProof/>
        </w:rPr>
        <w:t xml:space="preserve">Carr, V.R., Witherden, E.A., Lee, S., Shoaie, S., Mullany, P., Proctor, G.B., Gomez-Cabrero, D., and Moyes, D.L. (2020). Abundance and diversity of resistomes differ between healthy human oral cavities and gut. Nat. Commun. </w:t>
      </w:r>
      <w:r w:rsidRPr="006409FA">
        <w:rPr>
          <w:i/>
          <w:iCs/>
          <w:noProof/>
        </w:rPr>
        <w:t>11</w:t>
      </w:r>
      <w:r w:rsidRPr="006409FA">
        <w:rPr>
          <w:noProof/>
        </w:rPr>
        <w:t>, 693.</w:t>
      </w:r>
    </w:p>
    <w:p w14:paraId="48B9CF6F" w14:textId="77777777" w:rsidR="005D4EDE" w:rsidRPr="006409FA" w:rsidRDefault="005D4EDE" w:rsidP="000A48DA">
      <w:pPr>
        <w:widowControl w:val="0"/>
        <w:autoSpaceDE w:val="0"/>
        <w:autoSpaceDN w:val="0"/>
        <w:adjustRightInd w:val="0"/>
        <w:rPr>
          <w:noProof/>
        </w:rPr>
      </w:pPr>
      <w:r w:rsidRPr="006409FA">
        <w:rPr>
          <w:noProof/>
        </w:rPr>
        <w:t xml:space="preserve">Chu, D.M., Ma, J., Prince, A.L., Antony, K.M., Seferovic, M.D., and Aagaard, K.M. (2017). Maturation of the infant microbiome community structure and function across multiple body sites and in relation to mode of delivery. Nat. Med. </w:t>
      </w:r>
      <w:r w:rsidRPr="006409FA">
        <w:rPr>
          <w:i/>
          <w:iCs/>
          <w:noProof/>
        </w:rPr>
        <w:t>23</w:t>
      </w:r>
      <w:r w:rsidRPr="006409FA">
        <w:rPr>
          <w:noProof/>
        </w:rPr>
        <w:t>, 314–326.</w:t>
      </w:r>
    </w:p>
    <w:p w14:paraId="1B57A68D" w14:textId="77777777" w:rsidR="005D4EDE" w:rsidRPr="006409FA" w:rsidRDefault="005D4EDE" w:rsidP="000A48DA">
      <w:pPr>
        <w:widowControl w:val="0"/>
        <w:autoSpaceDE w:val="0"/>
        <w:autoSpaceDN w:val="0"/>
        <w:adjustRightInd w:val="0"/>
        <w:rPr>
          <w:noProof/>
        </w:rPr>
      </w:pPr>
      <w:r w:rsidRPr="006409FA">
        <w:rPr>
          <w:noProof/>
        </w:rPr>
        <w:t xml:space="preserve">Contijoch, E.J., Britton, G.J., Yang, C., Mogno, I., Li, Z., Ng, R., Llewellyn, S.R., Hira, S., Johnson, C., Rabinowitz, K.M., et al. (2019). Gut microbiota density influences host physiology and is shaped by host and microbial factors. Elife </w:t>
      </w:r>
      <w:r w:rsidRPr="006409FA">
        <w:rPr>
          <w:i/>
          <w:iCs/>
          <w:noProof/>
        </w:rPr>
        <w:t>8</w:t>
      </w:r>
      <w:r w:rsidRPr="006409FA">
        <w:rPr>
          <w:noProof/>
        </w:rPr>
        <w:t>.</w:t>
      </w:r>
    </w:p>
    <w:p w14:paraId="0C9D1ECE" w14:textId="77777777" w:rsidR="005D4EDE" w:rsidRPr="006409FA" w:rsidRDefault="005D4EDE" w:rsidP="000A48DA">
      <w:pPr>
        <w:widowControl w:val="0"/>
        <w:autoSpaceDE w:val="0"/>
        <w:autoSpaceDN w:val="0"/>
        <w:adjustRightInd w:val="0"/>
        <w:rPr>
          <w:noProof/>
        </w:rPr>
      </w:pPr>
      <w:r w:rsidRPr="006409FA">
        <w:rPr>
          <w:noProof/>
        </w:rPr>
        <w:t xml:space="preserve">Costello, E.K., Lauber, C.L., Hamady, M., Fierer, N., Gordon, J.I., and Knight, R. (2009). Bacterial community variation in human body habitats across space and time. Science </w:t>
      </w:r>
      <w:r w:rsidRPr="006409FA">
        <w:rPr>
          <w:i/>
          <w:iCs/>
          <w:noProof/>
        </w:rPr>
        <w:t>326</w:t>
      </w:r>
      <w:r w:rsidRPr="006409FA">
        <w:rPr>
          <w:noProof/>
        </w:rPr>
        <w:t>, 1694–1697.</w:t>
      </w:r>
    </w:p>
    <w:p w14:paraId="02B3856E" w14:textId="0704045F" w:rsidR="005D4EDE" w:rsidRPr="006409FA" w:rsidRDefault="005D4EDE" w:rsidP="000A48DA">
      <w:pPr>
        <w:widowControl w:val="0"/>
        <w:autoSpaceDE w:val="0"/>
        <w:autoSpaceDN w:val="0"/>
        <w:adjustRightInd w:val="0"/>
        <w:rPr>
          <w:noProof/>
        </w:rPr>
      </w:pPr>
      <w:r w:rsidRPr="006409FA">
        <w:rPr>
          <w:noProof/>
        </w:rPr>
        <w:t>Davidson</w:t>
      </w:r>
      <w:r w:rsidR="008C4D52" w:rsidRPr="006409FA">
        <w:rPr>
          <w:noProof/>
        </w:rPr>
        <w:t>-Pilon</w:t>
      </w:r>
      <w:r w:rsidRPr="006409FA">
        <w:rPr>
          <w:noProof/>
        </w:rPr>
        <w:t>,</w:t>
      </w:r>
      <w:r w:rsidR="008C4D52" w:rsidRPr="006409FA">
        <w:rPr>
          <w:noProof/>
        </w:rPr>
        <w:t xml:space="preserve"> C.</w:t>
      </w:r>
      <w:r w:rsidRPr="006409FA">
        <w:rPr>
          <w:noProof/>
        </w:rPr>
        <w:t xml:space="preserve"> </w:t>
      </w:r>
      <w:r w:rsidR="008C4D52" w:rsidRPr="006409FA">
        <w:rPr>
          <w:noProof/>
        </w:rPr>
        <w:t xml:space="preserve">(2019). </w:t>
      </w:r>
      <w:r w:rsidRPr="006409FA">
        <w:rPr>
          <w:noProof/>
        </w:rPr>
        <w:t xml:space="preserve">lifelines: survival analysis in Python. </w:t>
      </w:r>
      <w:r w:rsidR="008C4D52" w:rsidRPr="006409FA">
        <w:rPr>
          <w:noProof/>
        </w:rPr>
        <w:t xml:space="preserve">J. Open Source Softw. </w:t>
      </w:r>
      <w:r w:rsidR="008C4D52" w:rsidRPr="006409FA">
        <w:rPr>
          <w:i/>
          <w:iCs/>
          <w:noProof/>
        </w:rPr>
        <w:t>4</w:t>
      </w:r>
      <w:r w:rsidR="008C4D52" w:rsidRPr="006409FA">
        <w:rPr>
          <w:noProof/>
        </w:rPr>
        <w:t>, 1317.</w:t>
      </w:r>
    </w:p>
    <w:p w14:paraId="3C12701A" w14:textId="77777777" w:rsidR="005D4EDE" w:rsidRPr="006409FA" w:rsidRDefault="005D4EDE" w:rsidP="000A48DA">
      <w:pPr>
        <w:widowControl w:val="0"/>
        <w:autoSpaceDE w:val="0"/>
        <w:autoSpaceDN w:val="0"/>
        <w:adjustRightInd w:val="0"/>
        <w:rPr>
          <w:noProof/>
        </w:rPr>
      </w:pPr>
      <w:r w:rsidRPr="006409FA">
        <w:rPr>
          <w:noProof/>
        </w:rPr>
        <w:t xml:space="preserve">Davis, J.J., Wattam, A.R., Aziz, R.K., Brettin, T., Butler, R., Butler, R.M., Chlenski, P., Conrad, N., Dickerman, A., Dietrich, E.M., et al. (2020). The PATRIC Bioinformatics Resource Center: expanding data and analysis capabilities. Nucleic Acids Res. </w:t>
      </w:r>
      <w:r w:rsidRPr="006409FA">
        <w:rPr>
          <w:i/>
          <w:iCs/>
          <w:noProof/>
        </w:rPr>
        <w:t>48</w:t>
      </w:r>
      <w:r w:rsidRPr="006409FA">
        <w:rPr>
          <w:noProof/>
        </w:rPr>
        <w:t>, D606–D612.</w:t>
      </w:r>
    </w:p>
    <w:p w14:paraId="2A63768E" w14:textId="77777777" w:rsidR="005D4EDE" w:rsidRPr="006409FA" w:rsidRDefault="005D4EDE" w:rsidP="000A48DA">
      <w:pPr>
        <w:widowControl w:val="0"/>
        <w:autoSpaceDE w:val="0"/>
        <w:autoSpaceDN w:val="0"/>
        <w:adjustRightInd w:val="0"/>
        <w:rPr>
          <w:noProof/>
        </w:rPr>
      </w:pPr>
      <w:r w:rsidRPr="006409FA">
        <w:rPr>
          <w:noProof/>
        </w:rPr>
        <w:t xml:space="preserve">Deo, P.N., and Deshmukh, R. (2019). Oral microbiome: Unveiling the fundamentals. J. Oral Maxillofac. Pathol. </w:t>
      </w:r>
      <w:r w:rsidRPr="006409FA">
        <w:rPr>
          <w:i/>
          <w:iCs/>
          <w:noProof/>
        </w:rPr>
        <w:t>23</w:t>
      </w:r>
      <w:r w:rsidRPr="006409FA">
        <w:rPr>
          <w:noProof/>
        </w:rPr>
        <w:t>, 122–128.</w:t>
      </w:r>
    </w:p>
    <w:p w14:paraId="44C7FFA6" w14:textId="77777777" w:rsidR="005D4EDE" w:rsidRPr="006409FA" w:rsidRDefault="005D4EDE" w:rsidP="000A48DA">
      <w:pPr>
        <w:widowControl w:val="0"/>
        <w:autoSpaceDE w:val="0"/>
        <w:autoSpaceDN w:val="0"/>
        <w:adjustRightInd w:val="0"/>
        <w:rPr>
          <w:noProof/>
        </w:rPr>
      </w:pPr>
      <w:r w:rsidRPr="006409FA">
        <w:rPr>
          <w:noProof/>
        </w:rPr>
        <w:t xml:space="preserve">DeSantis, T.Z., Hugenholtz, P., Larsen, N., Rojas, M., Brodie, E.L., Keller, K., Huber, T., Dalevi, D., Hu, P., and Andersen, G.L. (2006). Greengenes, a chimera-checked 16S rRNA gene </w:t>
      </w:r>
      <w:r w:rsidRPr="006409FA">
        <w:rPr>
          <w:noProof/>
        </w:rPr>
        <w:lastRenderedPageBreak/>
        <w:t xml:space="preserve">database and workbench compatible with ARB. Appl. Environ. Microbiol. </w:t>
      </w:r>
      <w:r w:rsidRPr="006409FA">
        <w:rPr>
          <w:i/>
          <w:iCs/>
          <w:noProof/>
        </w:rPr>
        <w:t>72</w:t>
      </w:r>
      <w:r w:rsidRPr="006409FA">
        <w:rPr>
          <w:noProof/>
        </w:rPr>
        <w:t>, 5069–5072.</w:t>
      </w:r>
    </w:p>
    <w:p w14:paraId="47A769E2" w14:textId="77777777" w:rsidR="005D4EDE" w:rsidRPr="006409FA" w:rsidRDefault="005D4EDE" w:rsidP="000A48DA">
      <w:pPr>
        <w:widowControl w:val="0"/>
        <w:autoSpaceDE w:val="0"/>
        <w:autoSpaceDN w:val="0"/>
        <w:adjustRightInd w:val="0"/>
        <w:rPr>
          <w:noProof/>
        </w:rPr>
      </w:pPr>
      <w:r w:rsidRPr="006409FA">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6409FA">
        <w:rPr>
          <w:i/>
          <w:iCs/>
          <w:noProof/>
        </w:rPr>
        <w:t>5</w:t>
      </w:r>
      <w:r w:rsidRPr="006409FA">
        <w:rPr>
          <w:noProof/>
        </w:rPr>
        <w:t>, 141.</w:t>
      </w:r>
    </w:p>
    <w:p w14:paraId="7C95D020" w14:textId="77777777" w:rsidR="005D4EDE" w:rsidRPr="006409FA" w:rsidRDefault="005D4EDE" w:rsidP="000A48DA">
      <w:pPr>
        <w:widowControl w:val="0"/>
        <w:autoSpaceDE w:val="0"/>
        <w:autoSpaceDN w:val="0"/>
        <w:adjustRightInd w:val="0"/>
        <w:rPr>
          <w:noProof/>
        </w:rPr>
      </w:pPr>
      <w:r w:rsidRPr="006409FA">
        <w:rPr>
          <w:noProof/>
        </w:rPr>
        <w:t xml:space="preserve">Duvallet, C., Gibbons, S.M., Gurry, T., Irizarry, R.A., and Alm, E.J. (2017). Meta-analysis of gut microbiome studies identifies disease-specific and shared responses. Nat. Commun. </w:t>
      </w:r>
      <w:r w:rsidRPr="006409FA">
        <w:rPr>
          <w:i/>
          <w:iCs/>
          <w:noProof/>
        </w:rPr>
        <w:t>8</w:t>
      </w:r>
      <w:r w:rsidRPr="006409FA">
        <w:rPr>
          <w:noProof/>
        </w:rPr>
        <w:t>, 1784.</w:t>
      </w:r>
    </w:p>
    <w:p w14:paraId="1A5E5157" w14:textId="77777777" w:rsidR="005D4EDE" w:rsidRPr="006409FA" w:rsidRDefault="005D4EDE" w:rsidP="000A48DA">
      <w:pPr>
        <w:widowControl w:val="0"/>
        <w:autoSpaceDE w:val="0"/>
        <w:autoSpaceDN w:val="0"/>
        <w:adjustRightInd w:val="0"/>
        <w:rPr>
          <w:noProof/>
        </w:rPr>
      </w:pPr>
      <w:r w:rsidRPr="006409FA">
        <w:rPr>
          <w:noProof/>
        </w:rPr>
        <w:t xml:space="preserve">Eckburg, P.B., Bik, E.M., Bernstein, C.N., Purdom, E., Dethlefsen, L., Sargent, M., Gill, S.R., Nelson, K.E., and Relman, D.A. (2005). Diversity of the human intestinal microbial flora. Science </w:t>
      </w:r>
      <w:r w:rsidRPr="006409FA">
        <w:rPr>
          <w:i/>
          <w:iCs/>
          <w:noProof/>
        </w:rPr>
        <w:t>308</w:t>
      </w:r>
      <w:r w:rsidRPr="006409FA">
        <w:rPr>
          <w:noProof/>
        </w:rPr>
        <w:t>, 1635–1638.</w:t>
      </w:r>
    </w:p>
    <w:p w14:paraId="2F6337DF" w14:textId="77777777" w:rsidR="005D4EDE" w:rsidRPr="006409FA" w:rsidRDefault="005D4EDE" w:rsidP="000A48DA">
      <w:pPr>
        <w:widowControl w:val="0"/>
        <w:autoSpaceDE w:val="0"/>
        <w:autoSpaceDN w:val="0"/>
        <w:adjustRightInd w:val="0"/>
        <w:rPr>
          <w:noProof/>
        </w:rPr>
      </w:pPr>
      <w:r w:rsidRPr="006409FA">
        <w:rPr>
          <w:noProof/>
        </w:rPr>
        <w:t xml:space="preserve">Franzosa, E.A., Sirota-Madi, A., Avila-Pacheco, J., Fornelos, N., Haiser, H.J., Reinker, S., Vatanen, T., Hall, A.B., Mallick, H., McIver, L.J., et al. (2019). Gut microbiome structure and metabolic activity in inflammatory bowel disease. Nat. Microbiol. </w:t>
      </w:r>
      <w:r w:rsidRPr="006409FA">
        <w:rPr>
          <w:i/>
          <w:iCs/>
          <w:noProof/>
        </w:rPr>
        <w:t>4</w:t>
      </w:r>
      <w:r w:rsidRPr="006409FA">
        <w:rPr>
          <w:noProof/>
        </w:rPr>
        <w:t>, 293–305.</w:t>
      </w:r>
    </w:p>
    <w:p w14:paraId="0C632182" w14:textId="77777777" w:rsidR="005D4EDE" w:rsidRPr="006409FA" w:rsidRDefault="005D4EDE" w:rsidP="000A48DA">
      <w:pPr>
        <w:widowControl w:val="0"/>
        <w:autoSpaceDE w:val="0"/>
        <w:autoSpaceDN w:val="0"/>
        <w:adjustRightInd w:val="0"/>
        <w:rPr>
          <w:noProof/>
        </w:rPr>
      </w:pPr>
      <w:r w:rsidRPr="006409FA">
        <w:rPr>
          <w:noProof/>
        </w:rPr>
        <w:t xml:space="preserve">Gevers, D., Kugathasan, S., Denson, L.A., Vázquez-Baeza, Y., Van Treuren, W., Ren, B., Schwager, E., Knights, D., Song, S.J., Yassour, M., et al. (2014). The treatment-naive microbiome in new-onset Crohn’s disease. Cell Host Microbe </w:t>
      </w:r>
      <w:r w:rsidRPr="006409FA">
        <w:rPr>
          <w:i/>
          <w:iCs/>
          <w:noProof/>
        </w:rPr>
        <w:t>15</w:t>
      </w:r>
      <w:r w:rsidRPr="006409FA">
        <w:rPr>
          <w:noProof/>
        </w:rPr>
        <w:t>, 382–392.</w:t>
      </w:r>
    </w:p>
    <w:p w14:paraId="46261B52" w14:textId="77777777" w:rsidR="005D4EDE" w:rsidRPr="006409FA" w:rsidRDefault="005D4EDE" w:rsidP="000A48DA">
      <w:pPr>
        <w:widowControl w:val="0"/>
        <w:autoSpaceDE w:val="0"/>
        <w:autoSpaceDN w:val="0"/>
        <w:adjustRightInd w:val="0"/>
        <w:rPr>
          <w:noProof/>
        </w:rPr>
      </w:pPr>
      <w:r w:rsidRPr="006409FA">
        <w:rPr>
          <w:noProof/>
        </w:rPr>
        <w:t xml:space="preserve">Goyal, A., Dubinkina, V., and Maslov, S. (2018). Multiple stable states in microbial communities explained by the stable marriage problem. ISME J. </w:t>
      </w:r>
      <w:r w:rsidRPr="006409FA">
        <w:rPr>
          <w:i/>
          <w:iCs/>
          <w:noProof/>
        </w:rPr>
        <w:t>12</w:t>
      </w:r>
      <w:r w:rsidRPr="006409FA">
        <w:rPr>
          <w:noProof/>
        </w:rPr>
        <w:t>, 2823–2834.</w:t>
      </w:r>
    </w:p>
    <w:p w14:paraId="3EF2E8BD" w14:textId="77777777" w:rsidR="005D4EDE" w:rsidRPr="006409FA" w:rsidRDefault="005D4EDE" w:rsidP="000A48DA">
      <w:pPr>
        <w:widowControl w:val="0"/>
        <w:autoSpaceDE w:val="0"/>
        <w:autoSpaceDN w:val="0"/>
        <w:adjustRightInd w:val="0"/>
        <w:rPr>
          <w:noProof/>
        </w:rPr>
      </w:pPr>
      <w:r w:rsidRPr="006409FA">
        <w:rPr>
          <w:noProof/>
        </w:rPr>
        <w:t>Ho, T.K. (1995). Random decision forests. Proceedings of 3rd International Conference On.</w:t>
      </w:r>
    </w:p>
    <w:p w14:paraId="07D76D3C" w14:textId="77777777" w:rsidR="005D4EDE" w:rsidRPr="006409FA" w:rsidRDefault="005D4EDE" w:rsidP="000A48DA">
      <w:pPr>
        <w:widowControl w:val="0"/>
        <w:autoSpaceDE w:val="0"/>
        <w:autoSpaceDN w:val="0"/>
        <w:adjustRightInd w:val="0"/>
        <w:rPr>
          <w:noProof/>
        </w:rPr>
      </w:pPr>
      <w:r w:rsidRPr="006409FA">
        <w:rPr>
          <w:noProof/>
        </w:rPr>
        <w:t xml:space="preserve">Human Microbiome Project Consortium (2012). Structure, function and diversity of the healthy human microbiome. Nature </w:t>
      </w:r>
      <w:r w:rsidRPr="006409FA">
        <w:rPr>
          <w:i/>
          <w:iCs/>
          <w:noProof/>
        </w:rPr>
        <w:t>486</w:t>
      </w:r>
      <w:r w:rsidRPr="006409FA">
        <w:rPr>
          <w:noProof/>
        </w:rPr>
        <w:t>, 207–214.</w:t>
      </w:r>
    </w:p>
    <w:p w14:paraId="6E8650B7" w14:textId="77777777" w:rsidR="005D4EDE" w:rsidRPr="006409FA" w:rsidRDefault="005D4EDE" w:rsidP="000A48DA">
      <w:pPr>
        <w:widowControl w:val="0"/>
        <w:autoSpaceDE w:val="0"/>
        <w:autoSpaceDN w:val="0"/>
        <w:adjustRightInd w:val="0"/>
        <w:rPr>
          <w:noProof/>
        </w:rPr>
      </w:pPr>
      <w:r w:rsidRPr="006409FA">
        <w:rPr>
          <w:noProof/>
        </w:rPr>
        <w:t xml:space="preserve">Kang, D.D., Li, F., Kirton, E., Thomas, A., Egan, R., An, H., and Wang, Z. (2019). MetaBAT 2: an adaptive binning algorithm for robust and efficient genome reconstruction from metagenome assemblies. PeerJ </w:t>
      </w:r>
      <w:r w:rsidRPr="006409FA">
        <w:rPr>
          <w:i/>
          <w:iCs/>
          <w:noProof/>
        </w:rPr>
        <w:t>7</w:t>
      </w:r>
      <w:r w:rsidRPr="006409FA">
        <w:rPr>
          <w:noProof/>
        </w:rPr>
        <w:t>, e7359.</w:t>
      </w:r>
    </w:p>
    <w:p w14:paraId="31D365FB"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Hein, R., Schmidt, T.M., and Kamada, N. (2020a). The Bacterial Connection between the Oral Cavity and the Gut Diseases. J. Dent. Res. </w:t>
      </w:r>
      <w:r w:rsidRPr="006409FA">
        <w:rPr>
          <w:i/>
          <w:iCs/>
          <w:noProof/>
        </w:rPr>
        <w:t>99</w:t>
      </w:r>
      <w:r w:rsidRPr="006409FA">
        <w:rPr>
          <w:noProof/>
        </w:rPr>
        <w:t>, 1021–1029.</w:t>
      </w:r>
    </w:p>
    <w:p w14:paraId="15FC1E6F"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Jiao, Y., Gillilland, M.G., Hayashi, A., Imai, J., Sugihara, K., Miyoshi, M., Brazil, J.C., Kuffa, P., et al. (2020b). The Intermucosal Connection between the Mouth and Gut in Commensal Pathobiont-Driven Colitis. Cell </w:t>
      </w:r>
      <w:r w:rsidRPr="006409FA">
        <w:rPr>
          <w:i/>
          <w:iCs/>
          <w:noProof/>
        </w:rPr>
        <w:t>182</w:t>
      </w:r>
      <w:r w:rsidRPr="006409FA">
        <w:rPr>
          <w:noProof/>
        </w:rPr>
        <w:t>, 447–462.e14.</w:t>
      </w:r>
    </w:p>
    <w:p w14:paraId="04285069" w14:textId="77777777" w:rsidR="005D4EDE" w:rsidRPr="006409FA" w:rsidRDefault="005D4EDE" w:rsidP="000A48DA">
      <w:pPr>
        <w:widowControl w:val="0"/>
        <w:autoSpaceDE w:val="0"/>
        <w:autoSpaceDN w:val="0"/>
        <w:adjustRightInd w:val="0"/>
        <w:rPr>
          <w:noProof/>
        </w:rPr>
      </w:pPr>
      <w:r w:rsidRPr="006409FA">
        <w:rPr>
          <w:noProof/>
        </w:rPr>
        <w:t xml:space="preserve">Knights, D., Kuczynski, J., Charlson, E.S., Zaneveld, J., Mozer, M.C., Collman, R.G., Bushman, F.D., Knight, R., and Kelley, S.T. (2011). Bayesian community-wide culture-independent microbial source tracking. Nat. Methods </w:t>
      </w:r>
      <w:r w:rsidRPr="006409FA">
        <w:rPr>
          <w:i/>
          <w:iCs/>
          <w:noProof/>
        </w:rPr>
        <w:t>8</w:t>
      </w:r>
      <w:r w:rsidRPr="006409FA">
        <w:rPr>
          <w:noProof/>
        </w:rPr>
        <w:t>, 761–763.</w:t>
      </w:r>
    </w:p>
    <w:p w14:paraId="19A17595" w14:textId="77777777" w:rsidR="005D4EDE" w:rsidRPr="006409FA" w:rsidRDefault="005D4EDE" w:rsidP="000A48DA">
      <w:pPr>
        <w:widowControl w:val="0"/>
        <w:autoSpaceDE w:val="0"/>
        <w:autoSpaceDN w:val="0"/>
        <w:adjustRightInd w:val="0"/>
        <w:rPr>
          <w:noProof/>
        </w:rPr>
      </w:pPr>
      <w:r w:rsidRPr="006409FA">
        <w:rPr>
          <w:noProof/>
        </w:rPr>
        <w:t xml:space="preserve">Lahti, L., Salojärvi, J., Salonen, A., Scheffer, M., and de Vos, W.M. (2014). Tipping elements in the human intestinal ecosystem. Nat. Commun. </w:t>
      </w:r>
      <w:r w:rsidRPr="006409FA">
        <w:rPr>
          <w:i/>
          <w:iCs/>
          <w:noProof/>
        </w:rPr>
        <w:t>5</w:t>
      </w:r>
      <w:r w:rsidRPr="006409FA">
        <w:rPr>
          <w:noProof/>
        </w:rPr>
        <w:t>, 4344.</w:t>
      </w:r>
    </w:p>
    <w:p w14:paraId="622899C3" w14:textId="77777777" w:rsidR="005D4EDE" w:rsidRPr="006409FA" w:rsidRDefault="005D4EDE" w:rsidP="000A48DA">
      <w:pPr>
        <w:widowControl w:val="0"/>
        <w:autoSpaceDE w:val="0"/>
        <w:autoSpaceDN w:val="0"/>
        <w:adjustRightInd w:val="0"/>
        <w:rPr>
          <w:noProof/>
        </w:rPr>
      </w:pPr>
      <w:r w:rsidRPr="006409FA">
        <w:rPr>
          <w:noProof/>
        </w:rPr>
        <w:t xml:space="preserve">Lamont, R.J., Koo, H., and Hajishengallis, G. (2018). The oral microbiota: dynamic communities and host interactions. Nat. Rev. Microbiol. </w:t>
      </w:r>
      <w:r w:rsidRPr="006409FA">
        <w:rPr>
          <w:i/>
          <w:iCs/>
          <w:noProof/>
        </w:rPr>
        <w:t>16</w:t>
      </w:r>
      <w:r w:rsidRPr="006409FA">
        <w:rPr>
          <w:noProof/>
        </w:rPr>
        <w:t>, 745–759.</w:t>
      </w:r>
    </w:p>
    <w:p w14:paraId="4A9FB65D" w14:textId="77777777" w:rsidR="005D4EDE" w:rsidRPr="006409FA" w:rsidRDefault="005D4EDE" w:rsidP="000A48DA">
      <w:pPr>
        <w:widowControl w:val="0"/>
        <w:autoSpaceDE w:val="0"/>
        <w:autoSpaceDN w:val="0"/>
        <w:adjustRightInd w:val="0"/>
        <w:rPr>
          <w:noProof/>
        </w:rPr>
      </w:pPr>
      <w:r w:rsidRPr="006409FA">
        <w:rPr>
          <w:noProof/>
        </w:rPr>
        <w:t xml:space="preserve">Lee, D.D., and Seung, H.S. (1999). Learning the parts of objects by non-negative matrix factorization. Nature </w:t>
      </w:r>
      <w:r w:rsidRPr="006409FA">
        <w:rPr>
          <w:i/>
          <w:iCs/>
          <w:noProof/>
        </w:rPr>
        <w:t>401</w:t>
      </w:r>
      <w:r w:rsidRPr="006409FA">
        <w:rPr>
          <w:noProof/>
        </w:rPr>
        <w:t>, 788–791.</w:t>
      </w:r>
    </w:p>
    <w:p w14:paraId="6C23F688" w14:textId="77777777" w:rsidR="005D4EDE" w:rsidRPr="006409FA" w:rsidRDefault="005D4EDE" w:rsidP="000A48DA">
      <w:pPr>
        <w:widowControl w:val="0"/>
        <w:autoSpaceDE w:val="0"/>
        <w:autoSpaceDN w:val="0"/>
        <w:adjustRightInd w:val="0"/>
        <w:rPr>
          <w:noProof/>
        </w:rPr>
      </w:pPr>
      <w:r w:rsidRPr="006409FA">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6409FA">
        <w:rPr>
          <w:i/>
          <w:iCs/>
          <w:noProof/>
        </w:rPr>
        <w:t>18</w:t>
      </w:r>
      <w:r w:rsidRPr="006409FA">
        <w:rPr>
          <w:noProof/>
        </w:rPr>
        <w:t>, 489–500.</w:t>
      </w:r>
    </w:p>
    <w:p w14:paraId="3AB5BD10" w14:textId="77777777" w:rsidR="005D4EDE" w:rsidRPr="006409FA" w:rsidRDefault="005D4EDE" w:rsidP="000A48DA">
      <w:pPr>
        <w:widowControl w:val="0"/>
        <w:autoSpaceDE w:val="0"/>
        <w:autoSpaceDN w:val="0"/>
        <w:adjustRightInd w:val="0"/>
        <w:rPr>
          <w:noProof/>
        </w:rPr>
      </w:pPr>
      <w:r w:rsidRPr="006409FA">
        <w:rPr>
          <w:noProof/>
        </w:rPr>
        <w:t xml:space="preserve">Li, D., Liu, C.-M., Luo, R., Sadakane, K., and Lam, T.-W. (2015). MEGAHIT: an ultra-fast single-node solution for large and complex metagenomics assembly via succinct de Bruijn graph. Bioinformatics </w:t>
      </w:r>
      <w:r w:rsidRPr="006409FA">
        <w:rPr>
          <w:i/>
          <w:iCs/>
          <w:noProof/>
        </w:rPr>
        <w:t>31</w:t>
      </w:r>
      <w:r w:rsidRPr="006409FA">
        <w:rPr>
          <w:noProof/>
        </w:rPr>
        <w:t>, 1674–1676.</w:t>
      </w:r>
    </w:p>
    <w:p w14:paraId="6922D9D0" w14:textId="77777777" w:rsidR="005D4EDE" w:rsidRPr="006409FA" w:rsidRDefault="005D4EDE" w:rsidP="000A48DA">
      <w:pPr>
        <w:widowControl w:val="0"/>
        <w:autoSpaceDE w:val="0"/>
        <w:autoSpaceDN w:val="0"/>
        <w:adjustRightInd w:val="0"/>
        <w:rPr>
          <w:noProof/>
        </w:rPr>
      </w:pPr>
      <w:r w:rsidRPr="006409FA">
        <w:rPr>
          <w:noProof/>
        </w:rPr>
        <w:t xml:space="preserve">Liao, C., Taylor, B.P., Ceccarani, C., Fontana, E., Amoretti, L.A., Wright, R.J., Gomes, A.L.C., Peled, J.U., Taur, Y., Perales, M.-A., et al. (2021). Compilation of longitudinal microbiota data </w:t>
      </w:r>
      <w:r w:rsidRPr="006409FA">
        <w:rPr>
          <w:noProof/>
        </w:rPr>
        <w:lastRenderedPageBreak/>
        <w:t xml:space="preserve">and hospitalome from hematopoietic cell transplantation patients. Sci. Data </w:t>
      </w:r>
      <w:r w:rsidRPr="006409FA">
        <w:rPr>
          <w:i/>
          <w:iCs/>
          <w:noProof/>
        </w:rPr>
        <w:t>8</w:t>
      </w:r>
      <w:r w:rsidRPr="006409FA">
        <w:rPr>
          <w:noProof/>
        </w:rPr>
        <w:t>, 71.</w:t>
      </w:r>
    </w:p>
    <w:p w14:paraId="790AF9F1" w14:textId="77777777" w:rsidR="005D4EDE" w:rsidRPr="006409FA" w:rsidRDefault="005D4EDE" w:rsidP="000A48DA">
      <w:pPr>
        <w:widowControl w:val="0"/>
        <w:autoSpaceDE w:val="0"/>
        <w:autoSpaceDN w:val="0"/>
        <w:adjustRightInd w:val="0"/>
        <w:rPr>
          <w:noProof/>
        </w:rPr>
      </w:pPr>
      <w:r w:rsidRPr="006409FA">
        <w:rPr>
          <w:noProof/>
        </w:rPr>
        <w:t xml:space="preserve">van der Maaten, L., and Hinton, G. (2008). Visualizing Data using t-SNE. Journal of Machine Learning Research </w:t>
      </w:r>
      <w:r w:rsidRPr="006409FA">
        <w:rPr>
          <w:i/>
          <w:iCs/>
          <w:noProof/>
        </w:rPr>
        <w:t>9</w:t>
      </w:r>
      <w:r w:rsidRPr="006409FA">
        <w:rPr>
          <w:noProof/>
        </w:rPr>
        <w:t>, 2579–2605.</w:t>
      </w:r>
    </w:p>
    <w:p w14:paraId="35239CA5" w14:textId="77777777" w:rsidR="005D4EDE" w:rsidRPr="006409FA" w:rsidRDefault="005D4EDE" w:rsidP="000A48DA">
      <w:pPr>
        <w:widowControl w:val="0"/>
        <w:autoSpaceDE w:val="0"/>
        <w:autoSpaceDN w:val="0"/>
        <w:adjustRightInd w:val="0"/>
        <w:rPr>
          <w:noProof/>
        </w:rPr>
      </w:pPr>
      <w:r w:rsidRPr="006409FA">
        <w:rPr>
          <w:noProof/>
        </w:rPr>
        <w:t xml:space="preserve">Machado, D., Maistrenko, O.M., Andrejev, S., Kim, Y., Bork, P., Patil, K.R., and Patil, K.R. (2021). Polarization of microbial communities between competitive and cooperative metabolism. Nat. Ecol. Evol. </w:t>
      </w:r>
      <w:r w:rsidRPr="006409FA">
        <w:rPr>
          <w:i/>
          <w:iCs/>
          <w:noProof/>
        </w:rPr>
        <w:t>5</w:t>
      </w:r>
      <w:r w:rsidRPr="006409FA">
        <w:rPr>
          <w:noProof/>
        </w:rPr>
        <w:t>, 195–203.</w:t>
      </w:r>
    </w:p>
    <w:p w14:paraId="323D36CA" w14:textId="77777777" w:rsidR="005D4EDE" w:rsidRPr="006409FA" w:rsidRDefault="005D4EDE" w:rsidP="000A48DA">
      <w:pPr>
        <w:widowControl w:val="0"/>
        <w:autoSpaceDE w:val="0"/>
        <w:autoSpaceDN w:val="0"/>
        <w:adjustRightInd w:val="0"/>
        <w:rPr>
          <w:noProof/>
        </w:rPr>
      </w:pPr>
      <w:r w:rsidRPr="006409FA">
        <w:rPr>
          <w:noProof/>
        </w:rPr>
        <w:t xml:space="preserve">Martin, M. (2011). Cutadapt removes adapter sequences from high-throughput sequencing reads. EMBnet J. </w:t>
      </w:r>
      <w:r w:rsidRPr="006409FA">
        <w:rPr>
          <w:i/>
          <w:iCs/>
          <w:noProof/>
        </w:rPr>
        <w:t>17</w:t>
      </w:r>
      <w:r w:rsidRPr="006409FA">
        <w:rPr>
          <w:noProof/>
        </w:rPr>
        <w:t>, 10.</w:t>
      </w:r>
    </w:p>
    <w:p w14:paraId="716BBCD8" w14:textId="77777777" w:rsidR="005D4EDE" w:rsidRPr="006409FA" w:rsidRDefault="005D4EDE" w:rsidP="000A48DA">
      <w:pPr>
        <w:widowControl w:val="0"/>
        <w:autoSpaceDE w:val="0"/>
        <w:autoSpaceDN w:val="0"/>
        <w:adjustRightInd w:val="0"/>
        <w:rPr>
          <w:noProof/>
        </w:rPr>
      </w:pPr>
      <w:r w:rsidRPr="006409FA">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6409FA">
        <w:rPr>
          <w:i/>
          <w:iCs/>
          <w:noProof/>
        </w:rPr>
        <w:t>87</w:t>
      </w:r>
      <w:r w:rsidRPr="006409FA">
        <w:rPr>
          <w:noProof/>
        </w:rPr>
        <w:t>.</w:t>
      </w:r>
    </w:p>
    <w:p w14:paraId="4D38A606" w14:textId="77777777" w:rsidR="005D4EDE" w:rsidRPr="006409FA" w:rsidRDefault="005D4EDE" w:rsidP="000A48DA">
      <w:pPr>
        <w:widowControl w:val="0"/>
        <w:autoSpaceDE w:val="0"/>
        <w:autoSpaceDN w:val="0"/>
        <w:adjustRightInd w:val="0"/>
        <w:rPr>
          <w:noProof/>
        </w:rPr>
      </w:pPr>
      <w:r w:rsidRPr="006409FA">
        <w:rPr>
          <w:noProof/>
        </w:rPr>
        <w:t xml:space="preserve">O’Boyle, C.J., MacFie, J., Mitchell, C.J., Johnstone, D., Sagar, P.M., and Sedman, P.C. (1998). Microbiology of bacterial translocation in humans. Gut </w:t>
      </w:r>
      <w:r w:rsidRPr="006409FA">
        <w:rPr>
          <w:i/>
          <w:iCs/>
          <w:noProof/>
        </w:rPr>
        <w:t>42</w:t>
      </w:r>
      <w:r w:rsidRPr="006409FA">
        <w:rPr>
          <w:noProof/>
        </w:rPr>
        <w:t>, 29–35.</w:t>
      </w:r>
    </w:p>
    <w:p w14:paraId="11462241" w14:textId="77777777" w:rsidR="005D4EDE" w:rsidRPr="006409FA" w:rsidRDefault="005D4EDE" w:rsidP="000A48DA">
      <w:pPr>
        <w:widowControl w:val="0"/>
        <w:autoSpaceDE w:val="0"/>
        <w:autoSpaceDN w:val="0"/>
        <w:adjustRightInd w:val="0"/>
        <w:rPr>
          <w:noProof/>
        </w:rPr>
      </w:pPr>
      <w:r w:rsidRPr="006409FA">
        <w:rPr>
          <w:noProof/>
        </w:rPr>
        <w:t xml:space="preserve">Olsen, I., and Yamazaki, K. (2019). Can oral bacteria affect the microbiome of the gut? J. Oral Microbiol. </w:t>
      </w:r>
      <w:r w:rsidRPr="006409FA">
        <w:rPr>
          <w:i/>
          <w:iCs/>
          <w:noProof/>
        </w:rPr>
        <w:t>11</w:t>
      </w:r>
      <w:r w:rsidRPr="006409FA">
        <w:rPr>
          <w:noProof/>
        </w:rPr>
        <w:t>, 1586422.</w:t>
      </w:r>
    </w:p>
    <w:p w14:paraId="4A9CC492" w14:textId="77777777" w:rsidR="005D4EDE" w:rsidRPr="006409FA" w:rsidRDefault="005D4EDE" w:rsidP="000A48DA">
      <w:pPr>
        <w:widowControl w:val="0"/>
        <w:autoSpaceDE w:val="0"/>
        <w:autoSpaceDN w:val="0"/>
        <w:adjustRightInd w:val="0"/>
        <w:rPr>
          <w:noProof/>
        </w:rPr>
      </w:pPr>
      <w:r w:rsidRPr="006409FA">
        <w:rPr>
          <w:noProof/>
        </w:rPr>
        <w:t>Pedregosa, F., Varoquaux, G., and Gramfort, A. (2011). Scikit-learn: Machine learning in Python. Of Machine Learning.</w:t>
      </w:r>
    </w:p>
    <w:p w14:paraId="7B2DEE46" w14:textId="77777777" w:rsidR="005D4EDE" w:rsidRPr="006409FA" w:rsidRDefault="005D4EDE" w:rsidP="000A48DA">
      <w:pPr>
        <w:widowControl w:val="0"/>
        <w:autoSpaceDE w:val="0"/>
        <w:autoSpaceDN w:val="0"/>
        <w:adjustRightInd w:val="0"/>
        <w:rPr>
          <w:noProof/>
        </w:rPr>
      </w:pPr>
      <w:r w:rsidRPr="006409FA">
        <w:rPr>
          <w:noProof/>
        </w:rPr>
        <w:t xml:space="preserve">Peled, J.U., Gomes, A.L.C., Devlin, S.M., Littmann, E.R., Taur, Y., Sung, A.D., Weber, D., Hashimoto, D., Slingerland, A.E., Slingerland, J.B., et al. (2020). Microbiota as Predictor of Mortality in Allogeneic Hematopoietic-Cell Transplantation. N. Engl. J. Med. </w:t>
      </w:r>
      <w:r w:rsidRPr="006409FA">
        <w:rPr>
          <w:i/>
          <w:iCs/>
          <w:noProof/>
        </w:rPr>
        <w:t>382</w:t>
      </w:r>
      <w:r w:rsidRPr="006409FA">
        <w:rPr>
          <w:noProof/>
        </w:rPr>
        <w:t>, 822–834.</w:t>
      </w:r>
    </w:p>
    <w:p w14:paraId="2C1B0072" w14:textId="77777777" w:rsidR="005D4EDE" w:rsidRPr="006409FA" w:rsidRDefault="005D4EDE" w:rsidP="000A48DA">
      <w:pPr>
        <w:widowControl w:val="0"/>
        <w:autoSpaceDE w:val="0"/>
        <w:autoSpaceDN w:val="0"/>
        <w:adjustRightInd w:val="0"/>
        <w:rPr>
          <w:noProof/>
        </w:rPr>
      </w:pPr>
      <w:r w:rsidRPr="006409FA">
        <w:rPr>
          <w:noProof/>
        </w:rPr>
        <w:t xml:space="preserve">Polage, C.R., Solnick, J.V., and Cohen, S.H. (2012). Nosocomial diarrhea: evaluation and treatment of causes other than Clostridium difficile. Clin. Infect. Dis. </w:t>
      </w:r>
      <w:r w:rsidRPr="006409FA">
        <w:rPr>
          <w:i/>
          <w:iCs/>
          <w:noProof/>
        </w:rPr>
        <w:t>55</w:t>
      </w:r>
      <w:r w:rsidRPr="006409FA">
        <w:rPr>
          <w:noProof/>
        </w:rPr>
        <w:t>, 982–989.</w:t>
      </w:r>
    </w:p>
    <w:p w14:paraId="22ECE990" w14:textId="77777777" w:rsidR="005D4EDE" w:rsidRPr="006409FA" w:rsidRDefault="005D4EDE" w:rsidP="000A48DA">
      <w:pPr>
        <w:widowControl w:val="0"/>
        <w:autoSpaceDE w:val="0"/>
        <w:autoSpaceDN w:val="0"/>
        <w:adjustRightInd w:val="0"/>
        <w:rPr>
          <w:noProof/>
        </w:rPr>
      </w:pPr>
      <w:r w:rsidRPr="006409FA">
        <w:rPr>
          <w:noProof/>
        </w:rPr>
        <w:t xml:space="preserve">Qin, N., Yang, F., Li, A., Prifti, E., Chen, Y., Shao, L., Guo, J., Le Chatelier, E., Yao, J., Wu, L., et al. (2014). Alterations of the human gut microbiome in liver cirrhosis. Nature </w:t>
      </w:r>
      <w:r w:rsidRPr="006409FA">
        <w:rPr>
          <w:i/>
          <w:iCs/>
          <w:noProof/>
        </w:rPr>
        <w:t>513</w:t>
      </w:r>
      <w:r w:rsidRPr="006409FA">
        <w:rPr>
          <w:noProof/>
        </w:rPr>
        <w:t>, 59–64.</w:t>
      </w:r>
    </w:p>
    <w:p w14:paraId="75C8EC1C" w14:textId="77777777" w:rsidR="005D4EDE" w:rsidRPr="006409FA" w:rsidRDefault="005D4EDE" w:rsidP="000A48DA">
      <w:pPr>
        <w:widowControl w:val="0"/>
        <w:autoSpaceDE w:val="0"/>
        <w:autoSpaceDN w:val="0"/>
        <w:adjustRightInd w:val="0"/>
        <w:rPr>
          <w:noProof/>
        </w:rPr>
      </w:pPr>
      <w:r w:rsidRPr="006409FA">
        <w:rPr>
          <w:noProof/>
        </w:rPr>
        <w:t xml:space="preserve">Quast, C., Pruesse, E., Yilmaz, P., Gerken, J., Schweer, T., Yarza, P., Peplies, J., and Glöckner, F.O. (2013). The SILVA ribosomal RNA gene database project: improved data processing and web-based tools. Nucleic Acids Res. </w:t>
      </w:r>
      <w:r w:rsidRPr="006409FA">
        <w:rPr>
          <w:i/>
          <w:iCs/>
          <w:noProof/>
        </w:rPr>
        <w:t>41</w:t>
      </w:r>
      <w:r w:rsidRPr="006409FA">
        <w:rPr>
          <w:noProof/>
        </w:rPr>
        <w:t>, D590-6.</w:t>
      </w:r>
    </w:p>
    <w:p w14:paraId="3816F438" w14:textId="77777777" w:rsidR="005D4EDE" w:rsidRPr="006409FA" w:rsidRDefault="005D4EDE" w:rsidP="000A48DA">
      <w:pPr>
        <w:widowControl w:val="0"/>
        <w:autoSpaceDE w:val="0"/>
        <w:autoSpaceDN w:val="0"/>
        <w:adjustRightInd w:val="0"/>
        <w:rPr>
          <w:noProof/>
        </w:rPr>
      </w:pPr>
      <w:r w:rsidRPr="006409FA">
        <w:rPr>
          <w:noProof/>
        </w:rPr>
        <w:t xml:space="preserve">Ramirez, J., Guarner, F., Bustos Fernandez, L., Maruy, A., Sdepanian, V.L., and Cohen, H. (2020). Antibiotics as major disruptors of gut microbiota. Front. Cell Infect. Microbiol. </w:t>
      </w:r>
      <w:r w:rsidRPr="006409FA">
        <w:rPr>
          <w:i/>
          <w:iCs/>
          <w:noProof/>
        </w:rPr>
        <w:t>10</w:t>
      </w:r>
      <w:r w:rsidRPr="006409FA">
        <w:rPr>
          <w:noProof/>
        </w:rPr>
        <w:t>, 572912.</w:t>
      </w:r>
    </w:p>
    <w:p w14:paraId="63A3E088" w14:textId="77777777" w:rsidR="005D4EDE" w:rsidRPr="006409FA" w:rsidRDefault="005D4EDE" w:rsidP="000A48DA">
      <w:pPr>
        <w:widowControl w:val="0"/>
        <w:autoSpaceDE w:val="0"/>
        <w:autoSpaceDN w:val="0"/>
        <w:adjustRightInd w:val="0"/>
        <w:rPr>
          <w:noProof/>
        </w:rPr>
      </w:pPr>
      <w:r w:rsidRPr="006409FA">
        <w:rPr>
          <w:noProof/>
        </w:rPr>
        <w:t xml:space="preserve">Rao, C., Coyte, K.Z., Bainter, W., Geha, R.S., Martin, C.R., and Rakoff-Nahoum, S. (2021). Multi-kingdom ecological drivers of microbiota assembly in preterm infants. Nature </w:t>
      </w:r>
      <w:r w:rsidRPr="006409FA">
        <w:rPr>
          <w:i/>
          <w:iCs/>
          <w:noProof/>
        </w:rPr>
        <w:t>591</w:t>
      </w:r>
      <w:r w:rsidRPr="006409FA">
        <w:rPr>
          <w:noProof/>
        </w:rPr>
        <w:t>, 633–638.</w:t>
      </w:r>
    </w:p>
    <w:p w14:paraId="20E9B998" w14:textId="77777777" w:rsidR="005D4EDE" w:rsidRPr="006409FA" w:rsidRDefault="005D4EDE" w:rsidP="000A48DA">
      <w:pPr>
        <w:widowControl w:val="0"/>
        <w:autoSpaceDE w:val="0"/>
        <w:autoSpaceDN w:val="0"/>
        <w:adjustRightInd w:val="0"/>
        <w:rPr>
          <w:noProof/>
        </w:rPr>
      </w:pPr>
      <w:r w:rsidRPr="006409FA">
        <w:rPr>
          <w:noProof/>
        </w:rPr>
        <w:t xml:space="preserve">Rashidi, A., Ebadi, M., Weisdorf, D.J., Costalonga, M., and Staley, C. (2021). No evidence for colonization of oral bacteria in the distal gut in healthy adults. Proc. Natl. Acad. Sci. USA </w:t>
      </w:r>
      <w:r w:rsidRPr="006409FA">
        <w:rPr>
          <w:i/>
          <w:iCs/>
          <w:noProof/>
        </w:rPr>
        <w:t>118</w:t>
      </w:r>
      <w:r w:rsidRPr="006409FA">
        <w:rPr>
          <w:noProof/>
        </w:rPr>
        <w:t>.</w:t>
      </w:r>
    </w:p>
    <w:p w14:paraId="4181BD2F" w14:textId="77777777" w:rsidR="005D4EDE" w:rsidRPr="006409FA" w:rsidRDefault="005D4EDE" w:rsidP="000A48DA">
      <w:pPr>
        <w:widowControl w:val="0"/>
        <w:autoSpaceDE w:val="0"/>
        <w:autoSpaceDN w:val="0"/>
        <w:adjustRightInd w:val="0"/>
        <w:rPr>
          <w:noProof/>
        </w:rPr>
      </w:pPr>
      <w:r w:rsidRPr="006409FA">
        <w:rPr>
          <w:noProof/>
        </w:rPr>
        <w:t xml:space="preserve">Read, E., Curtis, M.A., and Neves, J.F. (2021). The role of oral bacteria in inflammatory bowel disease. Nat. Rev. Gastroenterol. Hepatol. </w:t>
      </w:r>
      <w:r w:rsidRPr="006409FA">
        <w:rPr>
          <w:i/>
          <w:iCs/>
          <w:noProof/>
        </w:rPr>
        <w:t>18</w:t>
      </w:r>
      <w:r w:rsidRPr="006409FA">
        <w:rPr>
          <w:noProof/>
        </w:rPr>
        <w:t>, 731–742.</w:t>
      </w:r>
    </w:p>
    <w:p w14:paraId="1CAE5DF4" w14:textId="77777777" w:rsidR="005D4EDE" w:rsidRPr="006409FA" w:rsidRDefault="005D4EDE" w:rsidP="000A48DA">
      <w:pPr>
        <w:widowControl w:val="0"/>
        <w:autoSpaceDE w:val="0"/>
        <w:autoSpaceDN w:val="0"/>
        <w:adjustRightInd w:val="0"/>
        <w:rPr>
          <w:noProof/>
        </w:rPr>
      </w:pPr>
      <w:r w:rsidRPr="006409FA">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6409FA" w:rsidRDefault="005D4EDE" w:rsidP="000A48DA">
      <w:pPr>
        <w:widowControl w:val="0"/>
        <w:autoSpaceDE w:val="0"/>
        <w:autoSpaceDN w:val="0"/>
        <w:adjustRightInd w:val="0"/>
        <w:rPr>
          <w:noProof/>
        </w:rPr>
      </w:pPr>
      <w:r w:rsidRPr="006409FA">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6409FA">
        <w:rPr>
          <w:i/>
          <w:iCs/>
          <w:noProof/>
        </w:rPr>
        <w:t>24</w:t>
      </w:r>
      <w:r w:rsidRPr="006409FA">
        <w:rPr>
          <w:noProof/>
        </w:rPr>
        <w:t>, 600–610.e4.</w:t>
      </w:r>
    </w:p>
    <w:p w14:paraId="713CCB6F" w14:textId="77777777" w:rsidR="005D4EDE" w:rsidRPr="006409FA" w:rsidRDefault="005D4EDE" w:rsidP="000A48DA">
      <w:pPr>
        <w:widowControl w:val="0"/>
        <w:autoSpaceDE w:val="0"/>
        <w:autoSpaceDN w:val="0"/>
        <w:adjustRightInd w:val="0"/>
        <w:rPr>
          <w:noProof/>
        </w:rPr>
      </w:pPr>
      <w:r w:rsidRPr="006409FA">
        <w:rPr>
          <w:noProof/>
        </w:rPr>
        <w:t xml:space="preserve">Schmidt, T.S., Hayward, M.R., Coelho, L.P., Li, S.S., Costea, P.I., Voigt, A.Y., Wirbel, J., Maistrenko, O.M., Alves, R.J., Bergsten, E., et al. (2019). Extensive transmission of microbes </w:t>
      </w:r>
      <w:r w:rsidRPr="006409FA">
        <w:rPr>
          <w:noProof/>
        </w:rPr>
        <w:lastRenderedPageBreak/>
        <w:t xml:space="preserve">along the gastrointestinal tract. Elife </w:t>
      </w:r>
      <w:r w:rsidRPr="006409FA">
        <w:rPr>
          <w:i/>
          <w:iCs/>
          <w:noProof/>
        </w:rPr>
        <w:t>8</w:t>
      </w:r>
      <w:r w:rsidRPr="006409FA">
        <w:rPr>
          <w:noProof/>
        </w:rPr>
        <w:t>.</w:t>
      </w:r>
    </w:p>
    <w:p w14:paraId="44555FF4" w14:textId="77777777" w:rsidR="005D4EDE" w:rsidRPr="006409FA" w:rsidRDefault="005D4EDE" w:rsidP="000A48DA">
      <w:pPr>
        <w:widowControl w:val="0"/>
        <w:autoSpaceDE w:val="0"/>
        <w:autoSpaceDN w:val="0"/>
        <w:adjustRightInd w:val="0"/>
        <w:rPr>
          <w:noProof/>
        </w:rPr>
      </w:pPr>
      <w:r w:rsidRPr="006409FA">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6409FA">
        <w:rPr>
          <w:i/>
          <w:iCs/>
          <w:noProof/>
        </w:rPr>
        <w:t>5</w:t>
      </w:r>
      <w:r w:rsidRPr="006409FA">
        <w:rPr>
          <w:noProof/>
        </w:rPr>
        <w:t>, e01021-14.</w:t>
      </w:r>
    </w:p>
    <w:p w14:paraId="1A4EEC95" w14:textId="77777777" w:rsidR="005D4EDE" w:rsidRPr="006409FA" w:rsidRDefault="005D4EDE" w:rsidP="000A48DA">
      <w:pPr>
        <w:widowControl w:val="0"/>
        <w:autoSpaceDE w:val="0"/>
        <w:autoSpaceDN w:val="0"/>
        <w:adjustRightInd w:val="0"/>
        <w:rPr>
          <w:noProof/>
        </w:rPr>
      </w:pPr>
      <w:r w:rsidRPr="006409FA">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6409FA">
        <w:rPr>
          <w:i/>
          <w:iCs/>
          <w:noProof/>
        </w:rPr>
        <w:t>13</w:t>
      </w:r>
      <w:r w:rsidRPr="006409FA">
        <w:rPr>
          <w:noProof/>
        </w:rPr>
        <w:t>, R42.</w:t>
      </w:r>
    </w:p>
    <w:p w14:paraId="60D6DAE8" w14:textId="77777777" w:rsidR="005D4EDE" w:rsidRPr="006409FA" w:rsidRDefault="005D4EDE" w:rsidP="000A48DA">
      <w:pPr>
        <w:widowControl w:val="0"/>
        <w:autoSpaceDE w:val="0"/>
        <w:autoSpaceDN w:val="0"/>
        <w:adjustRightInd w:val="0"/>
        <w:rPr>
          <w:noProof/>
        </w:rPr>
      </w:pPr>
      <w:r w:rsidRPr="006409FA">
        <w:rPr>
          <w:noProof/>
        </w:rPr>
        <w:t xml:space="preserve">Shenhav, L., Thompson, M., Joseph, T.A., Briscoe, L., Furman, O., Bogumil, D., Mizrahi, I., Pe’er, I., and Halperin, E. (2019). FEAST: fast expectation-maximization for microbial source tracking. Nat. Methods </w:t>
      </w:r>
      <w:r w:rsidRPr="006409FA">
        <w:rPr>
          <w:i/>
          <w:iCs/>
          <w:noProof/>
        </w:rPr>
        <w:t>16</w:t>
      </w:r>
      <w:r w:rsidRPr="006409FA">
        <w:rPr>
          <w:noProof/>
        </w:rPr>
        <w:t>, 627–632.</w:t>
      </w:r>
    </w:p>
    <w:p w14:paraId="5C0D3491" w14:textId="77777777" w:rsidR="005D4EDE" w:rsidRPr="006409FA" w:rsidRDefault="005D4EDE" w:rsidP="000A48DA">
      <w:pPr>
        <w:widowControl w:val="0"/>
        <w:autoSpaceDE w:val="0"/>
        <w:autoSpaceDN w:val="0"/>
        <w:adjustRightInd w:val="0"/>
        <w:rPr>
          <w:noProof/>
        </w:rPr>
      </w:pPr>
      <w:r w:rsidRPr="006409FA">
        <w:rPr>
          <w:noProof/>
        </w:rPr>
        <w:t xml:space="preserve">Sieber, C.M.K., Probst, A.J., Sharrar, A., Thomas, B.C., Hess, M., Tringe, S.G., and Banfield, J.F. (2018). Recovery of genomes from metagenomes via a dereplication, aggregation and scoring strategy. Nat. Microbiol. </w:t>
      </w:r>
      <w:r w:rsidRPr="006409FA">
        <w:rPr>
          <w:i/>
          <w:iCs/>
          <w:noProof/>
        </w:rPr>
        <w:t>3</w:t>
      </w:r>
      <w:r w:rsidRPr="006409FA">
        <w:rPr>
          <w:noProof/>
        </w:rPr>
        <w:t>, 836–843.</w:t>
      </w:r>
    </w:p>
    <w:p w14:paraId="01A694B1" w14:textId="77777777" w:rsidR="005D4EDE" w:rsidRPr="006409FA" w:rsidRDefault="005D4EDE" w:rsidP="000A48DA">
      <w:pPr>
        <w:widowControl w:val="0"/>
        <w:autoSpaceDE w:val="0"/>
        <w:autoSpaceDN w:val="0"/>
        <w:adjustRightInd w:val="0"/>
        <w:rPr>
          <w:noProof/>
        </w:rPr>
      </w:pPr>
      <w:r w:rsidRPr="006409FA">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6409FA" w:rsidRDefault="005D4EDE" w:rsidP="000A48DA">
      <w:pPr>
        <w:widowControl w:val="0"/>
        <w:autoSpaceDE w:val="0"/>
        <w:autoSpaceDN w:val="0"/>
        <w:adjustRightInd w:val="0"/>
        <w:rPr>
          <w:noProof/>
        </w:rPr>
      </w:pPr>
      <w:r w:rsidRPr="006409FA">
        <w:rPr>
          <w:noProof/>
        </w:rPr>
        <w:t xml:space="preserve">Stein, R.R., Bucci, V., Toussaint, N.C., Buffie, C.G., Rätsch, G., Pamer, E.G., Sander, C., and Xavier, J.B. (2013). Ecological modeling from time-series inference: insight into dynamics and stability of intestinal microbiota. PLoS Comput. Biol. </w:t>
      </w:r>
      <w:r w:rsidRPr="006409FA">
        <w:rPr>
          <w:i/>
          <w:iCs/>
          <w:noProof/>
        </w:rPr>
        <w:t>9</w:t>
      </w:r>
      <w:r w:rsidRPr="006409FA">
        <w:rPr>
          <w:noProof/>
        </w:rPr>
        <w:t>, e1003388.</w:t>
      </w:r>
    </w:p>
    <w:p w14:paraId="49768E08" w14:textId="77777777" w:rsidR="005D4EDE" w:rsidRPr="006409FA" w:rsidRDefault="005D4EDE" w:rsidP="000A48DA">
      <w:pPr>
        <w:widowControl w:val="0"/>
        <w:autoSpaceDE w:val="0"/>
        <w:autoSpaceDN w:val="0"/>
        <w:adjustRightInd w:val="0"/>
        <w:rPr>
          <w:noProof/>
        </w:rPr>
      </w:pPr>
      <w:r w:rsidRPr="006409FA">
        <w:rPr>
          <w:noProof/>
        </w:rPr>
        <w:t xml:space="preserve">Tamburini, F.B., Andermann, T.M., Tkachenko, E., Senchyna, F., Banaei, N., and Bhatt, A.S. (2018). Precision identification of diverse bloodstream pathogens in the gut microbiome. Nat. Med. </w:t>
      </w:r>
      <w:r w:rsidRPr="006409FA">
        <w:rPr>
          <w:i/>
          <w:iCs/>
          <w:noProof/>
        </w:rPr>
        <w:t>24</w:t>
      </w:r>
      <w:r w:rsidRPr="006409FA">
        <w:rPr>
          <w:noProof/>
        </w:rPr>
        <w:t>, 1809–1814.</w:t>
      </w:r>
    </w:p>
    <w:p w14:paraId="6433AD3C" w14:textId="77777777" w:rsidR="005D4EDE" w:rsidRPr="006409FA" w:rsidRDefault="005D4EDE" w:rsidP="000A48DA">
      <w:pPr>
        <w:widowControl w:val="0"/>
        <w:autoSpaceDE w:val="0"/>
        <w:autoSpaceDN w:val="0"/>
        <w:adjustRightInd w:val="0"/>
        <w:rPr>
          <w:noProof/>
        </w:rPr>
      </w:pPr>
      <w:r w:rsidRPr="006409FA">
        <w:rPr>
          <w:noProof/>
        </w:rPr>
        <w:t xml:space="preserve">Tang, T.W.H., Chen, H.-C., Chen, C.-Y., Yen, C.Y.T., Lin, C.-J., Prajnamitra, R.P., Chen, L.-L., Ruan, S.-C., Lin, J.-H., Lin, P.-J., et al. (2019). Loss of gut microbiota alters immune system composition and cripples postinfarction cardiac repair. Circulation </w:t>
      </w:r>
      <w:r w:rsidRPr="006409FA">
        <w:rPr>
          <w:i/>
          <w:iCs/>
          <w:noProof/>
        </w:rPr>
        <w:t>139</w:t>
      </w:r>
      <w:r w:rsidRPr="006409FA">
        <w:rPr>
          <w:noProof/>
        </w:rPr>
        <w:t>, 647–659.</w:t>
      </w:r>
    </w:p>
    <w:p w14:paraId="2D89B8F4" w14:textId="77777777" w:rsidR="005D4EDE" w:rsidRPr="006409FA" w:rsidRDefault="005D4EDE" w:rsidP="000A48DA">
      <w:pPr>
        <w:widowControl w:val="0"/>
        <w:autoSpaceDE w:val="0"/>
        <w:autoSpaceDN w:val="0"/>
        <w:adjustRightInd w:val="0"/>
        <w:rPr>
          <w:noProof/>
        </w:rPr>
      </w:pPr>
      <w:r w:rsidRPr="006409FA">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6409FA">
        <w:rPr>
          <w:i/>
          <w:iCs/>
          <w:noProof/>
        </w:rPr>
        <w:t>55</w:t>
      </w:r>
      <w:r w:rsidRPr="006409FA">
        <w:rPr>
          <w:noProof/>
        </w:rPr>
        <w:t>, 905–914.</w:t>
      </w:r>
    </w:p>
    <w:p w14:paraId="17894089" w14:textId="77777777" w:rsidR="005D4EDE" w:rsidRPr="006409FA" w:rsidRDefault="005D4EDE" w:rsidP="000A48DA">
      <w:pPr>
        <w:widowControl w:val="0"/>
        <w:autoSpaceDE w:val="0"/>
        <w:autoSpaceDN w:val="0"/>
        <w:adjustRightInd w:val="0"/>
        <w:rPr>
          <w:noProof/>
        </w:rPr>
      </w:pPr>
      <w:r w:rsidRPr="006409FA">
        <w:rPr>
          <w:noProof/>
        </w:rPr>
        <w:t xml:space="preserve">Tett, A., Pasolli, E., Masetti, G., Ercolini, D., and Segata, N. (2021). Prevotella diversity, niches and interactions with the human host. Nat. Rev. Microbiol. </w:t>
      </w:r>
      <w:r w:rsidRPr="006409FA">
        <w:rPr>
          <w:i/>
          <w:iCs/>
          <w:noProof/>
        </w:rPr>
        <w:t>19</w:t>
      </w:r>
      <w:r w:rsidRPr="006409FA">
        <w:rPr>
          <w:noProof/>
        </w:rPr>
        <w:t>, 585–599.</w:t>
      </w:r>
    </w:p>
    <w:p w14:paraId="744CCD4A" w14:textId="77777777" w:rsidR="005D4EDE" w:rsidRPr="006409FA" w:rsidRDefault="005D4EDE" w:rsidP="000A48DA">
      <w:pPr>
        <w:widowControl w:val="0"/>
        <w:autoSpaceDE w:val="0"/>
        <w:autoSpaceDN w:val="0"/>
        <w:adjustRightInd w:val="0"/>
        <w:rPr>
          <w:noProof/>
        </w:rPr>
      </w:pPr>
      <w:r w:rsidRPr="006409FA">
        <w:rPr>
          <w:noProof/>
        </w:rPr>
        <w:t xml:space="preserve">Vandeputte, D., Kathagen, G., D’hoe, K., Vieira-Silva, S., Valles-Colomer, M., Sabino, J., Wang, J., Tito, R.Y., De Commer, L., Darzi, Y., et al. (2017). Quantitative microbiome profiling links gut community variation to microbial load. Nature </w:t>
      </w:r>
      <w:r w:rsidRPr="006409FA">
        <w:rPr>
          <w:i/>
          <w:iCs/>
          <w:noProof/>
        </w:rPr>
        <w:t>551</w:t>
      </w:r>
      <w:r w:rsidRPr="006409FA">
        <w:rPr>
          <w:noProof/>
        </w:rPr>
        <w:t>, 507–511.</w:t>
      </w:r>
    </w:p>
    <w:p w14:paraId="416C7ABB" w14:textId="77777777" w:rsidR="005D4EDE" w:rsidRPr="006409FA" w:rsidRDefault="005D4EDE" w:rsidP="000A48DA">
      <w:pPr>
        <w:widowControl w:val="0"/>
        <w:autoSpaceDE w:val="0"/>
        <w:autoSpaceDN w:val="0"/>
        <w:adjustRightInd w:val="0"/>
        <w:rPr>
          <w:noProof/>
        </w:rPr>
      </w:pPr>
      <w:r w:rsidRPr="006409FA">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6409FA">
        <w:rPr>
          <w:i/>
          <w:iCs/>
          <w:noProof/>
        </w:rPr>
        <w:t>4</w:t>
      </w:r>
      <w:r w:rsidRPr="006409FA">
        <w:rPr>
          <w:noProof/>
        </w:rPr>
        <w:t>, 1826–1831.</w:t>
      </w:r>
    </w:p>
    <w:p w14:paraId="79AD32AB" w14:textId="77777777" w:rsidR="005D4EDE" w:rsidRPr="006409FA" w:rsidRDefault="005D4EDE" w:rsidP="000A48DA">
      <w:pPr>
        <w:widowControl w:val="0"/>
        <w:autoSpaceDE w:val="0"/>
        <w:autoSpaceDN w:val="0"/>
        <w:adjustRightInd w:val="0"/>
        <w:rPr>
          <w:noProof/>
        </w:rPr>
      </w:pPr>
      <w:r w:rsidRPr="006409FA">
        <w:rPr>
          <w:noProof/>
        </w:rPr>
        <w:t xml:space="preserve">Wang, Q., Garrity, G.M., Tiedje, J.M., and Cole, J.R. (2007). Naive Bayesian classifier for rapid assignment of rRNA sequences into the new bacterial taxonomy. Appl. Environ. Microbiol. </w:t>
      </w:r>
      <w:r w:rsidRPr="006409FA">
        <w:rPr>
          <w:i/>
          <w:iCs/>
          <w:noProof/>
        </w:rPr>
        <w:t>73</w:t>
      </w:r>
      <w:r w:rsidRPr="006409FA">
        <w:rPr>
          <w:noProof/>
        </w:rPr>
        <w:t>, 5261–5267.</w:t>
      </w:r>
    </w:p>
    <w:p w14:paraId="047DC90E" w14:textId="77777777" w:rsidR="005D4EDE" w:rsidRPr="006409FA" w:rsidRDefault="005D4EDE" w:rsidP="000A48DA">
      <w:pPr>
        <w:widowControl w:val="0"/>
        <w:autoSpaceDE w:val="0"/>
        <w:autoSpaceDN w:val="0"/>
        <w:adjustRightInd w:val="0"/>
        <w:rPr>
          <w:noProof/>
        </w:rPr>
      </w:pPr>
      <w:r w:rsidRPr="006409FA">
        <w:rPr>
          <w:noProof/>
        </w:rPr>
        <w:t xml:space="preserve">Weiss, G.A., and Hennet, T. (2017). Mechanisms and consequences of intestinal dysbiosis. Cell Mol. Life Sci. </w:t>
      </w:r>
      <w:r w:rsidRPr="006409FA">
        <w:rPr>
          <w:i/>
          <w:iCs/>
          <w:noProof/>
        </w:rPr>
        <w:t>74</w:t>
      </w:r>
      <w:r w:rsidRPr="006409FA">
        <w:rPr>
          <w:noProof/>
        </w:rPr>
        <w:t>, 2959–2977.</w:t>
      </w:r>
    </w:p>
    <w:p w14:paraId="6896C62C" w14:textId="77777777" w:rsidR="005D4EDE" w:rsidRPr="006409FA" w:rsidRDefault="005D4EDE" w:rsidP="000A48DA">
      <w:pPr>
        <w:widowControl w:val="0"/>
        <w:autoSpaceDE w:val="0"/>
        <w:autoSpaceDN w:val="0"/>
        <w:adjustRightInd w:val="0"/>
        <w:rPr>
          <w:noProof/>
        </w:rPr>
      </w:pPr>
      <w:r w:rsidRPr="006409FA">
        <w:rPr>
          <w:noProof/>
        </w:rPr>
        <w:t xml:space="preserve">Wood, D.E., Lu, J., and Langmead, B. (2019). Improved metagenomic analysis with Kraken 2. Genome Biol. </w:t>
      </w:r>
      <w:r w:rsidRPr="006409FA">
        <w:rPr>
          <w:i/>
          <w:iCs/>
          <w:noProof/>
        </w:rPr>
        <w:t>20</w:t>
      </w:r>
      <w:r w:rsidRPr="006409FA">
        <w:rPr>
          <w:noProof/>
        </w:rPr>
        <w:t>, 257.</w:t>
      </w:r>
    </w:p>
    <w:p w14:paraId="7B3D66A3" w14:textId="77777777" w:rsidR="005D4EDE" w:rsidRPr="006409FA" w:rsidRDefault="005D4EDE" w:rsidP="000A48DA">
      <w:pPr>
        <w:widowControl w:val="0"/>
        <w:autoSpaceDE w:val="0"/>
        <w:autoSpaceDN w:val="0"/>
        <w:adjustRightInd w:val="0"/>
        <w:rPr>
          <w:noProof/>
        </w:rPr>
      </w:pPr>
      <w:r w:rsidRPr="006409FA">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6409FA" w:rsidRDefault="005D4EDE" w:rsidP="000A48DA">
      <w:pPr>
        <w:rPr>
          <w:noProof/>
        </w:rPr>
      </w:pPr>
      <w:r w:rsidRPr="006409FA">
        <w:rPr>
          <w:noProof/>
        </w:rPr>
        <w:lastRenderedPageBreak/>
        <w:t xml:space="preserve">Zhai, B., Ola, M., Rolling, T., Tosini, N.L., Joshowitz, S., Littmann, E.R., Amoretti, L.A., Fontana, E., Wright, R.J., Miranda, E., et al. (2020). High-resolution mycobiota analysis reveals dynamic intestinal translocation preceding invasive candidiasis. Nat. Med. </w:t>
      </w:r>
      <w:r w:rsidRPr="006409FA">
        <w:rPr>
          <w:i/>
          <w:iCs/>
          <w:noProof/>
        </w:rPr>
        <w:t>26</w:t>
      </w:r>
      <w:r w:rsidRPr="006409FA">
        <w:rPr>
          <w:noProof/>
        </w:rPr>
        <w:t>, 59–64.</w:t>
      </w:r>
    </w:p>
    <w:p w14:paraId="5EF36622" w14:textId="77777777" w:rsidR="00686725" w:rsidRPr="006409FA" w:rsidRDefault="00686725" w:rsidP="000A48DA">
      <w:pPr>
        <w:rPr>
          <w:noProof/>
        </w:rPr>
      </w:pPr>
    </w:p>
    <w:p w14:paraId="35A027C7" w14:textId="77777777" w:rsidR="004511BB" w:rsidRPr="004511BB" w:rsidRDefault="00686725" w:rsidP="004511BB">
      <w:pPr>
        <w:pStyle w:val="EndNoteBibliography"/>
        <w:rPr>
          <w:noProof/>
        </w:rPr>
      </w:pPr>
      <w:r w:rsidRPr="006409FA">
        <w:fldChar w:fldCharType="begin"/>
      </w:r>
      <w:r w:rsidRPr="006409FA">
        <w:instrText xml:space="preserve"> ADDIN EN.REFLIST </w:instrText>
      </w:r>
      <w:r w:rsidRPr="006409FA">
        <w:fldChar w:fldCharType="separate"/>
      </w:r>
      <w:r w:rsidR="004511BB" w:rsidRPr="004511BB">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4511BB" w:rsidRPr="004511BB">
        <w:rPr>
          <w:i/>
          <w:noProof/>
        </w:rPr>
        <w:t>10</w:t>
      </w:r>
      <w:r w:rsidR="004511BB" w:rsidRPr="004511BB">
        <w:rPr>
          <w:noProof/>
        </w:rPr>
        <w:t>, 400.</w:t>
      </w:r>
    </w:p>
    <w:p w14:paraId="3D67FEC2" w14:textId="77777777" w:rsidR="004511BB" w:rsidRPr="004511BB" w:rsidRDefault="004511BB" w:rsidP="004511BB">
      <w:pPr>
        <w:pStyle w:val="EndNoteBibliography"/>
        <w:rPr>
          <w:noProof/>
        </w:rPr>
      </w:pPr>
      <w:r w:rsidRPr="004511BB">
        <w:rPr>
          <w:noProof/>
        </w:rPr>
        <w:t xml:space="preserve">Abusleme, L., Hong, B.-Y., Hoare, A., Konkel, J.E., Diaz, P.I., and Moutsopoulos, N.M. (2017). Oral microbiome characterization in murine models. Bio-protocol </w:t>
      </w:r>
      <w:r w:rsidRPr="004511BB">
        <w:rPr>
          <w:i/>
          <w:noProof/>
        </w:rPr>
        <w:t>7</w:t>
      </w:r>
      <w:r w:rsidRPr="004511BB">
        <w:rPr>
          <w:noProof/>
        </w:rPr>
        <w:t>, e2655-e2655.</w:t>
      </w:r>
    </w:p>
    <w:p w14:paraId="5B8D3506" w14:textId="77777777" w:rsidR="004511BB" w:rsidRPr="004511BB" w:rsidRDefault="004511BB" w:rsidP="004511BB">
      <w:pPr>
        <w:pStyle w:val="EndNoteBibliography"/>
        <w:rPr>
          <w:noProof/>
        </w:rPr>
      </w:pPr>
      <w:r w:rsidRPr="004511BB">
        <w:rPr>
          <w:noProof/>
        </w:rPr>
        <w:t xml:space="preserve">Alneberg, J., Bjarnason, B.S., De Bruijn, I., Schirmer, M., Quick, J., Ijaz, U.Z., Lahti, L., Loman, N.J., Andersson, A.F., and Quince, C. (2014). Binning metagenomic contigs by coverage and composition. Nature methods </w:t>
      </w:r>
      <w:r w:rsidRPr="004511BB">
        <w:rPr>
          <w:i/>
          <w:noProof/>
        </w:rPr>
        <w:t>11</w:t>
      </w:r>
      <w:r w:rsidRPr="004511BB">
        <w:rPr>
          <w:noProof/>
        </w:rPr>
        <w:t>, 1144-1146.</w:t>
      </w:r>
    </w:p>
    <w:p w14:paraId="52FFE57F" w14:textId="77777777" w:rsidR="004511BB" w:rsidRPr="004511BB" w:rsidRDefault="004511BB" w:rsidP="004511BB">
      <w:pPr>
        <w:pStyle w:val="EndNoteBibliography"/>
        <w:rPr>
          <w:noProof/>
        </w:rPr>
      </w:pPr>
      <w:r w:rsidRPr="004511BB">
        <w:rPr>
          <w:noProof/>
        </w:rPr>
        <w:t xml:space="preserve">Appelbaum, P.C. (1999). Quinolone activity against anaerobes. Drugs </w:t>
      </w:r>
      <w:r w:rsidRPr="004511BB">
        <w:rPr>
          <w:i/>
          <w:noProof/>
        </w:rPr>
        <w:t>58</w:t>
      </w:r>
      <w:r w:rsidRPr="004511BB">
        <w:rPr>
          <w:noProof/>
        </w:rPr>
        <w:t>, 60-64.</w:t>
      </w:r>
    </w:p>
    <w:p w14:paraId="4A689D8F" w14:textId="77777777" w:rsidR="004511BB" w:rsidRPr="004511BB" w:rsidRDefault="004511BB" w:rsidP="004511BB">
      <w:pPr>
        <w:pStyle w:val="EndNoteBibliography"/>
        <w:rPr>
          <w:noProof/>
        </w:rPr>
      </w:pPr>
      <w:r w:rsidRPr="004511BB">
        <w:rPr>
          <w:noProof/>
        </w:rPr>
        <w:t xml:space="preserve">Atarashi, K., Suda, W., Luo, C., Kawaguchi, T., Motoo, I., Narushima, S., Kiguchi, Y., Yasuma, K., Watanabe, E., and Tanoue, T. (2017). Ectopic colonization of oral bacteria in the intestine drives TH1 cell induction and inflammation. Science </w:t>
      </w:r>
      <w:r w:rsidRPr="004511BB">
        <w:rPr>
          <w:i/>
          <w:noProof/>
        </w:rPr>
        <w:t>358</w:t>
      </w:r>
      <w:r w:rsidRPr="004511BB">
        <w:rPr>
          <w:noProof/>
        </w:rPr>
        <w:t>, 359-365.</w:t>
      </w:r>
    </w:p>
    <w:p w14:paraId="7C1D3262" w14:textId="77777777" w:rsidR="004511BB" w:rsidRPr="004511BB" w:rsidRDefault="004511BB" w:rsidP="004511BB">
      <w:pPr>
        <w:pStyle w:val="EndNoteBibliography"/>
        <w:rPr>
          <w:noProof/>
        </w:rPr>
      </w:pPr>
      <w:r w:rsidRPr="004511BB">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4511BB">
        <w:rPr>
          <w:i/>
          <w:noProof/>
        </w:rPr>
        <w:t>25</w:t>
      </w:r>
      <w:r w:rsidRPr="004511BB">
        <w:rPr>
          <w:noProof/>
        </w:rPr>
        <w:t>, 1164-1171.</w:t>
      </w:r>
    </w:p>
    <w:p w14:paraId="1A09E8D8" w14:textId="77777777" w:rsidR="004511BB" w:rsidRPr="004511BB" w:rsidRDefault="004511BB" w:rsidP="004511BB">
      <w:pPr>
        <w:pStyle w:val="EndNoteBibliography"/>
        <w:rPr>
          <w:noProof/>
        </w:rPr>
      </w:pPr>
      <w:r w:rsidRPr="004511BB">
        <w:rPr>
          <w:noProof/>
        </w:rPr>
        <w:t xml:space="preserve">Bokulich, N.A., Kaehler, B.D., Rideout, J.R., Dillon, M., Bolyen, E., Knight, R., Huttley, G.A., and Gregory Caporaso, J. (2018). Optimizing taxonomic classification of marker-gene amplicon sequences with QIIME 2’s q2-feature-classifier plugin. Microbiome </w:t>
      </w:r>
      <w:r w:rsidRPr="004511BB">
        <w:rPr>
          <w:i/>
          <w:noProof/>
        </w:rPr>
        <w:t>6</w:t>
      </w:r>
      <w:r w:rsidRPr="004511BB">
        <w:rPr>
          <w:noProof/>
        </w:rPr>
        <w:t>, 1-17.</w:t>
      </w:r>
    </w:p>
    <w:p w14:paraId="7708924C" w14:textId="77777777" w:rsidR="004511BB" w:rsidRPr="004511BB" w:rsidRDefault="004511BB" w:rsidP="004511BB">
      <w:pPr>
        <w:pStyle w:val="EndNoteBibliography"/>
        <w:rPr>
          <w:noProof/>
        </w:rPr>
      </w:pPr>
      <w:r w:rsidRPr="004511BB">
        <w:rPr>
          <w:noProof/>
        </w:rPr>
        <w:t xml:space="preserve">Bolyen, E., Rideout, J.R., Dillon, M.R., Bokulich, N.A., Abnet, C.C., Al-Ghalith, G.A., Alexander, H., Alm, E.J., Arumugam, M., and Asnicar, F. (2019). Reproducible, interactive, scalable and extensible microbiome data science using QIIME 2. Nature biotechnology </w:t>
      </w:r>
      <w:r w:rsidRPr="004511BB">
        <w:rPr>
          <w:i/>
          <w:noProof/>
        </w:rPr>
        <w:t>37</w:t>
      </w:r>
      <w:r w:rsidRPr="004511BB">
        <w:rPr>
          <w:noProof/>
        </w:rPr>
        <w:t>, 852-857.</w:t>
      </w:r>
    </w:p>
    <w:p w14:paraId="35D4FC93" w14:textId="77777777" w:rsidR="004511BB" w:rsidRPr="004511BB" w:rsidRDefault="004511BB" w:rsidP="004511BB">
      <w:pPr>
        <w:pStyle w:val="EndNoteBibliography"/>
        <w:rPr>
          <w:noProof/>
        </w:rPr>
      </w:pPr>
      <w:r w:rsidRPr="004511BB">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4511BB">
        <w:rPr>
          <w:i/>
          <w:noProof/>
        </w:rPr>
        <w:t>117</w:t>
      </w:r>
      <w:r w:rsidRPr="004511BB">
        <w:rPr>
          <w:noProof/>
        </w:rPr>
        <w:t>, 21536-21545.</w:t>
      </w:r>
    </w:p>
    <w:p w14:paraId="28DE272C" w14:textId="77777777" w:rsidR="004511BB" w:rsidRPr="004511BB" w:rsidRDefault="004511BB" w:rsidP="004511BB">
      <w:pPr>
        <w:pStyle w:val="EndNoteBibliography"/>
        <w:rPr>
          <w:noProof/>
        </w:rPr>
      </w:pPr>
      <w:r w:rsidRPr="004511BB">
        <w:rPr>
          <w:noProof/>
        </w:rPr>
        <w:t xml:space="preserve">Brown, C.T., Olm, M.R., Thomas, B.C., and Banfield, J.F. (2016). Measurement of bacterial replication rates in microbial communities. Nature biotechnology </w:t>
      </w:r>
      <w:r w:rsidRPr="004511BB">
        <w:rPr>
          <w:i/>
          <w:noProof/>
        </w:rPr>
        <w:t>34</w:t>
      </w:r>
      <w:r w:rsidRPr="004511BB">
        <w:rPr>
          <w:noProof/>
        </w:rPr>
        <w:t>, 1256-1263.</w:t>
      </w:r>
    </w:p>
    <w:p w14:paraId="55168019" w14:textId="77777777" w:rsidR="004511BB" w:rsidRPr="004511BB" w:rsidRDefault="004511BB" w:rsidP="004511BB">
      <w:pPr>
        <w:pStyle w:val="EndNoteBibliography"/>
        <w:rPr>
          <w:noProof/>
        </w:rPr>
      </w:pPr>
      <w:r w:rsidRPr="004511BB">
        <w:rPr>
          <w:noProof/>
        </w:rPr>
        <w:t xml:space="preserve">Callahan, B.J., McMurdie, P.J., Rosen, M.J., Han, A.W., Johnson, A.J.A., and Holmes, S.P. (2016). DADA2: High-resolution sample inference from Illumina amplicon data. Nature methods </w:t>
      </w:r>
      <w:r w:rsidRPr="004511BB">
        <w:rPr>
          <w:i/>
          <w:noProof/>
        </w:rPr>
        <w:t>13</w:t>
      </w:r>
      <w:r w:rsidRPr="004511BB">
        <w:rPr>
          <w:noProof/>
        </w:rPr>
        <w:t>, 581-583.</w:t>
      </w:r>
    </w:p>
    <w:p w14:paraId="51AAB162" w14:textId="77777777" w:rsidR="004511BB" w:rsidRPr="004511BB" w:rsidRDefault="004511BB" w:rsidP="004511BB">
      <w:pPr>
        <w:pStyle w:val="EndNoteBibliography"/>
        <w:rPr>
          <w:noProof/>
        </w:rPr>
      </w:pPr>
      <w:r w:rsidRPr="004511BB">
        <w:rPr>
          <w:noProof/>
        </w:rPr>
        <w:t xml:space="preserve">Clemente, J.C., Ursell, L.K., Parfrey, L.W., and Knight, R. (2012). The impact of the gut microbiota on human health: an integrative view. Cell </w:t>
      </w:r>
      <w:r w:rsidRPr="004511BB">
        <w:rPr>
          <w:i/>
          <w:noProof/>
        </w:rPr>
        <w:t>148</w:t>
      </w:r>
      <w:r w:rsidRPr="004511BB">
        <w:rPr>
          <w:noProof/>
        </w:rPr>
        <w:t>, 1258-1270.</w:t>
      </w:r>
    </w:p>
    <w:p w14:paraId="3DAAB8C6" w14:textId="77777777" w:rsidR="004511BB" w:rsidRPr="004511BB" w:rsidRDefault="004511BB" w:rsidP="004511BB">
      <w:pPr>
        <w:pStyle w:val="EndNoteBibliography"/>
        <w:rPr>
          <w:noProof/>
        </w:rPr>
      </w:pPr>
      <w:r w:rsidRPr="004511BB">
        <w:rPr>
          <w:noProof/>
        </w:rPr>
        <w:t xml:space="preserve">Cometta, A., Calandra, T., Bille, J., and Glauser, M.P. (1994). Escherichia coli resistant to fluoroquinolones in patients with cancer and neutropenia. New England Journal of Medicine </w:t>
      </w:r>
      <w:r w:rsidRPr="004511BB">
        <w:rPr>
          <w:i/>
          <w:noProof/>
        </w:rPr>
        <w:t>330</w:t>
      </w:r>
      <w:r w:rsidRPr="004511BB">
        <w:rPr>
          <w:noProof/>
        </w:rPr>
        <w:t>, 1240-1241.</w:t>
      </w:r>
    </w:p>
    <w:p w14:paraId="48A48AED" w14:textId="77777777" w:rsidR="004511BB" w:rsidRPr="004511BB" w:rsidRDefault="004511BB" w:rsidP="004511BB">
      <w:pPr>
        <w:pStyle w:val="EndNoteBibliography"/>
        <w:rPr>
          <w:noProof/>
        </w:rPr>
      </w:pPr>
      <w:r w:rsidRPr="004511BB">
        <w:rPr>
          <w:noProof/>
        </w:rPr>
        <w:t xml:space="preserve">Contijoch, E.J., Britton, G.J., Yang, C., Mogno, I., Li, Z., Ng, R., Llewellyn, S.R., Hira, S., Johnson, C., and Rabinowitz, K.M. (2019). Gut microbiota density influences host physiology and is shaped by host and microbial factors. Elife </w:t>
      </w:r>
      <w:r w:rsidRPr="004511BB">
        <w:rPr>
          <w:i/>
          <w:noProof/>
        </w:rPr>
        <w:t>8</w:t>
      </w:r>
      <w:r w:rsidRPr="004511BB">
        <w:rPr>
          <w:noProof/>
        </w:rPr>
        <w:t>.</w:t>
      </w:r>
    </w:p>
    <w:p w14:paraId="4B9EB636" w14:textId="77777777" w:rsidR="004511BB" w:rsidRPr="004511BB" w:rsidRDefault="004511BB" w:rsidP="004511BB">
      <w:pPr>
        <w:pStyle w:val="EndNoteBibliography"/>
        <w:rPr>
          <w:noProof/>
        </w:rPr>
      </w:pPr>
      <w:r w:rsidRPr="004511BB">
        <w:rPr>
          <w:noProof/>
        </w:rPr>
        <w:t xml:space="preserve">Costello, E.K., Lauber, C.L., Hamady, M., Fierer, N., Gordon, J.I., and Knight, R. (2009). Bacterial community variation in human body habitats across space and time. science </w:t>
      </w:r>
      <w:r w:rsidRPr="004511BB">
        <w:rPr>
          <w:i/>
          <w:noProof/>
        </w:rPr>
        <w:t>326</w:t>
      </w:r>
      <w:r w:rsidRPr="004511BB">
        <w:rPr>
          <w:noProof/>
        </w:rPr>
        <w:t>, 1694-1697.</w:t>
      </w:r>
    </w:p>
    <w:p w14:paraId="6EC1D0AB" w14:textId="77777777" w:rsidR="004511BB" w:rsidRPr="004511BB" w:rsidRDefault="004511BB" w:rsidP="004511BB">
      <w:pPr>
        <w:pStyle w:val="EndNoteBibliography"/>
        <w:rPr>
          <w:noProof/>
        </w:rPr>
      </w:pPr>
      <w:r w:rsidRPr="004511BB">
        <w:rPr>
          <w:noProof/>
        </w:rPr>
        <w:lastRenderedPageBreak/>
        <w:t xml:space="preserve">Davidson-Pilon, C. (2019). lifelines: survival analysis in Python. Journal of Open Source Software </w:t>
      </w:r>
      <w:r w:rsidRPr="004511BB">
        <w:rPr>
          <w:i/>
          <w:noProof/>
        </w:rPr>
        <w:t>4</w:t>
      </w:r>
      <w:r w:rsidRPr="004511BB">
        <w:rPr>
          <w:noProof/>
        </w:rPr>
        <w:t>, 1317.</w:t>
      </w:r>
    </w:p>
    <w:p w14:paraId="6D115AC3" w14:textId="77777777" w:rsidR="004511BB" w:rsidRPr="004511BB" w:rsidRDefault="004511BB" w:rsidP="004511BB">
      <w:pPr>
        <w:pStyle w:val="EndNoteBibliography"/>
        <w:rPr>
          <w:noProof/>
        </w:rPr>
      </w:pPr>
      <w:r w:rsidRPr="004511BB">
        <w:rPr>
          <w:noProof/>
        </w:rPr>
        <w:t xml:space="preserve">Duvallet, C., Gibbons, S.M., Gurry, T., Irizarry, R.A., and Alm, E.J. (2017). Meta-analysis of gut microbiome studies identifies disease-specific and shared responses. Nature communications </w:t>
      </w:r>
      <w:r w:rsidRPr="004511BB">
        <w:rPr>
          <w:i/>
          <w:noProof/>
        </w:rPr>
        <w:t>8</w:t>
      </w:r>
      <w:r w:rsidRPr="004511BB">
        <w:rPr>
          <w:noProof/>
        </w:rPr>
        <w:t>, 1-10.</w:t>
      </w:r>
    </w:p>
    <w:p w14:paraId="64345ECD" w14:textId="77777777" w:rsidR="004511BB" w:rsidRPr="004511BB" w:rsidRDefault="004511BB" w:rsidP="004511BB">
      <w:pPr>
        <w:pStyle w:val="EndNoteBibliography"/>
        <w:rPr>
          <w:noProof/>
        </w:rPr>
      </w:pPr>
      <w:r w:rsidRPr="004511BB">
        <w:rPr>
          <w:noProof/>
        </w:rPr>
        <w:t xml:space="preserve">Fan, Y., and Pedersen, O. (2021). Gut microbiota in human metabolic health and disease. Nature Reviews Microbiology </w:t>
      </w:r>
      <w:r w:rsidRPr="004511BB">
        <w:rPr>
          <w:i/>
          <w:noProof/>
        </w:rPr>
        <w:t>19</w:t>
      </w:r>
      <w:r w:rsidRPr="004511BB">
        <w:rPr>
          <w:noProof/>
        </w:rPr>
        <w:t>, 55-71.</w:t>
      </w:r>
    </w:p>
    <w:p w14:paraId="5475BC68" w14:textId="77777777" w:rsidR="004511BB" w:rsidRPr="004511BB" w:rsidRDefault="004511BB" w:rsidP="004511BB">
      <w:pPr>
        <w:pStyle w:val="EndNoteBibliography"/>
        <w:rPr>
          <w:noProof/>
        </w:rPr>
      </w:pPr>
      <w:r w:rsidRPr="004511BB">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4511BB">
        <w:rPr>
          <w:i/>
          <w:noProof/>
        </w:rPr>
        <w:t>10</w:t>
      </w:r>
      <w:r w:rsidRPr="004511BB">
        <w:rPr>
          <w:noProof/>
        </w:rPr>
        <w:t>, 403.</w:t>
      </w:r>
    </w:p>
    <w:p w14:paraId="6DFE2E42" w14:textId="77777777" w:rsidR="004511BB" w:rsidRPr="004511BB" w:rsidRDefault="004511BB" w:rsidP="004511BB">
      <w:pPr>
        <w:pStyle w:val="EndNoteBibliography"/>
        <w:rPr>
          <w:noProof/>
        </w:rPr>
      </w:pPr>
      <w:r w:rsidRPr="004511BB">
        <w:rPr>
          <w:noProof/>
        </w:rPr>
        <w:t xml:space="preserve">Gevers, D., Kugathasan, S., Denson, L.A., Vázquez-Baeza, Y., Van Treuren, W., Ren, B., Schwager, E., Knights, D., Song, S.J., and Yassour, M. (2014). The treatment-naive microbiome in new-onset Crohn’s disease. Cell host &amp; microbe </w:t>
      </w:r>
      <w:r w:rsidRPr="004511BB">
        <w:rPr>
          <w:i/>
          <w:noProof/>
        </w:rPr>
        <w:t>15</w:t>
      </w:r>
      <w:r w:rsidRPr="004511BB">
        <w:rPr>
          <w:noProof/>
        </w:rPr>
        <w:t>, 382-392.</w:t>
      </w:r>
    </w:p>
    <w:p w14:paraId="3FFCFC8B" w14:textId="77777777" w:rsidR="004511BB" w:rsidRPr="004511BB" w:rsidRDefault="004511BB" w:rsidP="004511BB">
      <w:pPr>
        <w:pStyle w:val="EndNoteBibliography"/>
        <w:rPr>
          <w:noProof/>
        </w:rPr>
      </w:pPr>
      <w:r w:rsidRPr="004511BB">
        <w:rPr>
          <w:noProof/>
        </w:rPr>
        <w:t xml:space="preserve">Gonzalez, A., Navas-Molina, J.A., Kosciolek, T., McDonald, D., Vázquez-Baeza, Y., Ackermann, G., DeReus, J., Janssen, S., Swafford, A.D., and Orchanian, S.B. (2018). Qiita: rapid, web-enabled microbiome meta-analysis. Nature methods </w:t>
      </w:r>
      <w:r w:rsidRPr="004511BB">
        <w:rPr>
          <w:i/>
          <w:noProof/>
        </w:rPr>
        <w:t>15</w:t>
      </w:r>
      <w:r w:rsidRPr="004511BB">
        <w:rPr>
          <w:noProof/>
        </w:rPr>
        <w:t>, 796-798.</w:t>
      </w:r>
    </w:p>
    <w:p w14:paraId="4E4F45CD" w14:textId="77777777" w:rsidR="004511BB" w:rsidRPr="004511BB" w:rsidRDefault="004511BB" w:rsidP="004511BB">
      <w:pPr>
        <w:pStyle w:val="EndNoteBibliography"/>
        <w:rPr>
          <w:noProof/>
        </w:rPr>
      </w:pPr>
      <w:r w:rsidRPr="004511BB">
        <w:rPr>
          <w:noProof/>
        </w:rPr>
        <w:t xml:space="preserve">Imai, J., Ichikawa, H., Kitamoto, S., Golob, J.L., Kaneko, M., Nagata, J., Takahashi, M., Gillilland III, M.G., Tanaka, R., and Nagao-Kitamoto, H. (2021). A potential pathogenic association between periodontal disease and Crohn’s disease. JCI insight </w:t>
      </w:r>
      <w:r w:rsidRPr="004511BB">
        <w:rPr>
          <w:i/>
          <w:noProof/>
        </w:rPr>
        <w:t>6</w:t>
      </w:r>
      <w:r w:rsidRPr="004511BB">
        <w:rPr>
          <w:noProof/>
        </w:rPr>
        <w:t>.</w:t>
      </w:r>
    </w:p>
    <w:p w14:paraId="60660E8F" w14:textId="77777777" w:rsidR="004511BB" w:rsidRPr="004511BB" w:rsidRDefault="004511BB" w:rsidP="004511BB">
      <w:pPr>
        <w:pStyle w:val="EndNoteBibliography"/>
        <w:rPr>
          <w:noProof/>
        </w:rPr>
      </w:pPr>
      <w:r w:rsidRPr="004511BB">
        <w:rPr>
          <w:noProof/>
        </w:rPr>
        <w:t xml:space="preserve">Jian, C., Luukkonen, P., Yki-Järvinen, H., Salonen, A., and Korpela, K. (2020). Quantitative PCR provides a simple and accessible method for quantitative microbiota profiling. PloS one </w:t>
      </w:r>
      <w:r w:rsidRPr="004511BB">
        <w:rPr>
          <w:i/>
          <w:noProof/>
        </w:rPr>
        <w:t>15</w:t>
      </w:r>
      <w:r w:rsidRPr="004511BB">
        <w:rPr>
          <w:noProof/>
        </w:rPr>
        <w:t>, e0227285.</w:t>
      </w:r>
    </w:p>
    <w:p w14:paraId="3ED67EB2" w14:textId="77777777" w:rsidR="004511BB" w:rsidRPr="004511BB" w:rsidRDefault="004511BB" w:rsidP="004511BB">
      <w:pPr>
        <w:pStyle w:val="EndNoteBibliography"/>
        <w:rPr>
          <w:noProof/>
        </w:rPr>
      </w:pPr>
      <w:r w:rsidRPr="004511BB">
        <w:rPr>
          <w:noProof/>
        </w:rPr>
        <w:t xml:space="preserve">Jian, C., Salonen, A., and Korpela, K. (2021). Commentary: How to count our microbes? The effect of different quantitative microbiome profiling approaches. Frontiers in Cellular and Infection Microbiology </w:t>
      </w:r>
      <w:r w:rsidRPr="004511BB">
        <w:rPr>
          <w:i/>
          <w:noProof/>
        </w:rPr>
        <w:t>11</w:t>
      </w:r>
      <w:r w:rsidRPr="004511BB">
        <w:rPr>
          <w:noProof/>
        </w:rPr>
        <w:t>, 627910.</w:t>
      </w:r>
    </w:p>
    <w:p w14:paraId="07F477E1" w14:textId="77777777" w:rsidR="004511BB" w:rsidRPr="004511BB" w:rsidRDefault="004511BB" w:rsidP="004511BB">
      <w:pPr>
        <w:pStyle w:val="EndNoteBibliography"/>
        <w:rPr>
          <w:noProof/>
        </w:rPr>
      </w:pPr>
      <w:r w:rsidRPr="004511BB">
        <w:rPr>
          <w:noProof/>
        </w:rPr>
        <w:t xml:space="preserve">Jin, S., Wetzel, D., and Schirmer, M. (2022). Deciphering mechanisms and implications of bacterial translocation in human health and disease. Current Opinion in Microbiology </w:t>
      </w:r>
      <w:r w:rsidRPr="004511BB">
        <w:rPr>
          <w:i/>
          <w:noProof/>
        </w:rPr>
        <w:t>67</w:t>
      </w:r>
      <w:r w:rsidRPr="004511BB">
        <w:rPr>
          <w:noProof/>
        </w:rPr>
        <w:t>, 102147.</w:t>
      </w:r>
    </w:p>
    <w:p w14:paraId="6AC6DB21" w14:textId="77777777" w:rsidR="004511BB" w:rsidRPr="004511BB" w:rsidRDefault="004511BB" w:rsidP="004511BB">
      <w:pPr>
        <w:pStyle w:val="EndNoteBibliography"/>
        <w:rPr>
          <w:noProof/>
        </w:rPr>
      </w:pPr>
      <w:r w:rsidRPr="004511BB">
        <w:rPr>
          <w:noProof/>
        </w:rPr>
        <w:t xml:space="preserve">Joseph, S., Aduse-Opoku, J., Hashim, A., Hanski, E., Streich, R., Knowles, S.C., Pedersen, A.B., Wade, W.G., and Curtis, M.A. (2021). A 16S rRNA gene and draft genome database for the murine oral bacterial community. Msystems </w:t>
      </w:r>
      <w:r w:rsidRPr="004511BB">
        <w:rPr>
          <w:i/>
          <w:noProof/>
        </w:rPr>
        <w:t>6</w:t>
      </w:r>
      <w:r w:rsidRPr="004511BB">
        <w:rPr>
          <w:noProof/>
        </w:rPr>
        <w:t>, e01222-01220.</w:t>
      </w:r>
    </w:p>
    <w:p w14:paraId="1C4DAE8D" w14:textId="77777777" w:rsidR="004511BB" w:rsidRPr="004511BB" w:rsidRDefault="004511BB" w:rsidP="004511BB">
      <w:pPr>
        <w:pStyle w:val="EndNoteBibliography"/>
        <w:rPr>
          <w:noProof/>
        </w:rPr>
      </w:pPr>
      <w:r w:rsidRPr="004511BB">
        <w:rPr>
          <w:noProof/>
        </w:rPr>
        <w:t xml:space="preserve">Kang, D.D., Li, F., Kirton, E., Thomas, A., Egan, R., An, H., and Wang, Z. (2019). MetaBAT 2: an adaptive binning algorithm for robust and efficient genome reconstruction from metagenome assemblies. PeerJ </w:t>
      </w:r>
      <w:r w:rsidRPr="004511BB">
        <w:rPr>
          <w:i/>
          <w:noProof/>
        </w:rPr>
        <w:t>7</w:t>
      </w:r>
      <w:r w:rsidRPr="004511BB">
        <w:rPr>
          <w:noProof/>
        </w:rPr>
        <w:t>, e7359.</w:t>
      </w:r>
    </w:p>
    <w:p w14:paraId="0F209841" w14:textId="77777777" w:rsidR="004511BB" w:rsidRPr="004511BB" w:rsidRDefault="004511BB" w:rsidP="004511BB">
      <w:pPr>
        <w:pStyle w:val="EndNoteBibliography"/>
        <w:rPr>
          <w:noProof/>
        </w:rPr>
      </w:pPr>
      <w:r w:rsidRPr="004511BB">
        <w:rPr>
          <w:noProof/>
        </w:rPr>
        <w:t xml:space="preserve">Kitamoto, S., Nagao-Kitamoto, H., Hein, R., Schmidt, T., and Kamada, N. (2020a). The bacterial connection between the oral cavity and the gut diseases. Journal of dental research </w:t>
      </w:r>
      <w:r w:rsidRPr="004511BB">
        <w:rPr>
          <w:i/>
          <w:noProof/>
        </w:rPr>
        <w:t>99</w:t>
      </w:r>
      <w:r w:rsidRPr="004511BB">
        <w:rPr>
          <w:noProof/>
        </w:rPr>
        <w:t>, 1021-1029.</w:t>
      </w:r>
    </w:p>
    <w:p w14:paraId="71545A10" w14:textId="77777777" w:rsidR="004511BB" w:rsidRPr="004511BB" w:rsidRDefault="004511BB" w:rsidP="004511BB">
      <w:pPr>
        <w:pStyle w:val="EndNoteBibliography"/>
        <w:rPr>
          <w:noProof/>
        </w:rPr>
      </w:pPr>
      <w:r w:rsidRPr="004511BB">
        <w:rPr>
          <w:noProof/>
        </w:rPr>
        <w:t xml:space="preserve">Kitamoto, S., Nagao-Kitamoto, H., Jiao, Y., Gillilland III, M.G., Hayashi, A., Imai, J., Sugihara, K., Miyoshi, M., Brazil, J.C., and Kuffa, P. (2020b). The intermucosal connection between the mouth and gut in commensal pathobiont-driven colitis. Cell </w:t>
      </w:r>
      <w:r w:rsidRPr="004511BB">
        <w:rPr>
          <w:i/>
          <w:noProof/>
        </w:rPr>
        <w:t>182</w:t>
      </w:r>
      <w:r w:rsidRPr="004511BB">
        <w:rPr>
          <w:noProof/>
        </w:rPr>
        <w:t>, 447-462. e414.</w:t>
      </w:r>
    </w:p>
    <w:p w14:paraId="1AD8AA07" w14:textId="77777777" w:rsidR="004511BB" w:rsidRPr="004511BB" w:rsidRDefault="004511BB" w:rsidP="004511BB">
      <w:pPr>
        <w:pStyle w:val="EndNoteBibliography"/>
        <w:rPr>
          <w:noProof/>
        </w:rPr>
      </w:pPr>
      <w:r w:rsidRPr="004511BB">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4511BB">
        <w:rPr>
          <w:i/>
          <w:noProof/>
        </w:rPr>
        <w:t>68</w:t>
      </w:r>
      <w:r w:rsidRPr="004511BB">
        <w:rPr>
          <w:noProof/>
        </w:rPr>
        <w:t>, 1335-1337.</w:t>
      </w:r>
    </w:p>
    <w:p w14:paraId="2F834CD5" w14:textId="77777777" w:rsidR="004511BB" w:rsidRPr="004511BB" w:rsidRDefault="004511BB" w:rsidP="004511BB">
      <w:pPr>
        <w:pStyle w:val="EndNoteBibliography"/>
        <w:rPr>
          <w:noProof/>
        </w:rPr>
      </w:pPr>
      <w:r w:rsidRPr="004511BB">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4511BB">
        <w:rPr>
          <w:i/>
          <w:noProof/>
        </w:rPr>
        <w:t>14</w:t>
      </w:r>
      <w:r w:rsidRPr="004511BB">
        <w:rPr>
          <w:noProof/>
        </w:rPr>
        <w:t>, 207-215.</w:t>
      </w:r>
    </w:p>
    <w:p w14:paraId="4368F9F0" w14:textId="77777777" w:rsidR="004511BB" w:rsidRPr="004511BB" w:rsidRDefault="004511BB" w:rsidP="004511BB">
      <w:pPr>
        <w:pStyle w:val="EndNoteBibliography"/>
        <w:rPr>
          <w:noProof/>
        </w:rPr>
      </w:pPr>
      <w:r w:rsidRPr="004511BB">
        <w:rPr>
          <w:noProof/>
        </w:rPr>
        <w:lastRenderedPageBreak/>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4511BB">
        <w:rPr>
          <w:i/>
          <w:noProof/>
        </w:rPr>
        <w:t>1</w:t>
      </w:r>
      <w:r w:rsidRPr="004511BB">
        <w:rPr>
          <w:noProof/>
        </w:rPr>
        <w:t>, 1-15.</w:t>
      </w:r>
    </w:p>
    <w:p w14:paraId="167B76DF" w14:textId="77777777" w:rsidR="004511BB" w:rsidRPr="004511BB" w:rsidRDefault="004511BB" w:rsidP="004511BB">
      <w:pPr>
        <w:pStyle w:val="EndNoteBibliography"/>
        <w:rPr>
          <w:noProof/>
        </w:rPr>
      </w:pPr>
      <w:r w:rsidRPr="004511BB">
        <w:rPr>
          <w:noProof/>
        </w:rPr>
        <w:t xml:space="preserve">Li, B., Ge, Y., Cheng, L., Zeng, B., Yu, J., Peng, X., Zhao, J., Li, W., Ren, B., and Li, M. (2019). Oral bacteria colonize and compete with gut microbiota in gnotobiotic mice. International journal of oral science </w:t>
      </w:r>
      <w:r w:rsidRPr="004511BB">
        <w:rPr>
          <w:i/>
          <w:noProof/>
        </w:rPr>
        <w:t>11</w:t>
      </w:r>
      <w:r w:rsidRPr="004511BB">
        <w:rPr>
          <w:noProof/>
        </w:rPr>
        <w:t>, 1-9.</w:t>
      </w:r>
    </w:p>
    <w:p w14:paraId="5ADEFA5E" w14:textId="77777777" w:rsidR="004511BB" w:rsidRPr="004511BB" w:rsidRDefault="004511BB" w:rsidP="004511BB">
      <w:pPr>
        <w:pStyle w:val="EndNoteBibliography"/>
        <w:rPr>
          <w:noProof/>
        </w:rPr>
      </w:pPr>
      <w:r w:rsidRPr="004511BB">
        <w:rPr>
          <w:noProof/>
        </w:rPr>
        <w:t xml:space="preserve">Li, D., Liu, C.-M., Luo, R., Sadakane, K., and Lam, T.-W. (2015). MEGAHIT: an ultra-fast single-node solution for large and complex metagenomics assembly via succinct de Bruijn graph. Bioinformatics </w:t>
      </w:r>
      <w:r w:rsidRPr="004511BB">
        <w:rPr>
          <w:i/>
          <w:noProof/>
        </w:rPr>
        <w:t>31</w:t>
      </w:r>
      <w:r w:rsidRPr="004511BB">
        <w:rPr>
          <w:noProof/>
        </w:rPr>
        <w:t>, 1674-1676.</w:t>
      </w:r>
    </w:p>
    <w:p w14:paraId="2A6E4034" w14:textId="77777777" w:rsidR="004511BB" w:rsidRPr="004511BB" w:rsidRDefault="004511BB" w:rsidP="004511BB">
      <w:pPr>
        <w:pStyle w:val="EndNoteBibliography"/>
        <w:rPr>
          <w:noProof/>
        </w:rPr>
      </w:pPr>
      <w:r w:rsidRPr="004511BB">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4511BB">
        <w:rPr>
          <w:i/>
          <w:noProof/>
        </w:rPr>
        <w:t>8</w:t>
      </w:r>
      <w:r w:rsidRPr="004511BB">
        <w:rPr>
          <w:noProof/>
        </w:rPr>
        <w:t>, 1-12.</w:t>
      </w:r>
    </w:p>
    <w:p w14:paraId="5E6CC302" w14:textId="77777777" w:rsidR="004511BB" w:rsidRPr="004511BB" w:rsidRDefault="004511BB" w:rsidP="004511BB">
      <w:pPr>
        <w:pStyle w:val="EndNoteBibliography"/>
        <w:rPr>
          <w:noProof/>
        </w:rPr>
      </w:pPr>
      <w:r w:rsidRPr="004511BB">
        <w:rPr>
          <w:noProof/>
        </w:rPr>
        <w:t xml:space="preserve">Liu, C., Zhou, N., Du, M.-X., Sun, Y.-T., Wang, K., Wang, Y.-J., Li, D.-H., Yu, H.-Y., Song, Y., and Bai, B.-B. (2020). The Mouse Gut Microbial Biobank expands the coverage of cultured bacteria. Nature communications </w:t>
      </w:r>
      <w:r w:rsidRPr="004511BB">
        <w:rPr>
          <w:i/>
          <w:noProof/>
        </w:rPr>
        <w:t>11</w:t>
      </w:r>
      <w:r w:rsidRPr="004511BB">
        <w:rPr>
          <w:noProof/>
        </w:rPr>
        <w:t>, 1-12.</w:t>
      </w:r>
    </w:p>
    <w:p w14:paraId="733A9720" w14:textId="77777777" w:rsidR="004511BB" w:rsidRPr="004511BB" w:rsidRDefault="004511BB" w:rsidP="004511BB">
      <w:pPr>
        <w:pStyle w:val="EndNoteBibliography"/>
        <w:rPr>
          <w:noProof/>
        </w:rPr>
      </w:pPr>
      <w:r w:rsidRPr="004511BB">
        <w:rPr>
          <w:noProof/>
        </w:rPr>
        <w:t xml:space="preserve">Machado, D., Maistrenko, O.M., Andrejev, S., Kim, Y., Bork, P., Patil, K.R., and Patil, K.R. (2021). Polarization of microbial communities between competitive and cooperative metabolism. Nature ecology &amp; evolution </w:t>
      </w:r>
      <w:r w:rsidRPr="004511BB">
        <w:rPr>
          <w:i/>
          <w:noProof/>
        </w:rPr>
        <w:t>5</w:t>
      </w:r>
      <w:r w:rsidRPr="004511BB">
        <w:rPr>
          <w:noProof/>
        </w:rPr>
        <w:t>, 195-203.</w:t>
      </w:r>
    </w:p>
    <w:p w14:paraId="45B4300B" w14:textId="77777777" w:rsidR="004511BB" w:rsidRPr="004511BB" w:rsidRDefault="004511BB" w:rsidP="004511BB">
      <w:pPr>
        <w:pStyle w:val="EndNoteBibliography"/>
        <w:rPr>
          <w:noProof/>
        </w:rPr>
      </w:pPr>
      <w:r w:rsidRPr="004511BB">
        <w:rPr>
          <w:noProof/>
        </w:rPr>
        <w:t xml:space="preserve">Martin, M. (2011). Cutadapt removes adapter sequences from high-throughput sequencing reads. EMBnet. journal </w:t>
      </w:r>
      <w:r w:rsidRPr="004511BB">
        <w:rPr>
          <w:i/>
          <w:noProof/>
        </w:rPr>
        <w:t>17</w:t>
      </w:r>
      <w:r w:rsidRPr="004511BB">
        <w:rPr>
          <w:noProof/>
        </w:rPr>
        <w:t>, 10-12.</w:t>
      </w:r>
    </w:p>
    <w:p w14:paraId="22F95796" w14:textId="77777777" w:rsidR="004511BB" w:rsidRPr="004511BB" w:rsidRDefault="004511BB" w:rsidP="004511BB">
      <w:pPr>
        <w:pStyle w:val="EndNoteBibliography"/>
        <w:rPr>
          <w:noProof/>
        </w:rPr>
      </w:pPr>
      <w:r w:rsidRPr="004511BB">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4511BB">
        <w:rPr>
          <w:i/>
          <w:noProof/>
        </w:rPr>
        <w:t>87</w:t>
      </w:r>
      <w:r w:rsidRPr="004511BB">
        <w:rPr>
          <w:noProof/>
        </w:rPr>
        <w:t>, e00206-00219.</w:t>
      </w:r>
    </w:p>
    <w:p w14:paraId="24BE7739" w14:textId="77777777" w:rsidR="004511BB" w:rsidRPr="004511BB" w:rsidRDefault="004511BB" w:rsidP="004511BB">
      <w:pPr>
        <w:pStyle w:val="EndNoteBibliography"/>
        <w:rPr>
          <w:noProof/>
        </w:rPr>
      </w:pPr>
      <w:r w:rsidRPr="004511BB">
        <w:rPr>
          <w:noProof/>
        </w:rPr>
        <w:t xml:space="preserve">Murali, A., Bhargava, A., and Wright, E.S. (2018). IDTAXA: a novel approach for accurate taxonomic classification of microbiome sequences. Microbiome </w:t>
      </w:r>
      <w:r w:rsidRPr="004511BB">
        <w:rPr>
          <w:i/>
          <w:noProof/>
        </w:rPr>
        <w:t>6</w:t>
      </w:r>
      <w:r w:rsidRPr="004511BB">
        <w:rPr>
          <w:noProof/>
        </w:rPr>
        <w:t>, 1-14.</w:t>
      </w:r>
    </w:p>
    <w:p w14:paraId="0C36C3F6" w14:textId="77777777" w:rsidR="004511BB" w:rsidRPr="004511BB" w:rsidRDefault="004511BB" w:rsidP="004511BB">
      <w:pPr>
        <w:pStyle w:val="EndNoteBibliography"/>
        <w:rPr>
          <w:noProof/>
        </w:rPr>
      </w:pPr>
      <w:r w:rsidRPr="004511BB">
        <w:rPr>
          <w:noProof/>
        </w:rPr>
        <w:t xml:space="preserve">Pascal, V., Pozuelo, M., Borruel, N., Casellas, F., Campos, D., Santiago, A., Martinez, X., Varela, E., Sarrabayrouse, G., and Machiels, K. (2017). A microbial signature for Crohn's disease. Gut </w:t>
      </w:r>
      <w:r w:rsidRPr="004511BB">
        <w:rPr>
          <w:i/>
          <w:noProof/>
        </w:rPr>
        <w:t>66</w:t>
      </w:r>
      <w:r w:rsidRPr="004511BB">
        <w:rPr>
          <w:noProof/>
        </w:rPr>
        <w:t>, 813-822.</w:t>
      </w:r>
    </w:p>
    <w:p w14:paraId="332AB74B" w14:textId="77777777" w:rsidR="004511BB" w:rsidRPr="004511BB" w:rsidRDefault="004511BB" w:rsidP="004511BB">
      <w:pPr>
        <w:pStyle w:val="EndNoteBibliography"/>
        <w:rPr>
          <w:noProof/>
        </w:rPr>
      </w:pPr>
      <w:r w:rsidRPr="004511BB">
        <w:rPr>
          <w:noProof/>
        </w:rPr>
        <w:t xml:space="preserve">Pedregosa, F., Varoquaux, G., Gramfort, A., Michel, V., Thirion, B., Grisel, O., Blondel, M., Prettenhofer, P., Weiss, R., and Dubourg, V. (2011). Scikit-learn: Machine learning in Python. the Journal of machine Learning research </w:t>
      </w:r>
      <w:r w:rsidRPr="004511BB">
        <w:rPr>
          <w:i/>
          <w:noProof/>
        </w:rPr>
        <w:t>12</w:t>
      </w:r>
      <w:r w:rsidRPr="004511BB">
        <w:rPr>
          <w:noProof/>
        </w:rPr>
        <w:t>, 2825-2830.</w:t>
      </w:r>
    </w:p>
    <w:p w14:paraId="4876DA27" w14:textId="77777777" w:rsidR="004511BB" w:rsidRPr="004511BB" w:rsidRDefault="004511BB" w:rsidP="004511BB">
      <w:pPr>
        <w:pStyle w:val="EndNoteBibliography"/>
        <w:rPr>
          <w:noProof/>
        </w:rPr>
      </w:pPr>
      <w:r w:rsidRPr="004511BB">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4511BB">
        <w:rPr>
          <w:i/>
          <w:noProof/>
        </w:rPr>
        <w:t>382</w:t>
      </w:r>
      <w:r w:rsidRPr="004511BB">
        <w:rPr>
          <w:noProof/>
        </w:rPr>
        <w:t>, 822-834.</w:t>
      </w:r>
    </w:p>
    <w:p w14:paraId="3D321378" w14:textId="77777777" w:rsidR="004511BB" w:rsidRPr="004511BB" w:rsidRDefault="004511BB" w:rsidP="004511BB">
      <w:pPr>
        <w:pStyle w:val="EndNoteBibliography"/>
        <w:rPr>
          <w:noProof/>
        </w:rPr>
      </w:pPr>
      <w:r w:rsidRPr="004511BB">
        <w:rPr>
          <w:noProof/>
        </w:rPr>
        <w:t xml:space="preserve">Qin, N., Yang, F., Li, A., Prifti, E., Chen, Y., Shao, L., Guo, J., Le Chatelier, E., Yao, J., and Wu, L. (2014). Alterations of the human gut microbiome in liver cirrhosis. Nature </w:t>
      </w:r>
      <w:r w:rsidRPr="004511BB">
        <w:rPr>
          <w:i/>
          <w:noProof/>
        </w:rPr>
        <w:t>513</w:t>
      </w:r>
      <w:r w:rsidRPr="004511BB">
        <w:rPr>
          <w:noProof/>
        </w:rPr>
        <w:t>, 59-64.</w:t>
      </w:r>
    </w:p>
    <w:p w14:paraId="47407307" w14:textId="77777777" w:rsidR="004511BB" w:rsidRPr="004511BB" w:rsidRDefault="004511BB" w:rsidP="004511BB">
      <w:pPr>
        <w:pStyle w:val="EndNoteBibliography"/>
        <w:rPr>
          <w:noProof/>
        </w:rPr>
      </w:pPr>
      <w:r w:rsidRPr="004511BB">
        <w:rPr>
          <w:noProof/>
        </w:rPr>
        <w:t xml:space="preserve">Quast, C., Pruesse, E., Yilmaz, P., Gerken, J., Schweer, T., Yarza, P., Peplies, J., and Glöckner, F.O. (2012). The SILVA ribosomal RNA gene database project: improved data processing and web-based tools. Nucleic acids research </w:t>
      </w:r>
      <w:r w:rsidRPr="004511BB">
        <w:rPr>
          <w:i/>
          <w:noProof/>
        </w:rPr>
        <w:t>41</w:t>
      </w:r>
      <w:r w:rsidRPr="004511BB">
        <w:rPr>
          <w:noProof/>
        </w:rPr>
        <w:t>, D590-D596.</w:t>
      </w:r>
    </w:p>
    <w:p w14:paraId="666AEBC4" w14:textId="77777777" w:rsidR="004511BB" w:rsidRPr="004511BB" w:rsidRDefault="004511BB" w:rsidP="004511BB">
      <w:pPr>
        <w:pStyle w:val="EndNoteBibliography"/>
        <w:rPr>
          <w:noProof/>
        </w:rPr>
      </w:pPr>
      <w:r w:rsidRPr="004511BB">
        <w:rPr>
          <w:noProof/>
        </w:rPr>
        <w:t xml:space="preserve">Rao, C., Coyte, K.Z., Bainter, W., Geha, R.S., Martin, C.R., and Rakoff-Nahoum, S. (2021). Multi-kingdom ecological drivers of microbiota assembly in preterm infants. Nature </w:t>
      </w:r>
      <w:r w:rsidRPr="004511BB">
        <w:rPr>
          <w:i/>
          <w:noProof/>
        </w:rPr>
        <w:t>591</w:t>
      </w:r>
      <w:r w:rsidRPr="004511BB">
        <w:rPr>
          <w:noProof/>
        </w:rPr>
        <w:t>, 633-638.</w:t>
      </w:r>
    </w:p>
    <w:p w14:paraId="52D6EE3B" w14:textId="77777777" w:rsidR="004511BB" w:rsidRPr="004511BB" w:rsidRDefault="004511BB" w:rsidP="004511BB">
      <w:pPr>
        <w:pStyle w:val="EndNoteBibliography"/>
        <w:rPr>
          <w:noProof/>
        </w:rPr>
      </w:pPr>
      <w:r w:rsidRPr="004511BB">
        <w:rPr>
          <w:noProof/>
        </w:rPr>
        <w:t xml:space="preserve">Rashidi, A., Ebadi, M., Weisdorf, D.J., Costalonga, M., and Staley, C. (2021). No evidence for colonization of oral bacteria in the distal gut in healthy adults. Proceedings of the National Academy of Sciences </w:t>
      </w:r>
      <w:r w:rsidRPr="004511BB">
        <w:rPr>
          <w:i/>
          <w:noProof/>
        </w:rPr>
        <w:t>118</w:t>
      </w:r>
      <w:r w:rsidRPr="004511BB">
        <w:rPr>
          <w:noProof/>
        </w:rPr>
        <w:t>, e2114152118.</w:t>
      </w:r>
    </w:p>
    <w:p w14:paraId="7841D13B" w14:textId="77777777" w:rsidR="004511BB" w:rsidRPr="004511BB" w:rsidRDefault="004511BB" w:rsidP="004511BB">
      <w:pPr>
        <w:pStyle w:val="EndNoteBibliography"/>
        <w:rPr>
          <w:noProof/>
        </w:rPr>
      </w:pPr>
      <w:r w:rsidRPr="004511BB">
        <w:rPr>
          <w:noProof/>
        </w:rPr>
        <w:lastRenderedPageBreak/>
        <w:t xml:space="preserve">Read, E., Curtis, M.A., and Neves, J.F. (2021). The role of oral bacteria in inflammatory bowel disease. Nature Reviews Gastroenterology &amp; Hepatology </w:t>
      </w:r>
      <w:r w:rsidRPr="004511BB">
        <w:rPr>
          <w:i/>
          <w:noProof/>
        </w:rPr>
        <w:t>18</w:t>
      </w:r>
      <w:r w:rsidRPr="004511BB">
        <w:rPr>
          <w:noProof/>
        </w:rPr>
        <w:t>, 731-742.</w:t>
      </w:r>
    </w:p>
    <w:p w14:paraId="4D6C4152" w14:textId="77777777" w:rsidR="004511BB" w:rsidRPr="004511BB" w:rsidRDefault="004511BB" w:rsidP="004511BB">
      <w:pPr>
        <w:pStyle w:val="EndNoteBibliography"/>
        <w:rPr>
          <w:noProof/>
        </w:rPr>
      </w:pPr>
      <w:r w:rsidRPr="004511BB">
        <w:rPr>
          <w:noProof/>
        </w:rPr>
        <w:t xml:space="preserve">Reese, A.T., Cho, E.H., Klitzman, B., Nichols, S.P., Wisniewski, N.A., Villa, M.M., Durand, H.K., Jiang, S., Midani, F.S., and Nimmagadda, S.N. (2018). Antibiotic-induced changes in the microbiota disrupt redox dynamics in the gut. Elife </w:t>
      </w:r>
      <w:r w:rsidRPr="004511BB">
        <w:rPr>
          <w:i/>
          <w:noProof/>
        </w:rPr>
        <w:t>7</w:t>
      </w:r>
      <w:r w:rsidRPr="004511BB">
        <w:rPr>
          <w:noProof/>
        </w:rPr>
        <w:t>, e35987.</w:t>
      </w:r>
    </w:p>
    <w:p w14:paraId="7B624B37" w14:textId="77777777" w:rsidR="004511BB" w:rsidRPr="004511BB" w:rsidRDefault="004511BB" w:rsidP="004511BB">
      <w:pPr>
        <w:pStyle w:val="EndNoteBibliography"/>
        <w:rPr>
          <w:noProof/>
        </w:rPr>
      </w:pPr>
      <w:r w:rsidRPr="004511BB">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4511BB">
        <w:rPr>
          <w:i/>
          <w:noProof/>
        </w:rPr>
        <w:t>6</w:t>
      </w:r>
      <w:r w:rsidRPr="004511BB">
        <w:rPr>
          <w:noProof/>
        </w:rPr>
        <w:t>, e17996.</w:t>
      </w:r>
    </w:p>
    <w:p w14:paraId="3AB498AC" w14:textId="77777777" w:rsidR="004511BB" w:rsidRPr="004511BB" w:rsidRDefault="004511BB" w:rsidP="004511BB">
      <w:pPr>
        <w:pStyle w:val="EndNoteBibliography"/>
        <w:rPr>
          <w:noProof/>
        </w:rPr>
      </w:pPr>
      <w:r w:rsidRPr="004511BB">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4511BB">
        <w:rPr>
          <w:i/>
          <w:noProof/>
        </w:rPr>
        <w:t>6</w:t>
      </w:r>
      <w:r w:rsidRPr="004511BB">
        <w:rPr>
          <w:noProof/>
        </w:rPr>
        <w:t>, 1505-1515.</w:t>
      </w:r>
    </w:p>
    <w:p w14:paraId="100DBC28" w14:textId="77777777" w:rsidR="004511BB" w:rsidRPr="004511BB" w:rsidRDefault="004511BB" w:rsidP="004511BB">
      <w:pPr>
        <w:pStyle w:val="EndNoteBibliography"/>
        <w:rPr>
          <w:noProof/>
        </w:rPr>
      </w:pPr>
      <w:r w:rsidRPr="004511BB">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4511BB">
        <w:rPr>
          <w:i/>
          <w:noProof/>
        </w:rPr>
        <w:t>24</w:t>
      </w:r>
      <w:r w:rsidRPr="004511BB">
        <w:rPr>
          <w:noProof/>
        </w:rPr>
        <w:t>, 600-610. e604.</w:t>
      </w:r>
    </w:p>
    <w:p w14:paraId="2992A51A" w14:textId="77777777" w:rsidR="004511BB" w:rsidRPr="004511BB" w:rsidRDefault="004511BB" w:rsidP="004511BB">
      <w:pPr>
        <w:pStyle w:val="EndNoteBibliography"/>
        <w:rPr>
          <w:noProof/>
        </w:rPr>
      </w:pPr>
      <w:r w:rsidRPr="004511BB">
        <w:rPr>
          <w:noProof/>
        </w:rPr>
        <w:t xml:space="preserve">Schluter, J., Peled, J.U., Taylor, B.P., Markey, K.A., Smith, M., Taur, Y., Niehus, R., Staffas, A., Dai, A., and Fontana, E. (2020). The gut microbiota is associated with immune cell dynamics in humans. Nature </w:t>
      </w:r>
      <w:r w:rsidRPr="004511BB">
        <w:rPr>
          <w:i/>
          <w:noProof/>
        </w:rPr>
        <w:t>588</w:t>
      </w:r>
      <w:r w:rsidRPr="004511BB">
        <w:rPr>
          <w:noProof/>
        </w:rPr>
        <w:t>, 303-307.</w:t>
      </w:r>
    </w:p>
    <w:p w14:paraId="545A065E" w14:textId="77777777" w:rsidR="004511BB" w:rsidRPr="004511BB" w:rsidRDefault="004511BB" w:rsidP="004511BB">
      <w:pPr>
        <w:pStyle w:val="EndNoteBibliography"/>
        <w:rPr>
          <w:noProof/>
        </w:rPr>
      </w:pPr>
      <w:r w:rsidRPr="004511BB">
        <w:rPr>
          <w:noProof/>
        </w:rPr>
        <w:t xml:space="preserve">Schmidt, T.S., Hayward, M.R., Coelho, L.P., Li, S.S., Costea, P.I., Voigt, A.Y., Wirbel, J., Maistrenko, O.M., Alves, R.J., and Bergsten, E. (2019). Extensive transmission of microbes along the gastrointestinal tract. Elife </w:t>
      </w:r>
      <w:r w:rsidRPr="004511BB">
        <w:rPr>
          <w:i/>
          <w:noProof/>
        </w:rPr>
        <w:t>8</w:t>
      </w:r>
      <w:r w:rsidRPr="004511BB">
        <w:rPr>
          <w:noProof/>
        </w:rPr>
        <w:t>, e42693.</w:t>
      </w:r>
    </w:p>
    <w:p w14:paraId="0FD10DBE" w14:textId="77777777" w:rsidR="004511BB" w:rsidRPr="004511BB" w:rsidRDefault="004511BB" w:rsidP="004511BB">
      <w:pPr>
        <w:pStyle w:val="EndNoteBibliography"/>
        <w:rPr>
          <w:noProof/>
        </w:rPr>
      </w:pPr>
      <w:r w:rsidRPr="004511BB">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4511BB">
        <w:rPr>
          <w:i/>
          <w:noProof/>
        </w:rPr>
        <w:t>13</w:t>
      </w:r>
      <w:r w:rsidRPr="004511BB">
        <w:rPr>
          <w:noProof/>
        </w:rPr>
        <w:t>, 1-18.</w:t>
      </w:r>
    </w:p>
    <w:p w14:paraId="087EE684" w14:textId="77777777" w:rsidR="004511BB" w:rsidRPr="004511BB" w:rsidRDefault="004511BB" w:rsidP="004511BB">
      <w:pPr>
        <w:pStyle w:val="EndNoteBibliography"/>
        <w:rPr>
          <w:noProof/>
        </w:rPr>
      </w:pPr>
      <w:r w:rsidRPr="004511BB">
        <w:rPr>
          <w:noProof/>
        </w:rPr>
        <w:t xml:space="preserve">Shono, Y., and van den Brink, M.R. (2018). Gut microbiota injury in allogeneic haematopoietic stem cell transplantation. Nature Reviews Cancer </w:t>
      </w:r>
      <w:r w:rsidRPr="004511BB">
        <w:rPr>
          <w:i/>
          <w:noProof/>
        </w:rPr>
        <w:t>18</w:t>
      </w:r>
      <w:r w:rsidRPr="004511BB">
        <w:rPr>
          <w:noProof/>
        </w:rPr>
        <w:t>, 283-295.</w:t>
      </w:r>
    </w:p>
    <w:p w14:paraId="68435C50" w14:textId="77777777" w:rsidR="004511BB" w:rsidRPr="004511BB" w:rsidRDefault="004511BB" w:rsidP="004511BB">
      <w:pPr>
        <w:pStyle w:val="EndNoteBibliography"/>
        <w:rPr>
          <w:noProof/>
        </w:rPr>
      </w:pPr>
      <w:r w:rsidRPr="004511BB">
        <w:rPr>
          <w:noProof/>
        </w:rPr>
        <w:t xml:space="preserve">Sieber, C.M., Probst, A.J., Sharrar, A., Thomas, B.C., Hess, M., Tringe, S.G., and Banfield, J.F. (2018). Recovery of genomes from metagenomes via a dereplication, aggregation and scoring strategy. Nature microbiology </w:t>
      </w:r>
      <w:r w:rsidRPr="004511BB">
        <w:rPr>
          <w:i/>
          <w:noProof/>
        </w:rPr>
        <w:t>3</w:t>
      </w:r>
      <w:r w:rsidRPr="004511BB">
        <w:rPr>
          <w:noProof/>
        </w:rPr>
        <w:t>, 836-843.</w:t>
      </w:r>
    </w:p>
    <w:p w14:paraId="02630C99" w14:textId="77777777" w:rsidR="004511BB" w:rsidRPr="004511BB" w:rsidRDefault="004511BB" w:rsidP="004511BB">
      <w:pPr>
        <w:pStyle w:val="EndNoteBibliography"/>
        <w:rPr>
          <w:noProof/>
        </w:rPr>
      </w:pPr>
      <w:r w:rsidRPr="004511BB">
        <w:rPr>
          <w:noProof/>
        </w:rPr>
        <w:t xml:space="preserve">Siranosian, B.A., Brooks, E.F., Andermann, T., Rezvani, A.R., Banaei, N., Tang, H., and Bhatt, A.S. (2022). Rare transmission of commensal and pathogenic bacteria in the gut microbiome of hospitalized adults. Nature communications </w:t>
      </w:r>
      <w:r w:rsidRPr="004511BB">
        <w:rPr>
          <w:i/>
          <w:noProof/>
        </w:rPr>
        <w:t>13</w:t>
      </w:r>
      <w:r w:rsidRPr="004511BB">
        <w:rPr>
          <w:noProof/>
        </w:rPr>
        <w:t>, 1-17.</w:t>
      </w:r>
    </w:p>
    <w:p w14:paraId="0409A555" w14:textId="77777777" w:rsidR="004511BB" w:rsidRPr="004511BB" w:rsidRDefault="004511BB" w:rsidP="004511BB">
      <w:pPr>
        <w:pStyle w:val="EndNoteBibliography"/>
        <w:rPr>
          <w:noProof/>
        </w:rPr>
      </w:pPr>
      <w:r w:rsidRPr="004511BB">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4511BB">
        <w:rPr>
          <w:i/>
          <w:noProof/>
        </w:rPr>
        <w:t>23</w:t>
      </w:r>
      <w:r w:rsidRPr="004511BB">
        <w:rPr>
          <w:noProof/>
        </w:rPr>
        <w:t>, 447-457. e444.</w:t>
      </w:r>
    </w:p>
    <w:p w14:paraId="2DF436DD" w14:textId="77777777" w:rsidR="004511BB" w:rsidRPr="004511BB" w:rsidRDefault="004511BB" w:rsidP="004511BB">
      <w:pPr>
        <w:pStyle w:val="EndNoteBibliography"/>
        <w:rPr>
          <w:noProof/>
        </w:rPr>
      </w:pPr>
      <w:r w:rsidRPr="004511BB">
        <w:rPr>
          <w:noProof/>
        </w:rPr>
        <w:t xml:space="preserve">Stein-Thoeringer, C., Nichols, K., Lazrak, A., Docampo, M., Slingerland, A., Slingerland, J., Clurman, A., Armijo, G., Gomes, A., and Shono, Y. (2019). Lactose drives Enterococcus expansion to promote graft-versus-host disease. Science </w:t>
      </w:r>
      <w:r w:rsidRPr="004511BB">
        <w:rPr>
          <w:i/>
          <w:noProof/>
        </w:rPr>
        <w:t>366</w:t>
      </w:r>
      <w:r w:rsidRPr="004511BB">
        <w:rPr>
          <w:noProof/>
        </w:rPr>
        <w:t>, 1143-1149.</w:t>
      </w:r>
    </w:p>
    <w:p w14:paraId="5E3D31E3" w14:textId="77777777" w:rsidR="004511BB" w:rsidRPr="004511BB" w:rsidRDefault="004511BB" w:rsidP="004511BB">
      <w:pPr>
        <w:pStyle w:val="EndNoteBibliography"/>
        <w:rPr>
          <w:noProof/>
        </w:rPr>
      </w:pPr>
      <w:r w:rsidRPr="004511BB">
        <w:rPr>
          <w:noProof/>
        </w:rPr>
        <w:t xml:space="preserve">Tang, T.W., Chen, H.-C., Chen, C.-Y., Yen, C.Y., Lin, C.-J., Prajnamitra, R.P., Chen, L.-L., Ruan, S.-C., Lin, J.-H., and Lin, P.-J. (2019). Loss of gut microbiota alters immune system composition and cripples postinfarction cardiac repair. Circulation </w:t>
      </w:r>
      <w:r w:rsidRPr="004511BB">
        <w:rPr>
          <w:i/>
          <w:noProof/>
        </w:rPr>
        <w:t>139</w:t>
      </w:r>
      <w:r w:rsidRPr="004511BB">
        <w:rPr>
          <w:noProof/>
        </w:rPr>
        <w:t>, 647-659.</w:t>
      </w:r>
    </w:p>
    <w:p w14:paraId="29C91E0B" w14:textId="77777777" w:rsidR="004511BB" w:rsidRPr="004511BB" w:rsidRDefault="004511BB" w:rsidP="004511BB">
      <w:pPr>
        <w:pStyle w:val="EndNoteBibliography"/>
        <w:rPr>
          <w:noProof/>
        </w:rPr>
      </w:pPr>
      <w:r w:rsidRPr="004511BB">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4511BB">
        <w:rPr>
          <w:i/>
          <w:noProof/>
        </w:rPr>
        <w:t>10</w:t>
      </w:r>
      <w:r w:rsidRPr="004511BB">
        <w:rPr>
          <w:noProof/>
        </w:rPr>
        <w:t>, eaap9489.</w:t>
      </w:r>
    </w:p>
    <w:p w14:paraId="3F419E3B" w14:textId="77777777" w:rsidR="004511BB" w:rsidRPr="004511BB" w:rsidRDefault="004511BB" w:rsidP="004511BB">
      <w:pPr>
        <w:pStyle w:val="EndNoteBibliography"/>
        <w:rPr>
          <w:noProof/>
        </w:rPr>
      </w:pPr>
      <w:r w:rsidRPr="004511BB">
        <w:rPr>
          <w:noProof/>
        </w:rPr>
        <w:lastRenderedPageBreak/>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4511BB">
        <w:rPr>
          <w:i/>
          <w:noProof/>
        </w:rPr>
        <w:t>55</w:t>
      </w:r>
      <w:r w:rsidRPr="004511BB">
        <w:rPr>
          <w:noProof/>
        </w:rPr>
        <w:t>, 905-914.</w:t>
      </w:r>
    </w:p>
    <w:p w14:paraId="264A628C" w14:textId="77777777" w:rsidR="004511BB" w:rsidRPr="004511BB" w:rsidRDefault="004511BB" w:rsidP="004511BB">
      <w:pPr>
        <w:pStyle w:val="EndNoteBibliography"/>
        <w:rPr>
          <w:noProof/>
        </w:rPr>
      </w:pPr>
      <w:r w:rsidRPr="004511BB">
        <w:rPr>
          <w:noProof/>
        </w:rPr>
        <w:t xml:space="preserve">The Human Microbiome Project Consortium (2012). Structure, function and diversity of the healthy human microbiome. nature </w:t>
      </w:r>
      <w:r w:rsidRPr="004511BB">
        <w:rPr>
          <w:i/>
          <w:noProof/>
        </w:rPr>
        <w:t>486</w:t>
      </w:r>
      <w:r w:rsidRPr="004511BB">
        <w:rPr>
          <w:noProof/>
        </w:rPr>
        <w:t>, 207-214.</w:t>
      </w:r>
    </w:p>
    <w:p w14:paraId="1225781C" w14:textId="77777777" w:rsidR="004511BB" w:rsidRPr="004511BB" w:rsidRDefault="004511BB" w:rsidP="004511BB">
      <w:pPr>
        <w:pStyle w:val="EndNoteBibliography"/>
        <w:rPr>
          <w:noProof/>
        </w:rPr>
      </w:pPr>
      <w:r w:rsidRPr="004511BB">
        <w:rPr>
          <w:noProof/>
        </w:rPr>
        <w:t xml:space="preserve">Theis, K.R., Romero, R., Greenberg, J.M., Winters, A.D., Garcia-Flores, V., Motomura, K., Ahmad, M.M., Galaz, J., Arenas-Hernandez, M., and Gomez-Lopez, N. (2020). No consistent evidence for microbiota in murine placental and fetal tissues. Msphere </w:t>
      </w:r>
      <w:r w:rsidRPr="004511BB">
        <w:rPr>
          <w:i/>
          <w:noProof/>
        </w:rPr>
        <w:t>5</w:t>
      </w:r>
      <w:r w:rsidRPr="004511BB">
        <w:rPr>
          <w:noProof/>
        </w:rPr>
        <w:t>, e00933-00919.</w:t>
      </w:r>
    </w:p>
    <w:p w14:paraId="05DCCFA9" w14:textId="77777777" w:rsidR="004511BB" w:rsidRPr="004511BB" w:rsidRDefault="004511BB" w:rsidP="004511BB">
      <w:pPr>
        <w:pStyle w:val="EndNoteBibliography"/>
        <w:rPr>
          <w:noProof/>
        </w:rPr>
      </w:pPr>
      <w:r w:rsidRPr="004511BB">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4511BB">
        <w:rPr>
          <w:i/>
          <w:noProof/>
        </w:rPr>
        <w:t>25</w:t>
      </w:r>
      <w:r w:rsidRPr="004511BB">
        <w:rPr>
          <w:noProof/>
        </w:rPr>
        <w:t>, 667-678.</w:t>
      </w:r>
    </w:p>
    <w:p w14:paraId="2FCB9263" w14:textId="77777777" w:rsidR="004511BB" w:rsidRPr="004511BB" w:rsidRDefault="004511BB" w:rsidP="004511BB">
      <w:pPr>
        <w:pStyle w:val="EndNoteBibliography"/>
        <w:rPr>
          <w:noProof/>
        </w:rPr>
      </w:pPr>
      <w:r w:rsidRPr="004511BB">
        <w:rPr>
          <w:noProof/>
        </w:rPr>
        <w:t xml:space="preserve">Van der Maaten, L., and Hinton, G. (2008). Visualizing data using t-SNE. Journal of machine learning research </w:t>
      </w:r>
      <w:r w:rsidRPr="004511BB">
        <w:rPr>
          <w:i/>
          <w:noProof/>
        </w:rPr>
        <w:t>9</w:t>
      </w:r>
      <w:r w:rsidRPr="004511BB">
        <w:rPr>
          <w:noProof/>
        </w:rPr>
        <w:t>.</w:t>
      </w:r>
    </w:p>
    <w:p w14:paraId="59715659" w14:textId="77777777" w:rsidR="004511BB" w:rsidRPr="004511BB" w:rsidRDefault="004511BB" w:rsidP="004511BB">
      <w:pPr>
        <w:pStyle w:val="EndNoteBibliography"/>
        <w:rPr>
          <w:noProof/>
        </w:rPr>
      </w:pPr>
      <w:r w:rsidRPr="004511BB">
        <w:rPr>
          <w:noProof/>
        </w:rPr>
        <w:t xml:space="preserve">Vandeputte, D., Falony, G., Vieira-Silva, S., Tito, R.Y., Joossens, M., and Raes, J. (2016). Stool consistency is strongly associated with gut microbiota richness and composition, enterotypes and bacterial growth rates. Gut </w:t>
      </w:r>
      <w:r w:rsidRPr="004511BB">
        <w:rPr>
          <w:i/>
          <w:noProof/>
        </w:rPr>
        <w:t>65</w:t>
      </w:r>
      <w:r w:rsidRPr="004511BB">
        <w:rPr>
          <w:noProof/>
        </w:rPr>
        <w:t>, 57-62.</w:t>
      </w:r>
    </w:p>
    <w:p w14:paraId="53E77B85" w14:textId="77777777" w:rsidR="004511BB" w:rsidRPr="004511BB" w:rsidRDefault="004511BB" w:rsidP="004511BB">
      <w:pPr>
        <w:pStyle w:val="EndNoteBibliography"/>
        <w:rPr>
          <w:noProof/>
        </w:rPr>
      </w:pPr>
      <w:r w:rsidRPr="004511BB">
        <w:rPr>
          <w:noProof/>
        </w:rPr>
        <w:t xml:space="preserve">Vandeputte, D., Kathagen, G., D’hoe, K., Vieira-Silva, S., Valles-Colomer, M., Sabino, J., Wang, J., Tito, R.Y., De Commer, L., and Darzi, Y. (2017). Quantitative microbiome profiling links gut community variation to microbial load. Nature </w:t>
      </w:r>
      <w:r w:rsidRPr="004511BB">
        <w:rPr>
          <w:i/>
          <w:noProof/>
        </w:rPr>
        <w:t>551</w:t>
      </w:r>
      <w:r w:rsidRPr="004511BB">
        <w:rPr>
          <w:noProof/>
        </w:rPr>
        <w:t>, 507-511.</w:t>
      </w:r>
    </w:p>
    <w:p w14:paraId="79B641A0" w14:textId="77777777" w:rsidR="004511BB" w:rsidRPr="004511BB" w:rsidRDefault="004511BB" w:rsidP="004511BB">
      <w:pPr>
        <w:pStyle w:val="EndNoteBibliography"/>
        <w:rPr>
          <w:noProof/>
        </w:rPr>
      </w:pPr>
      <w:r w:rsidRPr="004511BB">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4511BB">
        <w:rPr>
          <w:i/>
          <w:noProof/>
        </w:rPr>
        <w:t>4</w:t>
      </w:r>
      <w:r w:rsidRPr="004511BB">
        <w:rPr>
          <w:noProof/>
        </w:rPr>
        <w:t>, 1826-1831.</w:t>
      </w:r>
    </w:p>
    <w:p w14:paraId="3251B31B" w14:textId="77777777" w:rsidR="004511BB" w:rsidRPr="004511BB" w:rsidRDefault="004511BB" w:rsidP="004511BB">
      <w:pPr>
        <w:pStyle w:val="EndNoteBibliography"/>
        <w:rPr>
          <w:noProof/>
        </w:rPr>
      </w:pPr>
      <w:r w:rsidRPr="004511BB">
        <w:rPr>
          <w:noProof/>
        </w:rPr>
        <w:t xml:space="preserve">Wood, D.E., Lu, J., and Langmead, B. (2019). Improved metagenomic analysis with Kraken 2. Genome biology </w:t>
      </w:r>
      <w:r w:rsidRPr="004511BB">
        <w:rPr>
          <w:i/>
          <w:noProof/>
        </w:rPr>
        <w:t>20</w:t>
      </w:r>
      <w:r w:rsidRPr="004511BB">
        <w:rPr>
          <w:noProof/>
        </w:rPr>
        <w:t>, 1-13.</w:t>
      </w:r>
    </w:p>
    <w:p w14:paraId="7F907BEA" w14:textId="77777777" w:rsidR="004511BB" w:rsidRPr="004511BB" w:rsidRDefault="004511BB" w:rsidP="004511BB">
      <w:pPr>
        <w:pStyle w:val="EndNoteBibliography"/>
        <w:rPr>
          <w:noProof/>
        </w:rPr>
      </w:pPr>
      <w:r w:rsidRPr="004511BB">
        <w:rPr>
          <w:noProof/>
        </w:rPr>
        <w:t xml:space="preserve">Yan, J., Liao, C., Taylor, B.P., Fontana, E., Amoretti, L.A., Wright, R.J., Littmann, E.R., Dai, A., Waters, N., and Peled, J.U. (2022). A compilation of fecal microbiome shotgun metagenomics from hematopoietic cell transplantation patients. Scientific Data </w:t>
      </w:r>
      <w:r w:rsidRPr="004511BB">
        <w:rPr>
          <w:i/>
          <w:noProof/>
        </w:rPr>
        <w:t>9</w:t>
      </w:r>
      <w:r w:rsidRPr="004511BB">
        <w:rPr>
          <w:noProof/>
        </w:rPr>
        <w:t>, 1-11.</w:t>
      </w:r>
    </w:p>
    <w:p w14:paraId="7CF04A1B" w14:textId="77777777" w:rsidR="004511BB" w:rsidRPr="004511BB" w:rsidRDefault="004511BB" w:rsidP="004511BB">
      <w:pPr>
        <w:pStyle w:val="EndNoteBibliography"/>
        <w:rPr>
          <w:noProof/>
        </w:rPr>
      </w:pPr>
      <w:r w:rsidRPr="004511BB">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4511BB">
        <w:rPr>
          <w:i/>
          <w:noProof/>
        </w:rPr>
        <w:t>9</w:t>
      </w:r>
      <w:r w:rsidRPr="004511BB">
        <w:rPr>
          <w:noProof/>
        </w:rPr>
        <w:t>, 1-13.</w:t>
      </w:r>
    </w:p>
    <w:p w14:paraId="5421D7E8" w14:textId="77777777" w:rsidR="004511BB" w:rsidRPr="004511BB" w:rsidRDefault="004511BB" w:rsidP="004511BB">
      <w:pPr>
        <w:pStyle w:val="EndNoteBibliography"/>
        <w:rPr>
          <w:noProof/>
        </w:rPr>
      </w:pPr>
      <w:r w:rsidRPr="004511BB">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4511BB">
        <w:rPr>
          <w:i/>
          <w:noProof/>
        </w:rPr>
        <w:t>26</w:t>
      </w:r>
      <w:r w:rsidRPr="004511BB">
        <w:rPr>
          <w:noProof/>
        </w:rPr>
        <w:t>, 59-64.</w:t>
      </w:r>
    </w:p>
    <w:p w14:paraId="5A66C7AD" w14:textId="2C1C48CE" w:rsidR="005D4EDE" w:rsidRPr="006409FA" w:rsidRDefault="00686725" w:rsidP="000A48DA">
      <w:r w:rsidRPr="006409FA">
        <w:fldChar w:fldCharType="end"/>
      </w:r>
    </w:p>
    <w:sectPr w:rsidR="005D4EDE" w:rsidRPr="006409FA" w:rsidSect="008A3F1F">
      <w:headerReference w:type="default" r:id="rId23"/>
      <w:footerReference w:type="even" r:id="rId24"/>
      <w:footerReference w:type="first" r:id="rId25"/>
      <w:pgSz w:w="12240" w:h="15840" w:code="1"/>
      <w:pgMar w:top="1296" w:right="1440" w:bottom="1296"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6" w:author="Xavier, Joao D./Sloan Kettering Institute" w:date="2022-08-25T12:43:00Z" w:initials="XJDKI">
    <w:p w14:paraId="4AC92A47" w14:textId="53B01B7C" w:rsidR="001E4BFE" w:rsidRDefault="001E4BFE">
      <w:pPr>
        <w:pStyle w:val="CommentText"/>
      </w:pPr>
      <w:r>
        <w:rPr>
          <w:rStyle w:val="CommentReference"/>
        </w:rPr>
        <w:annotationRef/>
      </w:r>
      <w:r>
        <w:t>Also for methods</w:t>
      </w:r>
    </w:p>
  </w:comment>
  <w:comment w:id="464" w:author="Xavier, Joao D./Sloan Kettering Institute" w:date="2022-08-25T12:45:00Z" w:initials="XJDKI">
    <w:p w14:paraId="23EF5D04" w14:textId="68E85BA7" w:rsidR="001E4BFE" w:rsidRDefault="001E4BFE">
      <w:pPr>
        <w:pStyle w:val="CommentText"/>
        <w:rPr>
          <w:rFonts w:hint="eastAsia"/>
        </w:rPr>
      </w:pPr>
      <w:r>
        <w:rPr>
          <w:rStyle w:val="CommentReference"/>
        </w:rPr>
        <w:annotationRef/>
      </w:r>
      <w:r>
        <w:t>Does not belong in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92A47" w15:done="0"/>
  <w15:commentEx w15:paraId="23EF5D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1ECF8" w16cex:dateUtc="2022-08-25T16:43:00Z"/>
  <w16cex:commentExtensible w16cex:durableId="26B1ED72" w16cex:dateUtc="2022-08-25T16: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92A47" w16cid:durableId="26B1ECF8"/>
  <w16cid:commentId w16cid:paraId="23EF5D04" w16cid:durableId="26B1ED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77E8B" w14:textId="77777777" w:rsidR="002C23BD" w:rsidRDefault="002C23BD" w:rsidP="00D73714">
      <w:r>
        <w:separator/>
      </w:r>
    </w:p>
  </w:endnote>
  <w:endnote w:type="continuationSeparator" w:id="0">
    <w:p w14:paraId="7F79BBD4" w14:textId="77777777" w:rsidR="002C23BD" w:rsidRDefault="002C23BD" w:rsidP="00D73714">
      <w:r>
        <w:continuationSeparator/>
      </w:r>
    </w:p>
  </w:endnote>
  <w:endnote w:type="continuationNotice" w:id="1">
    <w:p w14:paraId="1A2E318A" w14:textId="77777777" w:rsidR="002C23BD" w:rsidRDefault="002C2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3EA61" w14:textId="77777777" w:rsidR="002C23BD" w:rsidRDefault="002C23BD" w:rsidP="00D73714">
      <w:r>
        <w:separator/>
      </w:r>
    </w:p>
  </w:footnote>
  <w:footnote w:type="continuationSeparator" w:id="0">
    <w:p w14:paraId="61755870" w14:textId="77777777" w:rsidR="002C23BD" w:rsidRDefault="002C23BD" w:rsidP="00D73714">
      <w:r>
        <w:continuationSeparator/>
      </w:r>
    </w:p>
  </w:footnote>
  <w:footnote w:type="continuationNotice" w:id="1">
    <w:p w14:paraId="2DF351B6" w14:textId="77777777" w:rsidR="002C23BD" w:rsidRDefault="002C23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o, Chen/Sloan Kettering Institute">
    <w15:presenceInfo w15:providerId="AD" w15:userId="S::liaoc@mskcc.org::7274cb96-2a8c-445f-b28a-f2a341c0dd3a"/>
  </w15:person>
  <w15:person w15:author="Xavier, Joao D./Sloan Kettering Institute">
    <w15:presenceInfo w15:providerId="AD" w15:userId="S::xavierj@mskcc.org::6d6efa85-3303-4f53-80b9-7d175fbda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4&lt;/item&gt;&lt;item&gt;75&lt;/item&gt;&lt;item&gt;77&lt;/item&gt;&lt;item&gt;78&lt;/item&gt;&lt;item&gt;79&lt;/item&gt;&lt;item&gt;80&lt;/item&gt;&lt;item&gt;81&lt;/item&gt;&lt;item&gt;83&lt;/item&gt;&lt;item&gt;84&lt;/item&gt;&lt;item&gt;86&lt;/item&gt;&lt;item&gt;8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7532"/>
    <w:rsid w:val="001478F3"/>
    <w:rsid w:val="00147D22"/>
    <w:rsid w:val="00150323"/>
    <w:rsid w:val="001505A5"/>
    <w:rsid w:val="00150725"/>
    <w:rsid w:val="00150A5F"/>
    <w:rsid w:val="0015189C"/>
    <w:rsid w:val="00151BA4"/>
    <w:rsid w:val="00152186"/>
    <w:rsid w:val="00152252"/>
    <w:rsid w:val="00152C85"/>
    <w:rsid w:val="00152CB6"/>
    <w:rsid w:val="00152F61"/>
    <w:rsid w:val="00153826"/>
    <w:rsid w:val="00153E12"/>
    <w:rsid w:val="00154DFB"/>
    <w:rsid w:val="0015549E"/>
    <w:rsid w:val="001567AF"/>
    <w:rsid w:val="00157530"/>
    <w:rsid w:val="00157A9F"/>
    <w:rsid w:val="00157C11"/>
    <w:rsid w:val="001610E6"/>
    <w:rsid w:val="001617A9"/>
    <w:rsid w:val="001617C0"/>
    <w:rsid w:val="00161F32"/>
    <w:rsid w:val="00163199"/>
    <w:rsid w:val="001650F3"/>
    <w:rsid w:val="00165D7B"/>
    <w:rsid w:val="00166D40"/>
    <w:rsid w:val="001700B9"/>
    <w:rsid w:val="00170B59"/>
    <w:rsid w:val="00170DC4"/>
    <w:rsid w:val="00171387"/>
    <w:rsid w:val="00171FD7"/>
    <w:rsid w:val="0017394F"/>
    <w:rsid w:val="00174D19"/>
    <w:rsid w:val="001755C0"/>
    <w:rsid w:val="001766DD"/>
    <w:rsid w:val="00176B7F"/>
    <w:rsid w:val="00176CAB"/>
    <w:rsid w:val="001775FA"/>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0FF3"/>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B0F"/>
    <w:rsid w:val="001C70AB"/>
    <w:rsid w:val="001C755A"/>
    <w:rsid w:val="001D0D76"/>
    <w:rsid w:val="001D1231"/>
    <w:rsid w:val="001D1E80"/>
    <w:rsid w:val="001D2316"/>
    <w:rsid w:val="001D26BB"/>
    <w:rsid w:val="001D277B"/>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AE8"/>
    <w:rsid w:val="00223877"/>
    <w:rsid w:val="00224E3B"/>
    <w:rsid w:val="00225BE4"/>
    <w:rsid w:val="00226142"/>
    <w:rsid w:val="002264C6"/>
    <w:rsid w:val="00226971"/>
    <w:rsid w:val="00226FB1"/>
    <w:rsid w:val="00227309"/>
    <w:rsid w:val="00227AE4"/>
    <w:rsid w:val="00230D22"/>
    <w:rsid w:val="00232255"/>
    <w:rsid w:val="002332A9"/>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E7A"/>
    <w:rsid w:val="002A77FE"/>
    <w:rsid w:val="002A78D6"/>
    <w:rsid w:val="002A7948"/>
    <w:rsid w:val="002A7BF0"/>
    <w:rsid w:val="002A7FB4"/>
    <w:rsid w:val="002B094A"/>
    <w:rsid w:val="002B0E96"/>
    <w:rsid w:val="002B1C0B"/>
    <w:rsid w:val="002B1CD7"/>
    <w:rsid w:val="002B5A57"/>
    <w:rsid w:val="002B657E"/>
    <w:rsid w:val="002B7475"/>
    <w:rsid w:val="002B75DF"/>
    <w:rsid w:val="002B7851"/>
    <w:rsid w:val="002B7B51"/>
    <w:rsid w:val="002C07E9"/>
    <w:rsid w:val="002C117F"/>
    <w:rsid w:val="002C1B71"/>
    <w:rsid w:val="002C23BD"/>
    <w:rsid w:val="002C2519"/>
    <w:rsid w:val="002C2C49"/>
    <w:rsid w:val="002C33B8"/>
    <w:rsid w:val="002C3D77"/>
    <w:rsid w:val="002C41DB"/>
    <w:rsid w:val="002C423C"/>
    <w:rsid w:val="002C4DCA"/>
    <w:rsid w:val="002C53D4"/>
    <w:rsid w:val="002C58D7"/>
    <w:rsid w:val="002C7863"/>
    <w:rsid w:val="002C7CF9"/>
    <w:rsid w:val="002C7E27"/>
    <w:rsid w:val="002C7EF8"/>
    <w:rsid w:val="002C7FF1"/>
    <w:rsid w:val="002D00A7"/>
    <w:rsid w:val="002D0AE9"/>
    <w:rsid w:val="002D0F11"/>
    <w:rsid w:val="002D109E"/>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2F7D17"/>
    <w:rsid w:val="003002F8"/>
    <w:rsid w:val="003012CC"/>
    <w:rsid w:val="003016B8"/>
    <w:rsid w:val="0030197C"/>
    <w:rsid w:val="00301C01"/>
    <w:rsid w:val="003023B0"/>
    <w:rsid w:val="003029F6"/>
    <w:rsid w:val="003029F8"/>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EB2"/>
    <w:rsid w:val="00331295"/>
    <w:rsid w:val="0033141C"/>
    <w:rsid w:val="003314FD"/>
    <w:rsid w:val="00332984"/>
    <w:rsid w:val="00332986"/>
    <w:rsid w:val="00332D25"/>
    <w:rsid w:val="00332E74"/>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2B69"/>
    <w:rsid w:val="0036336E"/>
    <w:rsid w:val="00363BF8"/>
    <w:rsid w:val="00363F17"/>
    <w:rsid w:val="00364E01"/>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E5B"/>
    <w:rsid w:val="0038427C"/>
    <w:rsid w:val="00384A0A"/>
    <w:rsid w:val="003851C5"/>
    <w:rsid w:val="003854AD"/>
    <w:rsid w:val="00385669"/>
    <w:rsid w:val="00385E3E"/>
    <w:rsid w:val="00386422"/>
    <w:rsid w:val="00390F20"/>
    <w:rsid w:val="00390FCB"/>
    <w:rsid w:val="003916D4"/>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863"/>
    <w:rsid w:val="003A4ACD"/>
    <w:rsid w:val="003A4EBB"/>
    <w:rsid w:val="003A51D4"/>
    <w:rsid w:val="003A6E1D"/>
    <w:rsid w:val="003A719E"/>
    <w:rsid w:val="003A76BB"/>
    <w:rsid w:val="003A77E3"/>
    <w:rsid w:val="003A77E5"/>
    <w:rsid w:val="003A7E63"/>
    <w:rsid w:val="003B0531"/>
    <w:rsid w:val="003B0780"/>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5F24"/>
    <w:rsid w:val="003E65D6"/>
    <w:rsid w:val="003E791E"/>
    <w:rsid w:val="003E7BD1"/>
    <w:rsid w:val="003F01C0"/>
    <w:rsid w:val="003F0BF0"/>
    <w:rsid w:val="003F0D83"/>
    <w:rsid w:val="003F0E2C"/>
    <w:rsid w:val="003F1027"/>
    <w:rsid w:val="003F15CD"/>
    <w:rsid w:val="003F19B9"/>
    <w:rsid w:val="003F1C70"/>
    <w:rsid w:val="003F2DE8"/>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312C"/>
    <w:rsid w:val="00423439"/>
    <w:rsid w:val="00423866"/>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4D06"/>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4FD2"/>
    <w:rsid w:val="004F5FE9"/>
    <w:rsid w:val="004F6449"/>
    <w:rsid w:val="00500BD3"/>
    <w:rsid w:val="00500C7D"/>
    <w:rsid w:val="0050178F"/>
    <w:rsid w:val="0050179A"/>
    <w:rsid w:val="005019D3"/>
    <w:rsid w:val="005026A5"/>
    <w:rsid w:val="00502A1B"/>
    <w:rsid w:val="00502F30"/>
    <w:rsid w:val="00503066"/>
    <w:rsid w:val="005031ED"/>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E5"/>
    <w:rsid w:val="00552A41"/>
    <w:rsid w:val="005539D2"/>
    <w:rsid w:val="00553C66"/>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1802"/>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4E1"/>
    <w:rsid w:val="00592F4A"/>
    <w:rsid w:val="0059354F"/>
    <w:rsid w:val="00594439"/>
    <w:rsid w:val="00596401"/>
    <w:rsid w:val="005964C2"/>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A2E"/>
    <w:rsid w:val="00601864"/>
    <w:rsid w:val="00601A9D"/>
    <w:rsid w:val="00601E7B"/>
    <w:rsid w:val="00602064"/>
    <w:rsid w:val="006031D8"/>
    <w:rsid w:val="00603932"/>
    <w:rsid w:val="0060415F"/>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EA5"/>
    <w:rsid w:val="006325DC"/>
    <w:rsid w:val="00632A24"/>
    <w:rsid w:val="00632F22"/>
    <w:rsid w:val="006330DF"/>
    <w:rsid w:val="0063390B"/>
    <w:rsid w:val="0063490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501ED"/>
    <w:rsid w:val="006507AC"/>
    <w:rsid w:val="006509AC"/>
    <w:rsid w:val="00651A71"/>
    <w:rsid w:val="0065309A"/>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2EB3"/>
    <w:rsid w:val="00666128"/>
    <w:rsid w:val="00666EF1"/>
    <w:rsid w:val="0066716A"/>
    <w:rsid w:val="006704E6"/>
    <w:rsid w:val="00670631"/>
    <w:rsid w:val="0067140F"/>
    <w:rsid w:val="00673000"/>
    <w:rsid w:val="00673254"/>
    <w:rsid w:val="006732C1"/>
    <w:rsid w:val="00673AC6"/>
    <w:rsid w:val="00673B7D"/>
    <w:rsid w:val="00674950"/>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DD9"/>
    <w:rsid w:val="0069092D"/>
    <w:rsid w:val="00690FDE"/>
    <w:rsid w:val="00691EA1"/>
    <w:rsid w:val="0069268C"/>
    <w:rsid w:val="006929C4"/>
    <w:rsid w:val="0069386B"/>
    <w:rsid w:val="006945F5"/>
    <w:rsid w:val="00695095"/>
    <w:rsid w:val="00695139"/>
    <w:rsid w:val="0069559E"/>
    <w:rsid w:val="00695B8D"/>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E7FCD"/>
    <w:rsid w:val="006F1068"/>
    <w:rsid w:val="006F1AC9"/>
    <w:rsid w:val="006F1E0C"/>
    <w:rsid w:val="006F264A"/>
    <w:rsid w:val="006F483F"/>
    <w:rsid w:val="006F5A59"/>
    <w:rsid w:val="006F6E86"/>
    <w:rsid w:val="006F7028"/>
    <w:rsid w:val="007002E9"/>
    <w:rsid w:val="0070097E"/>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69"/>
    <w:rsid w:val="00731431"/>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4480"/>
    <w:rsid w:val="00745122"/>
    <w:rsid w:val="0074521E"/>
    <w:rsid w:val="00746594"/>
    <w:rsid w:val="00747377"/>
    <w:rsid w:val="00747460"/>
    <w:rsid w:val="00747B22"/>
    <w:rsid w:val="00747D28"/>
    <w:rsid w:val="00750044"/>
    <w:rsid w:val="00750782"/>
    <w:rsid w:val="00750A50"/>
    <w:rsid w:val="00750C14"/>
    <w:rsid w:val="007510F4"/>
    <w:rsid w:val="00752C76"/>
    <w:rsid w:val="007539BE"/>
    <w:rsid w:val="00753DB0"/>
    <w:rsid w:val="00754377"/>
    <w:rsid w:val="00755125"/>
    <w:rsid w:val="00755708"/>
    <w:rsid w:val="007558C4"/>
    <w:rsid w:val="00755F84"/>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E7E5A"/>
    <w:rsid w:val="007F0DA4"/>
    <w:rsid w:val="007F1CA3"/>
    <w:rsid w:val="007F20A8"/>
    <w:rsid w:val="007F2315"/>
    <w:rsid w:val="007F2F5B"/>
    <w:rsid w:val="007F2FA1"/>
    <w:rsid w:val="007F4179"/>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2CE"/>
    <w:rsid w:val="0086656C"/>
    <w:rsid w:val="00866DB6"/>
    <w:rsid w:val="00866FDA"/>
    <w:rsid w:val="00867099"/>
    <w:rsid w:val="00867270"/>
    <w:rsid w:val="008674F2"/>
    <w:rsid w:val="008705D9"/>
    <w:rsid w:val="00870619"/>
    <w:rsid w:val="00871319"/>
    <w:rsid w:val="00871C5A"/>
    <w:rsid w:val="00872425"/>
    <w:rsid w:val="00872534"/>
    <w:rsid w:val="00873B0F"/>
    <w:rsid w:val="00874129"/>
    <w:rsid w:val="0087464B"/>
    <w:rsid w:val="00874DBB"/>
    <w:rsid w:val="0087539F"/>
    <w:rsid w:val="00875B8F"/>
    <w:rsid w:val="0087623B"/>
    <w:rsid w:val="0087709D"/>
    <w:rsid w:val="00877D80"/>
    <w:rsid w:val="00877F41"/>
    <w:rsid w:val="00880674"/>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1CB3"/>
    <w:rsid w:val="008D28CB"/>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ABD"/>
    <w:rsid w:val="008F7715"/>
    <w:rsid w:val="00900149"/>
    <w:rsid w:val="0090050B"/>
    <w:rsid w:val="00900F46"/>
    <w:rsid w:val="00901F08"/>
    <w:rsid w:val="00902E2D"/>
    <w:rsid w:val="00904BA0"/>
    <w:rsid w:val="00904D69"/>
    <w:rsid w:val="00906748"/>
    <w:rsid w:val="009118ED"/>
    <w:rsid w:val="00912F9D"/>
    <w:rsid w:val="0091364D"/>
    <w:rsid w:val="009136D9"/>
    <w:rsid w:val="0091384A"/>
    <w:rsid w:val="0091548F"/>
    <w:rsid w:val="009163C4"/>
    <w:rsid w:val="00916B75"/>
    <w:rsid w:val="00917089"/>
    <w:rsid w:val="009175A4"/>
    <w:rsid w:val="00917650"/>
    <w:rsid w:val="00917C88"/>
    <w:rsid w:val="00920A6B"/>
    <w:rsid w:val="00920B5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2AD2"/>
    <w:rsid w:val="0095329E"/>
    <w:rsid w:val="00953555"/>
    <w:rsid w:val="00953EE2"/>
    <w:rsid w:val="00954A28"/>
    <w:rsid w:val="00955030"/>
    <w:rsid w:val="00955565"/>
    <w:rsid w:val="009564AC"/>
    <w:rsid w:val="00956508"/>
    <w:rsid w:val="009577B5"/>
    <w:rsid w:val="00961CEF"/>
    <w:rsid w:val="00961E86"/>
    <w:rsid w:val="0096204A"/>
    <w:rsid w:val="009622F6"/>
    <w:rsid w:val="0096247B"/>
    <w:rsid w:val="0096268F"/>
    <w:rsid w:val="00962C69"/>
    <w:rsid w:val="00963F7A"/>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CA6"/>
    <w:rsid w:val="009D1E7C"/>
    <w:rsid w:val="009D1FA7"/>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44C"/>
    <w:rsid w:val="009F04AA"/>
    <w:rsid w:val="009F0F5B"/>
    <w:rsid w:val="009F2B56"/>
    <w:rsid w:val="009F2F70"/>
    <w:rsid w:val="009F3685"/>
    <w:rsid w:val="009F4801"/>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10FC"/>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4D7"/>
    <w:rsid w:val="00AA49DA"/>
    <w:rsid w:val="00AA5371"/>
    <w:rsid w:val="00AA715F"/>
    <w:rsid w:val="00AA7DA1"/>
    <w:rsid w:val="00AB02CC"/>
    <w:rsid w:val="00AB12C0"/>
    <w:rsid w:val="00AB1410"/>
    <w:rsid w:val="00AB2285"/>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21C3"/>
    <w:rsid w:val="00AE35C8"/>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5D6"/>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5052"/>
    <w:rsid w:val="00CF5595"/>
    <w:rsid w:val="00CF5B80"/>
    <w:rsid w:val="00CF5D0B"/>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A8D"/>
    <w:rsid w:val="00D04CB3"/>
    <w:rsid w:val="00D05511"/>
    <w:rsid w:val="00D05D52"/>
    <w:rsid w:val="00D06941"/>
    <w:rsid w:val="00D06EF3"/>
    <w:rsid w:val="00D06FC9"/>
    <w:rsid w:val="00D070F9"/>
    <w:rsid w:val="00D1062F"/>
    <w:rsid w:val="00D10829"/>
    <w:rsid w:val="00D10AA6"/>
    <w:rsid w:val="00D112E2"/>
    <w:rsid w:val="00D12405"/>
    <w:rsid w:val="00D124D1"/>
    <w:rsid w:val="00D12777"/>
    <w:rsid w:val="00D1376F"/>
    <w:rsid w:val="00D13C62"/>
    <w:rsid w:val="00D13F8F"/>
    <w:rsid w:val="00D148D9"/>
    <w:rsid w:val="00D1572C"/>
    <w:rsid w:val="00D15C00"/>
    <w:rsid w:val="00D1616A"/>
    <w:rsid w:val="00D16280"/>
    <w:rsid w:val="00D172A8"/>
    <w:rsid w:val="00D177EB"/>
    <w:rsid w:val="00D20068"/>
    <w:rsid w:val="00D201EB"/>
    <w:rsid w:val="00D207C7"/>
    <w:rsid w:val="00D21AE7"/>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2447"/>
    <w:rsid w:val="00D3283B"/>
    <w:rsid w:val="00D331EC"/>
    <w:rsid w:val="00D334B6"/>
    <w:rsid w:val="00D338BD"/>
    <w:rsid w:val="00D33E3A"/>
    <w:rsid w:val="00D341A3"/>
    <w:rsid w:val="00D34C25"/>
    <w:rsid w:val="00D34C83"/>
    <w:rsid w:val="00D35C13"/>
    <w:rsid w:val="00D36237"/>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3560"/>
    <w:rsid w:val="00D63C04"/>
    <w:rsid w:val="00D64778"/>
    <w:rsid w:val="00D6513B"/>
    <w:rsid w:val="00D6539E"/>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770"/>
    <w:rsid w:val="00D817CA"/>
    <w:rsid w:val="00D81AE5"/>
    <w:rsid w:val="00D82FEC"/>
    <w:rsid w:val="00D8317B"/>
    <w:rsid w:val="00D834EE"/>
    <w:rsid w:val="00D83F72"/>
    <w:rsid w:val="00D84673"/>
    <w:rsid w:val="00D8522E"/>
    <w:rsid w:val="00D8622C"/>
    <w:rsid w:val="00D8645E"/>
    <w:rsid w:val="00D90C6A"/>
    <w:rsid w:val="00D914E5"/>
    <w:rsid w:val="00D91D71"/>
    <w:rsid w:val="00D928C2"/>
    <w:rsid w:val="00D932FF"/>
    <w:rsid w:val="00D9364F"/>
    <w:rsid w:val="00D93833"/>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FE4"/>
    <w:rsid w:val="00DC51CA"/>
    <w:rsid w:val="00DC63DD"/>
    <w:rsid w:val="00DC6704"/>
    <w:rsid w:val="00DD035B"/>
    <w:rsid w:val="00DD0BCF"/>
    <w:rsid w:val="00DD0C9A"/>
    <w:rsid w:val="00DD0D48"/>
    <w:rsid w:val="00DD0E83"/>
    <w:rsid w:val="00DD1AC9"/>
    <w:rsid w:val="00DD1E6C"/>
    <w:rsid w:val="00DD1EA6"/>
    <w:rsid w:val="00DD225C"/>
    <w:rsid w:val="00DD321E"/>
    <w:rsid w:val="00DD35BB"/>
    <w:rsid w:val="00DD369B"/>
    <w:rsid w:val="00DD3EA1"/>
    <w:rsid w:val="00DD4D4C"/>
    <w:rsid w:val="00DD5B99"/>
    <w:rsid w:val="00DD6A4A"/>
    <w:rsid w:val="00DD7131"/>
    <w:rsid w:val="00DD71D5"/>
    <w:rsid w:val="00DD77C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349C"/>
    <w:rsid w:val="00E3503E"/>
    <w:rsid w:val="00E351C0"/>
    <w:rsid w:val="00E35208"/>
    <w:rsid w:val="00E35BD5"/>
    <w:rsid w:val="00E35D4E"/>
    <w:rsid w:val="00E370ED"/>
    <w:rsid w:val="00E371FD"/>
    <w:rsid w:val="00E37A00"/>
    <w:rsid w:val="00E37C62"/>
    <w:rsid w:val="00E40FD8"/>
    <w:rsid w:val="00E41804"/>
    <w:rsid w:val="00E42C77"/>
    <w:rsid w:val="00E42D57"/>
    <w:rsid w:val="00E44C5E"/>
    <w:rsid w:val="00E44F14"/>
    <w:rsid w:val="00E453E7"/>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331"/>
    <w:rsid w:val="00E533D9"/>
    <w:rsid w:val="00E538E9"/>
    <w:rsid w:val="00E540D5"/>
    <w:rsid w:val="00E54380"/>
    <w:rsid w:val="00E54ED9"/>
    <w:rsid w:val="00E55183"/>
    <w:rsid w:val="00E561A5"/>
    <w:rsid w:val="00E56D3D"/>
    <w:rsid w:val="00E60E87"/>
    <w:rsid w:val="00E60E8A"/>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2F43"/>
    <w:rsid w:val="00EB3191"/>
    <w:rsid w:val="00EB3570"/>
    <w:rsid w:val="00EB364B"/>
    <w:rsid w:val="00EB3B42"/>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5F3"/>
    <w:rsid w:val="00EE1A74"/>
    <w:rsid w:val="00EE1D99"/>
    <w:rsid w:val="00EE344A"/>
    <w:rsid w:val="00EE431D"/>
    <w:rsid w:val="00EE4CD4"/>
    <w:rsid w:val="00EE5275"/>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4355"/>
    <w:rsid w:val="00F54D09"/>
    <w:rsid w:val="00F55013"/>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79E"/>
    <w:rsid w:val="00F67DE5"/>
    <w:rsid w:val="00F716A3"/>
    <w:rsid w:val="00F72442"/>
    <w:rsid w:val="00F72DCD"/>
    <w:rsid w:val="00F7388F"/>
    <w:rsid w:val="00F739FD"/>
    <w:rsid w:val="00F73A7D"/>
    <w:rsid w:val="00F75D72"/>
    <w:rsid w:val="00F76853"/>
    <w:rsid w:val="00F76C4A"/>
    <w:rsid w:val="00F77140"/>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E97"/>
    <w:rsid w:val="00F93413"/>
    <w:rsid w:val="00F93F94"/>
    <w:rsid w:val="00F94063"/>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0AE9"/>
    <w:rsid w:val="00FB131C"/>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lifesciences.org/articles/45931"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github.com/liaochen1988/marker_hypothesis"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8536</TotalTime>
  <Pages>26</Pages>
  <Words>32497</Words>
  <Characters>185233</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3259</cp:revision>
  <cp:lastPrinted>2022-09-05T20:29:00Z</cp:lastPrinted>
  <dcterms:created xsi:type="dcterms:W3CDTF">2021-02-05T20:38:00Z</dcterms:created>
  <dcterms:modified xsi:type="dcterms:W3CDTF">2022-09-06T01:46:00Z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