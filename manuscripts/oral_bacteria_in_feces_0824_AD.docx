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5DD0BB" w14:textId="6D9C4FF9" w:rsidR="00CD2F67" w:rsidRPr="00AC26F8" w:rsidRDefault="00FC506A" w:rsidP="000A48DA">
      <w:r>
        <w:rPr>
          <w:b/>
          <w:bCs/>
          <w:kern w:val="28"/>
          <w:sz w:val="28"/>
          <w:szCs w:val="28"/>
        </w:rPr>
        <w:t>Relative</w:t>
      </w:r>
      <w:r w:rsidR="00582C9D" w:rsidRPr="00AC26F8">
        <w:rPr>
          <w:b/>
          <w:bCs/>
          <w:kern w:val="28"/>
          <w:sz w:val="28"/>
          <w:szCs w:val="28"/>
        </w:rPr>
        <w:t xml:space="preserve"> enrichment of o</w:t>
      </w:r>
      <w:r w:rsidR="00CD2F67" w:rsidRPr="00AC26F8">
        <w:rPr>
          <w:b/>
          <w:bCs/>
          <w:kern w:val="28"/>
          <w:sz w:val="28"/>
          <w:szCs w:val="28"/>
        </w:rPr>
        <w:t xml:space="preserve">ral bacteria in feces </w:t>
      </w:r>
      <w:r w:rsidR="00582C9D" w:rsidRPr="00AC26F8">
        <w:rPr>
          <w:b/>
          <w:bCs/>
          <w:kern w:val="28"/>
          <w:sz w:val="28"/>
          <w:szCs w:val="28"/>
        </w:rPr>
        <w:t>reflects depletion</w:t>
      </w:r>
      <w:r w:rsidR="00CD2F67" w:rsidRPr="00AC26F8">
        <w:rPr>
          <w:b/>
          <w:bCs/>
          <w:kern w:val="28"/>
          <w:sz w:val="28"/>
          <w:szCs w:val="28"/>
        </w:rPr>
        <w:t xml:space="preserve"> of </w:t>
      </w:r>
      <w:r w:rsidR="00582C9D" w:rsidRPr="00AC26F8">
        <w:rPr>
          <w:b/>
          <w:bCs/>
          <w:kern w:val="28"/>
          <w:sz w:val="28"/>
          <w:szCs w:val="28"/>
        </w:rPr>
        <w:t>gut commensals</w:t>
      </w:r>
    </w:p>
    <w:p w14:paraId="109869DD" w14:textId="77777777" w:rsidR="007B012B" w:rsidRPr="00AC26F8" w:rsidRDefault="007B012B" w:rsidP="000A48DA"/>
    <w:p w14:paraId="10A292A5" w14:textId="4AE9A980" w:rsidR="00F33DD4" w:rsidRPr="00AC26F8" w:rsidRDefault="00F33DD4" w:rsidP="000A48DA">
      <w:pPr>
        <w:rPr>
          <w:vertAlign w:val="superscript"/>
        </w:rPr>
      </w:pPr>
      <w:r w:rsidRPr="00AC26F8">
        <w:t>Chen Liao</w:t>
      </w:r>
      <w:r w:rsidRPr="00AC26F8">
        <w:rPr>
          <w:vertAlign w:val="superscript"/>
        </w:rPr>
        <w:t>1</w:t>
      </w:r>
      <w:proofErr w:type="gramStart"/>
      <w:r w:rsidR="006315E2" w:rsidRPr="00AC26F8">
        <w:rPr>
          <w:vertAlign w:val="superscript"/>
        </w:rPr>
        <w:t>,8</w:t>
      </w:r>
      <w:proofErr w:type="gramEnd"/>
      <w:r w:rsidRPr="00AC26F8">
        <w:t>, Thierry Rolling</w:t>
      </w:r>
      <w:r w:rsidRPr="00AC26F8">
        <w:rPr>
          <w:vertAlign w:val="superscript"/>
        </w:rPr>
        <w:t>2,3,4</w:t>
      </w:r>
      <w:r w:rsidR="006315E2" w:rsidRPr="00AC26F8">
        <w:rPr>
          <w:vertAlign w:val="superscript"/>
        </w:rPr>
        <w:t>,8</w:t>
      </w:r>
      <w:r w:rsidR="007D58D4">
        <w:t>, Ana Djukovic</w:t>
      </w:r>
      <w:r w:rsidR="007D58D4" w:rsidRPr="00AC26F8">
        <w:rPr>
          <w:vertAlign w:val="superscript"/>
        </w:rPr>
        <w:t>1</w:t>
      </w:r>
      <w:r w:rsidR="007D58D4">
        <w:t xml:space="preserve">, </w:t>
      </w:r>
      <w:r w:rsidR="007D58D4">
        <w:rPr>
          <w:rFonts w:hint="eastAsia"/>
        </w:rPr>
        <w:t>Hongbin</w:t>
      </w:r>
      <w:r w:rsidR="007D58D4">
        <w:t xml:space="preserve"> Liu</w:t>
      </w:r>
      <w:r w:rsidR="007D58D4" w:rsidRPr="007D58D4">
        <w:rPr>
          <w:vertAlign w:val="superscript"/>
        </w:rPr>
        <w:t>6</w:t>
      </w:r>
      <w:r w:rsidR="007D58D4">
        <w:t>, Lei Dai</w:t>
      </w:r>
      <w:r w:rsidR="007D58D4" w:rsidRPr="007D58D4">
        <w:rPr>
          <w:vertAlign w:val="superscript"/>
        </w:rPr>
        <w:t>6</w:t>
      </w:r>
      <w:r w:rsidR="007D58D4">
        <w:t xml:space="preserve">, </w:t>
      </w:r>
      <w:r w:rsidRPr="00AC26F8">
        <w:rPr>
          <w:rFonts w:hint="eastAsia"/>
        </w:rPr>
        <w:t>B</w:t>
      </w:r>
      <w:r w:rsidRPr="00AC26F8">
        <w:t>ing Zhai</w:t>
      </w:r>
      <w:r w:rsidRPr="00AC26F8">
        <w:rPr>
          <w:vertAlign w:val="superscript"/>
        </w:rPr>
        <w:t>2,3,6</w:t>
      </w:r>
      <w:r w:rsidRPr="00AC26F8">
        <w:t>, Jonathan U. Peled</w:t>
      </w:r>
      <w:r w:rsidRPr="00AC26F8">
        <w:rPr>
          <w:vertAlign w:val="superscript"/>
        </w:rPr>
        <w:t>5,7</w:t>
      </w:r>
      <w:r w:rsidRPr="00AC26F8">
        <w:t>, Marcel R.M. van den Brink</w:t>
      </w:r>
      <w:r w:rsidRPr="00AC26F8">
        <w:rPr>
          <w:vertAlign w:val="superscript"/>
        </w:rPr>
        <w:t>5,7</w:t>
      </w:r>
      <w:r w:rsidRPr="00AC26F8">
        <w:t>, Tobias M. Hohl</w:t>
      </w:r>
      <w:r w:rsidRPr="00AC26F8">
        <w:rPr>
          <w:vertAlign w:val="superscript"/>
        </w:rPr>
        <w:t>2,3,7</w:t>
      </w:r>
      <w:r w:rsidR="00010D76" w:rsidRPr="00AC26F8">
        <w:rPr>
          <w:vertAlign w:val="superscript"/>
        </w:rPr>
        <w:t>,</w:t>
      </w:r>
      <w:r w:rsidRPr="00AC26F8">
        <w:rPr>
          <w:vertAlign w:val="superscript"/>
        </w:rPr>
        <w:t>*</w:t>
      </w:r>
      <w:r w:rsidRPr="00AC26F8">
        <w:t>, and Joao B. Xavier</w:t>
      </w:r>
      <w:r w:rsidRPr="00AC26F8">
        <w:rPr>
          <w:vertAlign w:val="superscript"/>
        </w:rPr>
        <w:t>1</w:t>
      </w:r>
      <w:r w:rsidR="005A617D" w:rsidRPr="00AC26F8">
        <w:rPr>
          <w:vertAlign w:val="superscript"/>
        </w:rPr>
        <w:t>,9,</w:t>
      </w:r>
      <w:r w:rsidRPr="00AC26F8">
        <w:rPr>
          <w:vertAlign w:val="superscript"/>
        </w:rPr>
        <w:t>*</w:t>
      </w:r>
    </w:p>
    <w:p w14:paraId="4FFAB5B2" w14:textId="0A3E0025" w:rsidR="007B012B" w:rsidRPr="00AC26F8" w:rsidRDefault="007B012B" w:rsidP="000A48DA"/>
    <w:p w14:paraId="054DB006" w14:textId="20CDDDFF" w:rsidR="007B012B" w:rsidRPr="00AC26F8" w:rsidRDefault="007B012B" w:rsidP="000A48DA">
      <w:pPr>
        <w:rPr>
          <w:color w:val="000000"/>
        </w:rPr>
      </w:pPr>
      <w:r w:rsidRPr="00AC26F8">
        <w:rPr>
          <w:color w:val="000000"/>
          <w:vertAlign w:val="superscript"/>
        </w:rPr>
        <w:t>1</w:t>
      </w:r>
      <w:r w:rsidRPr="00AC26F8">
        <w:rPr>
          <w:color w:val="000000"/>
        </w:rPr>
        <w:t>Program for Computational and Systems Biology, Memorial Sloan-Kettering Cancer Center</w:t>
      </w:r>
      <w:r w:rsidR="00BD3721" w:rsidRPr="00AC26F8">
        <w:rPr>
          <w:color w:val="000000"/>
        </w:rPr>
        <w:t xml:space="preserve">, </w:t>
      </w:r>
      <w:r w:rsidRPr="00AC26F8">
        <w:rPr>
          <w:color w:val="000000"/>
        </w:rPr>
        <w:t>New York, NY</w:t>
      </w:r>
      <w:r w:rsidR="00AC30B0" w:rsidRPr="00AC26F8">
        <w:rPr>
          <w:color w:val="000000"/>
        </w:rPr>
        <w:t xml:space="preserve"> 10065</w:t>
      </w:r>
      <w:r w:rsidRPr="00AC26F8">
        <w:rPr>
          <w:color w:val="000000"/>
        </w:rPr>
        <w:t>, USA</w:t>
      </w:r>
    </w:p>
    <w:p w14:paraId="10667A13" w14:textId="41350E6B" w:rsidR="007B012B" w:rsidRPr="00AC26F8" w:rsidRDefault="007B012B" w:rsidP="000A48DA">
      <w:pPr>
        <w:rPr>
          <w:color w:val="000000"/>
        </w:rPr>
      </w:pPr>
      <w:r w:rsidRPr="00AC26F8">
        <w:rPr>
          <w:color w:val="000000"/>
          <w:vertAlign w:val="superscript"/>
        </w:rPr>
        <w:t>2</w:t>
      </w:r>
      <w:r w:rsidRPr="00AC26F8">
        <w:rPr>
          <w:color w:val="000000"/>
        </w:rPr>
        <w:t>Infectious Disease Service, Department of Medicine, Memorial Sloan Kettering Cancer Center</w:t>
      </w:r>
      <w:r w:rsidR="00BD3721" w:rsidRPr="00AC26F8">
        <w:rPr>
          <w:color w:val="000000"/>
        </w:rPr>
        <w:t xml:space="preserve">, </w:t>
      </w:r>
      <w:r w:rsidRPr="00AC26F8">
        <w:rPr>
          <w:color w:val="000000"/>
        </w:rPr>
        <w:t>New York, NY</w:t>
      </w:r>
      <w:r w:rsidR="00AC30B0" w:rsidRPr="00AC26F8">
        <w:rPr>
          <w:color w:val="000000"/>
        </w:rPr>
        <w:t xml:space="preserve"> 10065</w:t>
      </w:r>
      <w:r w:rsidRPr="00AC26F8">
        <w:rPr>
          <w:color w:val="000000"/>
        </w:rPr>
        <w:t>, USA</w:t>
      </w:r>
    </w:p>
    <w:p w14:paraId="4665DE9A" w14:textId="6F6151E6" w:rsidR="007B012B" w:rsidRPr="00AC26F8" w:rsidRDefault="007B012B" w:rsidP="000A48DA">
      <w:pPr>
        <w:rPr>
          <w:color w:val="000000"/>
        </w:rPr>
      </w:pPr>
      <w:r w:rsidRPr="00AC26F8">
        <w:rPr>
          <w:color w:val="000000"/>
          <w:vertAlign w:val="superscript"/>
        </w:rPr>
        <w:t>3</w:t>
      </w:r>
      <w:r w:rsidRPr="00AC26F8">
        <w:rPr>
          <w:color w:val="000000"/>
        </w:rPr>
        <w:t>Immunology Program, Sloan Kettering Institute, Memorial Sloan Kettering Cancer Center</w:t>
      </w:r>
      <w:r w:rsidR="00BD3721" w:rsidRPr="00AC26F8">
        <w:rPr>
          <w:color w:val="000000"/>
        </w:rPr>
        <w:t>,</w:t>
      </w:r>
      <w:r w:rsidRPr="00AC26F8">
        <w:rPr>
          <w:color w:val="000000"/>
        </w:rPr>
        <w:t xml:space="preserve"> New York, NY</w:t>
      </w:r>
      <w:r w:rsidR="00AC30B0" w:rsidRPr="00AC26F8">
        <w:rPr>
          <w:color w:val="000000"/>
        </w:rPr>
        <w:t xml:space="preserve"> 10065</w:t>
      </w:r>
      <w:r w:rsidRPr="00AC26F8">
        <w:rPr>
          <w:color w:val="000000"/>
        </w:rPr>
        <w:t xml:space="preserve">, USA </w:t>
      </w:r>
    </w:p>
    <w:p w14:paraId="4D19A086" w14:textId="54DAB1F7" w:rsidR="007B012B" w:rsidRPr="00AC26F8" w:rsidRDefault="007B012B" w:rsidP="000A48DA">
      <w:pPr>
        <w:rPr>
          <w:color w:val="000000"/>
        </w:rPr>
      </w:pPr>
      <w:r w:rsidRPr="00AC26F8">
        <w:rPr>
          <w:color w:val="000000"/>
          <w:vertAlign w:val="superscript"/>
        </w:rPr>
        <w:t>4</w:t>
      </w:r>
      <w:r w:rsidRPr="00AC26F8">
        <w:rPr>
          <w:color w:val="000000"/>
        </w:rPr>
        <w:t>Division of Infectious Diseases, First Department of Medicine, University Medical Center</w:t>
      </w:r>
      <w:r w:rsidR="00BD3721" w:rsidRPr="00AC26F8">
        <w:rPr>
          <w:color w:val="000000"/>
        </w:rPr>
        <w:t xml:space="preserve">, </w:t>
      </w:r>
      <w:r w:rsidRPr="00AC26F8">
        <w:rPr>
          <w:color w:val="000000"/>
        </w:rPr>
        <w:t>Hamburg-Eppendorf, Hamburg</w:t>
      </w:r>
      <w:r w:rsidR="00AC30B0" w:rsidRPr="00AC26F8">
        <w:rPr>
          <w:color w:val="000000"/>
        </w:rPr>
        <w:t xml:space="preserve"> 20251</w:t>
      </w:r>
      <w:r w:rsidRPr="00AC26F8">
        <w:rPr>
          <w:color w:val="000000"/>
        </w:rPr>
        <w:t>, Germany</w:t>
      </w:r>
    </w:p>
    <w:p w14:paraId="6B3001B4" w14:textId="6506FD27" w:rsidR="007B012B" w:rsidRPr="00AC26F8" w:rsidRDefault="007B012B" w:rsidP="000A48DA">
      <w:pPr>
        <w:rPr>
          <w:color w:val="000000"/>
        </w:rPr>
      </w:pPr>
      <w:r w:rsidRPr="00AC26F8">
        <w:rPr>
          <w:color w:val="000000"/>
          <w:vertAlign w:val="superscript"/>
        </w:rPr>
        <w:t>5</w:t>
      </w:r>
      <w:r w:rsidRPr="00AC26F8">
        <w:rPr>
          <w:color w:val="000000"/>
        </w:rPr>
        <w:t>Adult Bone Marrow Transplantation Service, Department of Medicine, Memorial Sloan Kettering Cancer Center</w:t>
      </w:r>
      <w:r w:rsidR="00BD3721" w:rsidRPr="00AC26F8">
        <w:rPr>
          <w:color w:val="000000"/>
        </w:rPr>
        <w:t xml:space="preserve">, </w:t>
      </w:r>
      <w:r w:rsidRPr="00AC26F8">
        <w:rPr>
          <w:color w:val="000000"/>
        </w:rPr>
        <w:t>New York, NY</w:t>
      </w:r>
      <w:r w:rsidR="00AC30B0" w:rsidRPr="00AC26F8">
        <w:rPr>
          <w:color w:val="000000"/>
        </w:rPr>
        <w:t xml:space="preserve"> 10065</w:t>
      </w:r>
      <w:r w:rsidRPr="00AC26F8">
        <w:rPr>
          <w:color w:val="000000"/>
        </w:rPr>
        <w:t>, USA</w:t>
      </w:r>
    </w:p>
    <w:p w14:paraId="2BBE4C1B" w14:textId="331A88A3" w:rsidR="007B012B" w:rsidRPr="00AC26F8" w:rsidRDefault="007B012B" w:rsidP="000A48DA">
      <w:pPr>
        <w:rPr>
          <w:color w:val="000000"/>
        </w:rPr>
      </w:pPr>
      <w:r w:rsidRPr="00AC26F8">
        <w:rPr>
          <w:color w:val="000000"/>
          <w:vertAlign w:val="superscript"/>
        </w:rPr>
        <w:t>6</w:t>
      </w:r>
      <w:r w:rsidRPr="00AC26F8">
        <w:rPr>
          <w:color w:val="000000"/>
        </w:rPr>
        <w:t>CAS Key Laboratory of Quantitative Engineering Biology, Shenzhen Institute of Synthetic Biology, Shenzhen Institute of Advanced Technology, Chinese Academy of Sciences</w:t>
      </w:r>
      <w:r w:rsidR="00BD3721" w:rsidRPr="00AC26F8">
        <w:rPr>
          <w:color w:val="000000"/>
        </w:rPr>
        <w:t xml:space="preserve">, </w:t>
      </w:r>
      <w:r w:rsidRPr="00AC26F8">
        <w:rPr>
          <w:color w:val="000000"/>
        </w:rPr>
        <w:t>Shenzhen 518055, China</w:t>
      </w:r>
    </w:p>
    <w:p w14:paraId="6A2FEF2E" w14:textId="2C5DA298" w:rsidR="0076489F" w:rsidRPr="00AC26F8" w:rsidRDefault="007B012B" w:rsidP="000A48DA">
      <w:pPr>
        <w:rPr>
          <w:color w:val="000000"/>
        </w:rPr>
      </w:pPr>
      <w:r w:rsidRPr="00AC26F8">
        <w:rPr>
          <w:color w:val="000000"/>
          <w:vertAlign w:val="superscript"/>
        </w:rPr>
        <w:t>7</w:t>
      </w:r>
      <w:r w:rsidRPr="00AC26F8">
        <w:rPr>
          <w:color w:val="000000"/>
        </w:rPr>
        <w:t>Weill Cornell Medical College</w:t>
      </w:r>
      <w:r w:rsidR="00BD3721" w:rsidRPr="00AC26F8">
        <w:rPr>
          <w:color w:val="000000"/>
        </w:rPr>
        <w:t>,</w:t>
      </w:r>
      <w:r w:rsidRPr="00AC26F8">
        <w:rPr>
          <w:color w:val="000000"/>
        </w:rPr>
        <w:t xml:space="preserve"> New York, NY</w:t>
      </w:r>
      <w:r w:rsidR="00AC30B0" w:rsidRPr="00AC26F8">
        <w:rPr>
          <w:color w:val="000000"/>
        </w:rPr>
        <w:t xml:space="preserve"> 10065</w:t>
      </w:r>
      <w:r w:rsidRPr="00AC26F8">
        <w:rPr>
          <w:color w:val="000000"/>
        </w:rPr>
        <w:t>, USA</w:t>
      </w:r>
    </w:p>
    <w:p w14:paraId="791DB964" w14:textId="35E69283" w:rsidR="007B012B" w:rsidRPr="00AC26F8" w:rsidRDefault="006315E2" w:rsidP="000A48DA">
      <w:pPr>
        <w:rPr>
          <w:color w:val="000000"/>
        </w:rPr>
      </w:pPr>
      <w:r w:rsidRPr="00AC26F8">
        <w:rPr>
          <w:color w:val="000000"/>
          <w:vertAlign w:val="superscript"/>
        </w:rPr>
        <w:t>8</w:t>
      </w:r>
      <w:r w:rsidR="007B012B" w:rsidRPr="00AC26F8">
        <w:rPr>
          <w:color w:val="000000"/>
        </w:rPr>
        <w:t>These authors contributed equally to this work</w:t>
      </w:r>
    </w:p>
    <w:p w14:paraId="698F6D13" w14:textId="0A583E08" w:rsidR="005A617D" w:rsidRPr="00AC26F8" w:rsidRDefault="005A617D" w:rsidP="000A48DA">
      <w:pPr>
        <w:rPr>
          <w:color w:val="000000"/>
        </w:rPr>
      </w:pPr>
      <w:r w:rsidRPr="00AC26F8">
        <w:rPr>
          <w:color w:val="000000"/>
          <w:vertAlign w:val="superscript"/>
        </w:rPr>
        <w:t>9</w:t>
      </w:r>
      <w:r w:rsidRPr="00AC26F8">
        <w:rPr>
          <w:color w:val="000000"/>
        </w:rPr>
        <w:t>Lead contact</w:t>
      </w:r>
    </w:p>
    <w:p w14:paraId="69139B7B" w14:textId="413A792A" w:rsidR="0026002F" w:rsidRPr="00AC26F8" w:rsidRDefault="007B012B" w:rsidP="000A48DA">
      <w:pPr>
        <w:rPr>
          <w:color w:val="000000"/>
        </w:rPr>
      </w:pPr>
      <w:r w:rsidRPr="00AC26F8">
        <w:rPr>
          <w:color w:val="000000"/>
        </w:rPr>
        <w:t>*</w:t>
      </w:r>
      <w:r w:rsidR="0026002F" w:rsidRPr="00AC26F8">
        <w:rPr>
          <w:color w:val="000000"/>
        </w:rPr>
        <w:t>Correspond</w:t>
      </w:r>
      <w:r w:rsidR="005A617D" w:rsidRPr="00AC26F8">
        <w:rPr>
          <w:color w:val="000000"/>
        </w:rPr>
        <w:t>ence:</w:t>
      </w:r>
      <w:r w:rsidRPr="00AC26F8">
        <w:rPr>
          <w:color w:val="000000"/>
        </w:rPr>
        <w:t xml:space="preserve"> </w:t>
      </w:r>
      <w:r w:rsidR="005A617D" w:rsidRPr="00AC26F8">
        <w:rPr>
          <w:color w:val="000000"/>
        </w:rPr>
        <w:t>xavierj@mskcc.org (J.B.X.), hohlt@mskcc.org (T.M.H.)</w:t>
      </w:r>
    </w:p>
    <w:p w14:paraId="4442BA15" w14:textId="77777777" w:rsidR="00975969" w:rsidRPr="00AC26F8" w:rsidRDefault="00975969" w:rsidP="000A48DA">
      <w:pPr>
        <w:rPr>
          <w:color w:val="000000"/>
        </w:rPr>
      </w:pPr>
    </w:p>
    <w:p w14:paraId="534D4709" w14:textId="6DF3EBE3" w:rsidR="007363DB" w:rsidRPr="00AC26F8" w:rsidRDefault="00D928C2" w:rsidP="000A48DA">
      <w:pPr>
        <w:rPr>
          <w:b/>
          <w:bCs/>
        </w:rPr>
      </w:pPr>
      <w:r w:rsidRPr="00AC26F8">
        <w:rPr>
          <w:b/>
          <w:bCs/>
        </w:rPr>
        <w:t>SUMMARY</w:t>
      </w:r>
    </w:p>
    <w:p w14:paraId="6B43805C" w14:textId="641CB9B0" w:rsidR="00357455" w:rsidRPr="00AC26F8" w:rsidRDefault="00741D4A" w:rsidP="000A48DA">
      <w:r w:rsidRPr="00AC26F8">
        <w:t>The association of</w:t>
      </w:r>
      <w:r w:rsidR="00975969" w:rsidRPr="00AC26F8">
        <w:t xml:space="preserve"> </w:t>
      </w:r>
      <w:r w:rsidR="00E55183">
        <w:t>digestive</w:t>
      </w:r>
      <w:r w:rsidR="00975969" w:rsidRPr="00AC26F8">
        <w:t xml:space="preserve"> diseases </w:t>
      </w:r>
      <w:r w:rsidRPr="00AC26F8">
        <w:t xml:space="preserve">with </w:t>
      </w:r>
      <w:r w:rsidR="00975969" w:rsidRPr="00AC26F8">
        <w:t xml:space="preserve">relative enrichment of oral bacteria in </w:t>
      </w:r>
      <w:r w:rsidR="00481ADC" w:rsidRPr="00AC26F8">
        <w:t>human</w:t>
      </w:r>
      <w:r w:rsidR="00975969" w:rsidRPr="00AC26F8">
        <w:t xml:space="preserve"> feces</w:t>
      </w:r>
      <w:r w:rsidRPr="00AC26F8">
        <w:t xml:space="preserve"> </w:t>
      </w:r>
      <w:r w:rsidR="00975969" w:rsidRPr="00AC26F8">
        <w:t xml:space="preserve">can be explained by two alternate hypotheses: it may indicate increased population density of ectopic oral bacteria in the gut (the </w:t>
      </w:r>
      <w:r w:rsidR="00332984" w:rsidRPr="00A70E44">
        <w:rPr>
          <w:i/>
          <w:iCs/>
        </w:rPr>
        <w:t>expansion</w:t>
      </w:r>
      <w:r w:rsidR="00975969" w:rsidRPr="00AC26F8">
        <w:t xml:space="preserve"> hypothesis) or depleted gut </w:t>
      </w:r>
      <w:r w:rsidR="00332984" w:rsidRPr="00AC26F8">
        <w:t xml:space="preserve">commensal </w:t>
      </w:r>
      <w:r w:rsidR="00975969" w:rsidRPr="00AC26F8">
        <w:t>bacteria</w:t>
      </w:r>
      <w:r w:rsidR="00F03522">
        <w:t xml:space="preserve"> </w:t>
      </w:r>
      <w:r w:rsidR="00975969" w:rsidRPr="00AC26F8">
        <w:t xml:space="preserve">(the </w:t>
      </w:r>
      <w:r w:rsidR="00975969" w:rsidRPr="00A70E44">
        <w:rPr>
          <w:i/>
          <w:iCs/>
        </w:rPr>
        <w:t>marker</w:t>
      </w:r>
      <w:r w:rsidR="00975969" w:rsidRPr="00AC26F8">
        <w:t xml:space="preserve"> hypothesis). </w:t>
      </w:r>
      <w:r w:rsidR="00713E85">
        <w:t>Using</w:t>
      </w:r>
      <w:r w:rsidR="00332984" w:rsidRPr="00AC26F8">
        <w:t xml:space="preserve"> mouse experiments and human microbiome data analysis, we</w:t>
      </w:r>
      <w:r w:rsidR="00975969" w:rsidRPr="00AC26F8">
        <w:t xml:space="preserve"> </w:t>
      </w:r>
      <w:r w:rsidR="00C41A50" w:rsidRPr="00AC26F8">
        <w:t>found</w:t>
      </w:r>
      <w:r w:rsidR="00332984" w:rsidRPr="00AC26F8">
        <w:t xml:space="preserve"> that </w:t>
      </w:r>
      <w:r w:rsidR="00713E85">
        <w:t xml:space="preserve">antibiotics cause relative enrichment of orally derived bacteria </w:t>
      </w:r>
      <w:r w:rsidR="00332984" w:rsidRPr="00AC26F8">
        <w:t xml:space="preserve">in the </w:t>
      </w:r>
      <w:r w:rsidR="006D7D86" w:rsidRPr="00AC26F8">
        <w:t>intestine</w:t>
      </w:r>
      <w:r w:rsidR="00C47BAB" w:rsidRPr="00AC26F8">
        <w:t xml:space="preserve"> </w:t>
      </w:r>
      <w:r w:rsidR="00713E85">
        <w:t xml:space="preserve">but their </w:t>
      </w:r>
      <w:proofErr w:type="gramStart"/>
      <w:r w:rsidR="00713E85">
        <w:t>population d</w:t>
      </w:r>
      <w:r w:rsidR="006D7D86">
        <w:t>o</w:t>
      </w:r>
      <w:proofErr w:type="gramEnd"/>
      <w:r w:rsidR="006D7D86">
        <w:t xml:space="preserve"> </w:t>
      </w:r>
      <w:r w:rsidR="00713E85">
        <w:t>not expand</w:t>
      </w:r>
      <w:r w:rsidR="006D7D86">
        <w:t xml:space="preserve"> in size</w:t>
      </w:r>
      <w:r w:rsidR="00EF094A" w:rsidRPr="00AC26F8">
        <w:t xml:space="preserve">, thus supporting the </w:t>
      </w:r>
      <w:r w:rsidR="00EF094A" w:rsidRPr="000F072C">
        <w:rPr>
          <w:i/>
          <w:iCs/>
        </w:rPr>
        <w:t>marker</w:t>
      </w:r>
      <w:r w:rsidR="00EF094A" w:rsidRPr="00AC26F8">
        <w:t xml:space="preserve"> hypothesis. </w:t>
      </w:r>
      <w:r w:rsidR="009914CE">
        <w:t>By computer simulations, we propose that</w:t>
      </w:r>
      <w:r w:rsidR="00A869E4" w:rsidRPr="00AC26F8">
        <w:t xml:space="preserve"> </w:t>
      </w:r>
      <w:r w:rsidR="00E60E87">
        <w:t xml:space="preserve">the </w:t>
      </w:r>
      <w:r w:rsidR="00E60E87" w:rsidRPr="00E60E87">
        <w:rPr>
          <w:i/>
          <w:iCs/>
        </w:rPr>
        <w:t>marker</w:t>
      </w:r>
      <w:r w:rsidR="00E60E87">
        <w:t xml:space="preserve"> hypothesis</w:t>
      </w:r>
      <w:r w:rsidR="00A869E4" w:rsidRPr="00AC26F8">
        <w:t xml:space="preserve"> is </w:t>
      </w:r>
      <w:r w:rsidR="00E60E87">
        <w:t xml:space="preserve">achieved </w:t>
      </w:r>
      <w:r w:rsidR="009E3581">
        <w:t xml:space="preserve">by </w:t>
      </w:r>
      <w:r w:rsidR="00A869E4" w:rsidRPr="00AC26F8">
        <w:t>balance</w:t>
      </w:r>
      <w:r w:rsidR="00D33E3A">
        <w:t>d effects</w:t>
      </w:r>
      <w:r w:rsidR="00A869E4" w:rsidRPr="00AC26F8">
        <w:t xml:space="preserve"> </w:t>
      </w:r>
      <w:r w:rsidR="009E3581">
        <w:t>of</w:t>
      </w:r>
      <w:r w:rsidR="00543DD3" w:rsidRPr="00AC26F8">
        <w:t xml:space="preserve"> </w:t>
      </w:r>
      <w:r w:rsidR="00C47BAB" w:rsidRPr="00AC26F8">
        <w:t xml:space="preserve">direct </w:t>
      </w:r>
      <w:r w:rsidR="006C40E9" w:rsidRPr="00AC26F8">
        <w:t xml:space="preserve">antibiotic </w:t>
      </w:r>
      <w:r w:rsidR="00543DD3" w:rsidRPr="00AC26F8">
        <w:t>inhibition and</w:t>
      </w:r>
      <w:r w:rsidR="00C47BAB" w:rsidRPr="00AC26F8">
        <w:t xml:space="preserve"> indirect </w:t>
      </w:r>
      <w:r w:rsidR="00543DD3" w:rsidRPr="00AC26F8">
        <w:t>ecological</w:t>
      </w:r>
      <w:r w:rsidR="0094632B">
        <w:t xml:space="preserve"> </w:t>
      </w:r>
      <w:r w:rsidR="00543DD3" w:rsidRPr="00AC26F8">
        <w:t>release</w:t>
      </w:r>
      <w:r w:rsidR="00D33E3A">
        <w:t xml:space="preserve"> on the oral populations</w:t>
      </w:r>
      <w:r w:rsidR="0014324A">
        <w:t>.</w:t>
      </w:r>
      <w:r w:rsidR="00543DD3" w:rsidRPr="00AC26F8">
        <w:t xml:space="preserve"> </w:t>
      </w:r>
      <w:r w:rsidR="00975969" w:rsidRPr="00AC26F8">
        <w:t>Recognizing that the relative enrichment of oral bacteria does not reflect an ectopic bloom, but</w:t>
      </w:r>
      <w:r w:rsidR="00170B59" w:rsidRPr="00AC26F8">
        <w:t xml:space="preserve"> </w:t>
      </w:r>
      <w:r w:rsidR="00975969" w:rsidRPr="00AC26F8">
        <w:t>results from a depleted gut bacterial population, critically informs the interpretation of microbiome compositional data and interventions to restore healthy gut microbiome</w:t>
      </w:r>
      <w:r w:rsidR="00170B59" w:rsidRPr="00AC26F8">
        <w:t>s</w:t>
      </w:r>
      <w:r w:rsidR="00975969" w:rsidRPr="00AC26F8">
        <w:t>.</w:t>
      </w:r>
    </w:p>
    <w:p w14:paraId="70DE9D6A" w14:textId="77777777" w:rsidR="0092604A" w:rsidRPr="00AC26F8" w:rsidRDefault="0092604A" w:rsidP="000A48DA">
      <w:pPr>
        <w:rPr>
          <w:b/>
          <w:bCs/>
        </w:rPr>
      </w:pPr>
    </w:p>
    <w:p w14:paraId="5CD1CBDB" w14:textId="1042E1D7" w:rsidR="00CA4C0E" w:rsidRPr="00AC26F8" w:rsidRDefault="00C75BC4" w:rsidP="000A48DA">
      <w:pPr>
        <w:rPr>
          <w:b/>
          <w:bCs/>
        </w:rPr>
      </w:pPr>
      <w:r w:rsidRPr="00AC26F8">
        <w:rPr>
          <w:b/>
          <w:bCs/>
        </w:rPr>
        <w:t>INTRODUCTION</w:t>
      </w:r>
    </w:p>
    <w:p w14:paraId="5894B750" w14:textId="07254CE2" w:rsidR="00993C1F" w:rsidRDefault="00FF4A8A" w:rsidP="000A48DA">
      <w:r>
        <w:t>Different body sites of h</w:t>
      </w:r>
      <w:r w:rsidR="005045A9">
        <w:t>ealthy people</w:t>
      </w:r>
      <w:r w:rsidR="00B2334F">
        <w:t xml:space="preserve"> harbor </w:t>
      </w:r>
      <w:r w:rsidR="00351DD8">
        <w:t>distinct</w:t>
      </w:r>
      <w:r w:rsidR="00B2334F">
        <w:t xml:space="preserve"> </w:t>
      </w:r>
      <w:r w:rsidR="00D5631C">
        <w:t>microbial</w:t>
      </w:r>
      <w:r w:rsidR="00B2334F">
        <w:t xml:space="preserve"> communities </w:t>
      </w:r>
      <w:r w:rsidR="007B124D">
        <w:fldChar w:fldCharType="begin"/>
      </w:r>
      <w:r w:rsidR="002D75C3">
        <w:instrText xml:space="preserve"> ADDIN EN.CITE &lt;EndNote&gt;&lt;Cite&gt;&lt;Author&gt;The Human Microbiome Project Consortium&lt;/Author&gt;&lt;Year&gt;2012&lt;/Year&gt;&lt;RecNum&gt;4&lt;/RecNum&gt;&lt;DisplayText&gt;(Costello et al., 2009; 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Cite&gt;&lt;Author&gt;Costello&lt;/Author&gt;&lt;Year&gt;2009&lt;/Year&gt;&lt;RecNum&gt;37&lt;/RecNum&gt;&lt;record&gt;&lt;rec-number&gt;37&lt;/rec-number&gt;&lt;foreign-keys&gt;&lt;key app="EN" db-id="eeaavdvxvv5azseddsrxz2d0vpf5v0xr9ea5" timestamp="1659540157"&gt;37&lt;/key&gt;&lt;/foreign-keys&gt;&lt;ref-type name="Journal Article"&gt;17&lt;/ref-type&gt;&lt;contributors&gt;&lt;authors&gt;&lt;author&gt;Costello, Elizabeth K&lt;/author&gt;&lt;author&gt;Lauber, Christian L&lt;/author&gt;&lt;author&gt;Hamady, Micah&lt;/author&gt;&lt;author&gt;Fierer, Noah&lt;/author&gt;&lt;author&gt;Gordon, Jeffrey I&lt;/author&gt;&lt;author&gt;Knight, Rob&lt;/author&gt;&lt;/authors&gt;&lt;/contributors&gt;&lt;titles&gt;&lt;title&gt;Bacterial community variation in human body habitats across space and time&lt;/title&gt;&lt;secondary-title&gt;science&lt;/secondary-title&gt;&lt;/titles&gt;&lt;periodical&gt;&lt;full-title&gt;Science&lt;/full-title&gt;&lt;/periodical&gt;&lt;pages&gt;1694-1697&lt;/pages&gt;&lt;volume&gt;326&lt;/volume&gt;&lt;number&gt;5960&lt;/number&gt;&lt;dates&gt;&lt;year&gt;2009&lt;/year&gt;&lt;/dates&gt;&lt;isbn&gt;0036-8075&lt;/isbn&gt;&lt;urls&gt;&lt;/urls&gt;&lt;/record&gt;&lt;/Cite&gt;&lt;/EndNote&gt;</w:instrText>
      </w:r>
      <w:r w:rsidR="007B124D">
        <w:fldChar w:fldCharType="separate"/>
      </w:r>
      <w:r w:rsidR="002D75C3">
        <w:rPr>
          <w:noProof/>
        </w:rPr>
        <w:t>(Costello et al., 2009; The Human Microbiome Project Consortium, 2012)</w:t>
      </w:r>
      <w:r w:rsidR="007B124D">
        <w:fldChar w:fldCharType="end"/>
      </w:r>
      <w:r w:rsidR="005B2301">
        <w:t xml:space="preserve"> but their</w:t>
      </w:r>
      <w:r w:rsidR="00D5631C">
        <w:t xml:space="preserve"> microbiome</w:t>
      </w:r>
      <w:r w:rsidR="005B2301">
        <w:t xml:space="preserve"> compositions may become similar in people with </w:t>
      </w:r>
      <w:r w:rsidR="00D5631C">
        <w:t>disease</w:t>
      </w:r>
      <w:r w:rsidR="00D5631C">
        <w:rPr>
          <w:rFonts w:hint="eastAsia"/>
        </w:rPr>
        <w:t xml:space="preserve"> </w:t>
      </w:r>
      <w:r w:rsidR="00D5631C">
        <w:fldChar w:fldCharType="begin"/>
      </w:r>
      <w:r w:rsidR="00D5631C">
        <w:instrText xml:space="preserve"> ADDIN EN.CITE &lt;EndNote&gt;&lt;Cite&gt;&lt;Author&gt;Imai&lt;/Author&gt;&lt;Year&gt;2021&lt;/Year&gt;&lt;RecNum&gt;40&lt;/RecNum&gt;&lt;DisplayText&gt;(Imai et al., 2021)&lt;/DisplayText&gt;&lt;record&gt;&lt;rec-number&gt;40&lt;/rec-number&gt;&lt;foreign-keys&gt;&lt;key app="EN" db-id="eeaavdvxvv5azseddsrxz2d0vpf5v0xr9ea5" timestamp="1659629096"&gt;40&lt;/key&gt;&lt;/foreign-keys&gt;&lt;ref-type name="Journal Article"&gt;17&lt;/ref-type&gt;&lt;contributors&gt;&lt;authors&gt;&lt;author&gt;Imai, Jin&lt;/author&gt;&lt;author&gt;Ichikawa, Hitoshi&lt;/author&gt;&lt;author&gt;Kitamoto, Sho&lt;/author&gt;&lt;author&gt;Golob, Jonathan L&lt;/author&gt;&lt;author&gt;Kaneko, Motoki&lt;/author&gt;&lt;author&gt;Nagata, Junko&lt;/author&gt;&lt;author&gt;Takahashi, Miho&lt;/author&gt;&lt;author&gt;Gillilland III, Merritt G&lt;/author&gt;&lt;author&gt;Tanaka, Rika&lt;/author&gt;&lt;author&gt;Nagao-Kitamoto, Hiroko&lt;/author&gt;&lt;/authors&gt;&lt;/contributors&gt;&lt;titles&gt;&lt;title&gt;A potential pathogenic association between periodontal disease and Crohn’s disease&lt;/title&gt;&lt;secondary-title&gt;JCI insight&lt;/secondary-title&gt;&lt;/titles&gt;&lt;periodical&gt;&lt;full-title&gt;JCI insight&lt;/full-title&gt;&lt;/periodical&gt;&lt;volume&gt;6&lt;/volume&gt;&lt;number&gt;23&lt;/number&gt;&lt;dates&gt;&lt;year&gt;2021&lt;/year&gt;&lt;/dates&gt;&lt;urls&gt;&lt;/urls&gt;&lt;/record&gt;&lt;/Cite&gt;&lt;/EndNote&gt;</w:instrText>
      </w:r>
      <w:r w:rsidR="00D5631C">
        <w:fldChar w:fldCharType="separate"/>
      </w:r>
      <w:r w:rsidR="00D5631C">
        <w:rPr>
          <w:noProof/>
        </w:rPr>
        <w:t>(Imai et al., 2021)</w:t>
      </w:r>
      <w:r w:rsidR="00D5631C">
        <w:fldChar w:fldCharType="end"/>
      </w:r>
      <w:r w:rsidR="00B2334F">
        <w:t xml:space="preserve">. </w:t>
      </w:r>
      <w:r w:rsidR="0015189C" w:rsidRPr="00AC26F8">
        <w:t xml:space="preserve">The </w:t>
      </w:r>
      <w:r w:rsidR="00723723">
        <w:rPr>
          <w:rFonts w:hint="eastAsia"/>
        </w:rPr>
        <w:t>collective</w:t>
      </w:r>
      <w:r w:rsidR="00723723">
        <w:t xml:space="preserve"> </w:t>
      </w:r>
      <w:r w:rsidR="00B2334F">
        <w:t>translocation</w:t>
      </w:r>
      <w:r w:rsidR="0015189C" w:rsidRPr="00AC26F8">
        <w:t xml:space="preserve"> of oral-associated bacteria </w:t>
      </w:r>
      <w:r w:rsidR="00842001">
        <w:t>to th</w:t>
      </w:r>
      <w:r w:rsidR="0015189C" w:rsidRPr="00AC26F8">
        <w:t xml:space="preserve">e </w:t>
      </w:r>
      <w:r w:rsidR="0098723F">
        <w:t>lower gastrointestinal tract</w:t>
      </w:r>
      <w:r w:rsidR="00842001">
        <w:t xml:space="preserve"> and their intestinal enrichment </w:t>
      </w:r>
      <w:r w:rsidR="0015189C" w:rsidRPr="00AC26F8">
        <w:t>ha</w:t>
      </w:r>
      <w:r w:rsidR="00842001">
        <w:t>ve</w:t>
      </w:r>
      <w:r w:rsidR="0015189C" w:rsidRPr="00AC26F8">
        <w:t xml:space="preserve"> been linked to </w:t>
      </w:r>
      <w:r w:rsidR="00A76E4B">
        <w:t xml:space="preserve">a number of </w:t>
      </w:r>
      <w:r w:rsidR="00F8128D">
        <w:t>digestive system</w:t>
      </w:r>
      <w:r w:rsidR="0015189C" w:rsidRPr="00AC26F8">
        <w:t xml:space="preserve"> </w:t>
      </w:r>
      <w:r w:rsidR="00D81770">
        <w:t>disorders</w:t>
      </w:r>
      <w:r w:rsidR="005A20F5">
        <w:t xml:space="preserve"> such as </w:t>
      </w:r>
      <w:r w:rsidR="0015189C" w:rsidRPr="00AC26F8">
        <w:t>inflammatory bowel disease (IBD)</w:t>
      </w:r>
      <w:r w:rsidR="002D6FCE" w:rsidRPr="00AC26F8">
        <w:t xml:space="preserve"> </w:t>
      </w:r>
      <w:r w:rsidR="00AE0E0B" w:rsidRPr="00AC26F8">
        <w:fldChar w:fldCharType="begin"/>
      </w:r>
      <w:r w:rsidR="002D75C3">
        <w:instrText xml:space="preserve"> ADDIN EN.CITE &lt;EndNote&gt;&lt;Cite&gt;&lt;Author&gt;Read&lt;/Author&gt;&lt;Year&gt;2021&lt;/Year&gt;&lt;RecNum&gt;1&lt;/RecNum&gt;&lt;DisplayText&gt;(Read et al., 2021)&lt;/DisplayText&gt;&lt;record&gt;&lt;rec-number&gt;1&lt;/rec-number&gt;&lt;foreign-keys&gt;&lt;key app="EN" db-id="eeaavdvxvv5azseddsrxz2d0vpf5v0xr9ea5" timestamp="1659459145"&gt;1&lt;/key&gt;&lt;/foreign-keys&gt;&lt;ref-type name="Journal Article"&gt;17&lt;/ref-type&gt;&lt;contributors&gt;&lt;authors&gt;&lt;author&gt;Read, Emily&lt;/author&gt;&lt;author&gt;Curtis, Michael A&lt;/author&gt;&lt;author&gt;Neves, Joana F&lt;/author&gt;&lt;/authors&gt;&lt;/contributors&gt;&lt;titles&gt;&lt;title&gt;The role of oral bacteria in inflammatory bowel disease&lt;/title&gt;&lt;secondary-title&gt;Nature Reviews Gastroenterology &amp;amp; Hepatology&lt;/secondary-title&gt;&lt;/titles&gt;&lt;periodical&gt;&lt;full-title&gt;Nature Reviews Gastroenterology &amp;amp; Hepatology&lt;/full-title&gt;&lt;/periodical&gt;&lt;pages&gt;731-742&lt;/pages&gt;&lt;volume&gt;18&lt;/volume&gt;&lt;number&gt;10&lt;/number&gt;&lt;dates&gt;&lt;year&gt;2021&lt;/year&gt;&lt;/dates&gt;&lt;isbn&gt;1759-5053&lt;/isbn&gt;&lt;urls&gt;&lt;/urls&gt;&lt;/record&gt;&lt;/Cite&gt;&lt;/EndNote&gt;</w:instrText>
      </w:r>
      <w:r w:rsidR="00AE0E0B" w:rsidRPr="00AC26F8">
        <w:fldChar w:fldCharType="separate"/>
      </w:r>
      <w:r w:rsidR="002D75C3">
        <w:rPr>
          <w:noProof/>
        </w:rPr>
        <w:t>(Read et al., 2021)</w:t>
      </w:r>
      <w:r w:rsidR="00AE0E0B" w:rsidRPr="00AC26F8">
        <w:fldChar w:fldCharType="end"/>
      </w:r>
      <w:r w:rsidR="00AE0E0B" w:rsidRPr="00AC26F8">
        <w:t xml:space="preserve"> </w:t>
      </w:r>
      <w:r w:rsidR="00016C9A" w:rsidRPr="00AC26F8">
        <w:t xml:space="preserve">and colorectal cancer </w:t>
      </w:r>
      <w:r w:rsidR="00727887">
        <w:t xml:space="preserve">(CRC) </w:t>
      </w:r>
      <w:r w:rsidR="00AE0E0B" w:rsidRPr="00AC26F8">
        <w:fldChar w:fldCharType="begin"/>
      </w:r>
      <w:r w:rsidR="002D75C3">
        <w:instrText xml:space="preserve"> ADDIN EN.CITE &lt;EndNote&gt;&lt;Cite&gt;&lt;Author&gt;Komiya&lt;/Author&gt;&lt;Year&gt;2019&lt;/Year&gt;&lt;RecNum&gt;3&lt;/RecNum&gt;&lt;DisplayText&gt;(Komiya et al., 2019)&lt;/DisplayText&gt;&lt;record&gt;&lt;rec-number&gt;3&lt;/rec-number&gt;&lt;foreign-keys&gt;&lt;key app="EN" db-id="eeaavdvxvv5azseddsrxz2d0vpf5v0xr9ea5" timestamp="1659459239"&gt;3&lt;/key&gt;&lt;/foreign-keys&gt;&lt;ref-type name="Journal Article"&gt;17&lt;/ref-type&gt;&lt;contributors&gt;&lt;authors&gt;&lt;author&gt;Komiya, Yasuhiko&lt;/author&gt;&lt;author&gt;Shimomura, Yumi&lt;/author&gt;&lt;author&gt;Higurashi, Takuma&lt;/author&gt;&lt;author&gt;Sugi, Yutaka&lt;/author&gt;&lt;author&gt;Arimoto, Jun&lt;/author&gt;&lt;author&gt;Umezawa, Shotaro&lt;/author&gt;&lt;author&gt;Uchiyama, Shiori&lt;/author&gt;&lt;author&gt;Matsumoto, Mitsuharu&lt;/author&gt;&lt;author&gt;Nakajima, Atsushi&lt;/author&gt;&lt;/authors&gt;&lt;/contributors&gt;&lt;titles&gt;&lt;title&gt;Patients with colorectal cancer have identical strains of Fusobacterium nucleatum in their colorectal cancer and oral cavity&lt;/title&gt;&lt;secondary-title&gt;Gut&lt;/secondary-title&gt;&lt;/titles&gt;&lt;periodical&gt;&lt;full-title&gt;Gut&lt;/full-title&gt;&lt;/periodical&gt;&lt;pages&gt;1335-1337&lt;/pages&gt;&lt;volume&gt;68&lt;/volume&gt;&lt;number&gt;7&lt;/number&gt;&lt;dates&gt;&lt;year&gt;2019&lt;/year&gt;&lt;/dates&gt;&lt;isbn&gt;0017-5749&lt;/isbn&gt;&lt;urls&gt;&lt;/urls&gt;&lt;/record&gt;&lt;/Cite&gt;&lt;/EndNote&gt;</w:instrText>
      </w:r>
      <w:r w:rsidR="00AE0E0B" w:rsidRPr="00AC26F8">
        <w:fldChar w:fldCharType="separate"/>
      </w:r>
      <w:r w:rsidR="002D75C3">
        <w:rPr>
          <w:noProof/>
        </w:rPr>
        <w:t>(Komiya et al., 2019)</w:t>
      </w:r>
      <w:r w:rsidR="00AE0E0B" w:rsidRPr="00AC26F8">
        <w:fldChar w:fldCharType="end"/>
      </w:r>
      <w:r w:rsidR="0015189C" w:rsidRPr="00AC26F8">
        <w:t xml:space="preserve">. </w:t>
      </w:r>
      <w:r w:rsidR="006A606D">
        <w:t xml:space="preserve">Compared to </w:t>
      </w:r>
      <w:r w:rsidR="002B094A">
        <w:t xml:space="preserve">the </w:t>
      </w:r>
      <w:r w:rsidR="006A606D">
        <w:t>hematogenous route (oral-blood axis)</w:t>
      </w:r>
      <w:r w:rsidR="00D234E8">
        <w:t xml:space="preserve"> </w:t>
      </w:r>
      <w:r w:rsidR="00D234E8">
        <w:fldChar w:fldCharType="begin"/>
      </w:r>
      <w:r w:rsidR="002D75C3">
        <w:instrText xml:space="preserve"> ADDIN EN.CITE &lt;EndNote&gt;&lt;Cite&gt;&lt;Author&gt;Abed&lt;/Author&gt;&lt;Year&gt;2020&lt;/Year&gt;&lt;RecNum&gt;6&lt;/RecNum&gt;&lt;DisplayText&gt;(Abed et al., 2020)&lt;/DisplayText&gt;&lt;record&gt;&lt;rec-number&gt;6&lt;/rec-number&gt;&lt;foreign-keys&gt;&lt;key app="EN" db-id="eeaavdvxvv5azseddsrxz2d0vpf5v0xr9ea5" timestamp="1659465424"&gt;6&lt;/key&gt;&lt;/foreign-keys&gt;&lt;ref-type name="Journal Article"&gt;17&lt;/ref-type&gt;&lt;contributors&gt;&lt;authors&gt;&lt;author&gt;Abed, Jawad&lt;/author&gt;&lt;author&gt;Maalouf, Naseem&lt;/author&gt;&lt;author&gt;Manson, Abigail L&lt;/author&gt;&lt;author&gt;Earl, Ashlee M&lt;/author&gt;&lt;author&gt;Parhi, Lishay&lt;/author&gt;&lt;author&gt;Emgård, Johanna EM&lt;/author&gt;&lt;author&gt;Klutstein, Michael&lt;/author&gt;&lt;author&gt;Tayeb, Shay&lt;/author&gt;&lt;author&gt;Almogy, Gideon&lt;/author&gt;&lt;author&gt;Atlan, Karine A&lt;/author&gt;&lt;/authors&gt;&lt;/contributors&gt;&lt;titles&gt;&lt;title&gt;Colon cancer-associated Fusobacterium nucleatum may originate from the oral cavity and reach colon tumors via the circulatory system&lt;/title&gt;&lt;secondary-title&gt;Frontiers in cellular and infection microbiology&lt;/secondary-title&gt;&lt;/titles&gt;&lt;periodical&gt;&lt;full-title&gt;Frontiers in cellular and infection microbiology&lt;/full-title&gt;&lt;/periodical&gt;&lt;pages&gt;400&lt;/pages&gt;&lt;volume&gt;10&lt;/volume&gt;&lt;dates&gt;&lt;year&gt;2020&lt;/year&gt;&lt;/dates&gt;&lt;isbn&gt;2235-2988&lt;/isbn&gt;&lt;urls&gt;&lt;/urls&gt;&lt;/record&gt;&lt;/Cite&gt;&lt;/EndNote&gt;</w:instrText>
      </w:r>
      <w:r w:rsidR="00D234E8">
        <w:fldChar w:fldCharType="separate"/>
      </w:r>
      <w:r w:rsidR="002D75C3">
        <w:rPr>
          <w:noProof/>
        </w:rPr>
        <w:t>(Abed et al., 2020)</w:t>
      </w:r>
      <w:r w:rsidR="00D234E8">
        <w:fldChar w:fldCharType="end"/>
      </w:r>
      <w:r w:rsidR="006A606D">
        <w:t xml:space="preserve">, </w:t>
      </w:r>
      <w:r w:rsidR="002B094A">
        <w:t xml:space="preserve">the </w:t>
      </w:r>
      <w:r w:rsidR="006A606D">
        <w:t xml:space="preserve">enteral </w:t>
      </w:r>
      <w:r w:rsidR="002B094A">
        <w:t xml:space="preserve">route </w:t>
      </w:r>
      <w:r w:rsidR="006A606D">
        <w:t xml:space="preserve">(oral-gut axis) </w:t>
      </w:r>
      <w:r w:rsidR="002B094A">
        <w:t>is a natural and more studied pathway</w:t>
      </w:r>
      <w:r w:rsidR="006A606D">
        <w:t xml:space="preserve"> of oral bacterial dissemination </w:t>
      </w:r>
      <w:r w:rsidR="006A606D">
        <w:fldChar w:fldCharType="begin"/>
      </w:r>
      <w:r w:rsidR="002D75C3">
        <w:instrText xml:space="preserve"> ADDIN EN.CITE &lt;EndNote&gt;&lt;Cite&gt;&lt;Author&gt;Kitamoto&lt;/Author&gt;&lt;Year&gt;2020&lt;/Year&gt;&lt;RecNum&gt;5&lt;/RecNum&gt;&lt;DisplayText&gt;(Jin et al., 2022; Kitamoto et al., 2020)&lt;/DisplayText&gt;&lt;record&gt;&lt;rec-number&gt;5&lt;/rec-number&gt;&lt;foreign-keys&gt;&lt;key app="EN" db-id="eeaavdvxvv5azseddsrxz2d0vpf5v0xr9ea5" timestamp="1659465125"&gt;5&lt;/key&gt;&lt;/foreign-keys&gt;&lt;ref-type name="Journal Article"&gt;17&lt;/ref-type&gt;&lt;contributors&gt;&lt;authors&gt;&lt;author&gt;Kitamoto, S&lt;/author&gt;&lt;author&gt;Nagao-Kitamoto, H&lt;/author&gt;&lt;author&gt;Hein, R&lt;/author&gt;&lt;author&gt;Schmidt, TM&lt;/author&gt;&lt;author&gt;Kamada, N&lt;/author&gt;&lt;/authors&gt;&lt;/contributors&gt;&lt;titles&gt;&lt;title&gt;The bacterial connection between the oral cavity and the gut diseases&lt;/title&gt;&lt;secondary-title&gt;Journal of dental research&lt;/secondary-title&gt;&lt;/titles&gt;&lt;periodical&gt;&lt;full-title&gt;Journal of dental research&lt;/full-title&gt;&lt;/periodical&gt;&lt;pages&gt;1021-1029&lt;/pages&gt;&lt;volume&gt;99&lt;/volume&gt;&lt;number&gt;9&lt;/number&gt;&lt;dates&gt;&lt;year&gt;2020&lt;/year&gt;&lt;/dates&gt;&lt;isbn&gt;0022-0345&lt;/isbn&gt;&lt;urls&gt;&lt;/urls&gt;&lt;/record&gt;&lt;/Cite&gt;&lt;Cite&gt;&lt;Author&gt;Jin&lt;/Author&gt;&lt;Year&gt;2022&lt;/Year&gt;&lt;RecNum&gt;7&lt;/RecNum&gt;&lt;record&gt;&lt;rec-number&gt;7&lt;/rec-number&gt;&lt;foreign-keys&gt;&lt;key app="EN" db-id="eeaavdvxvv5azseddsrxz2d0vpf5v0xr9ea5" timestamp="1659465485"&gt;7&lt;/key&gt;&lt;/foreign-keys&gt;&lt;ref-type name="Journal Article"&gt;17&lt;/ref-type&gt;&lt;contributors&gt;&lt;authors&gt;&lt;author&gt;Jin, Shen&lt;/author&gt;&lt;author&gt;Wetzel, Daniela&lt;/author&gt;&lt;author&gt;Schirmer, Melanie&lt;/author&gt;&lt;/authors&gt;&lt;/contributors&gt;&lt;titles&gt;&lt;title&gt;Deciphering mechanisms and implications of bacterial translocation in human health and disease&lt;/title&gt;&lt;secondary-title&gt;Current Opinion in Microbiology&lt;/secondary-title&gt;&lt;/titles&gt;&lt;periodical&gt;&lt;full-title&gt;Current Opinion in Microbiology&lt;/full-title&gt;&lt;/periodical&gt;&lt;pages&gt;102147&lt;/pages&gt;&lt;volume&gt;67&lt;/volume&gt;&lt;dates&gt;&lt;year&gt;2022&lt;/year&gt;&lt;/dates&gt;&lt;isbn&gt;1369-5274&lt;/isbn&gt;&lt;urls&gt;&lt;/urls&gt;&lt;/record&gt;&lt;/Cite&gt;&lt;/EndNote&gt;</w:instrText>
      </w:r>
      <w:r w:rsidR="006A606D">
        <w:fldChar w:fldCharType="separate"/>
      </w:r>
      <w:r w:rsidR="002D75C3">
        <w:rPr>
          <w:noProof/>
        </w:rPr>
        <w:t>(Jin et al., 2022; Kitamoto et al., 2020)</w:t>
      </w:r>
      <w:r w:rsidR="006A606D">
        <w:fldChar w:fldCharType="end"/>
      </w:r>
      <w:r w:rsidR="002B094A">
        <w:t>.</w:t>
      </w:r>
      <w:r w:rsidR="000F2055">
        <w:t xml:space="preserve"> </w:t>
      </w:r>
      <w:r w:rsidR="009E124B">
        <w:t>For an average person, ~10</w:t>
      </w:r>
      <w:r w:rsidR="009E124B" w:rsidRPr="009E124B">
        <w:rPr>
          <w:vertAlign w:val="superscript"/>
        </w:rPr>
        <w:t>11</w:t>
      </w:r>
      <w:r w:rsidR="009E124B">
        <w:t xml:space="preserve"> </w:t>
      </w:r>
      <w:r w:rsidR="0015189C" w:rsidRPr="00AC26F8">
        <w:t>oral-</w:t>
      </w:r>
      <w:r w:rsidR="00A93732">
        <w:t>deri</w:t>
      </w:r>
      <w:r w:rsidR="00EB6419">
        <w:t>v</w:t>
      </w:r>
      <w:r w:rsidR="00A93732">
        <w:t xml:space="preserve">ed </w:t>
      </w:r>
      <w:r w:rsidR="0015189C" w:rsidRPr="00AC26F8">
        <w:t>bacteria</w:t>
      </w:r>
      <w:r w:rsidR="009E124B">
        <w:t xml:space="preserve">l cells </w:t>
      </w:r>
      <w:r w:rsidR="00B87152">
        <w:t xml:space="preserve">are transported </w:t>
      </w:r>
      <w:r w:rsidR="009E124B">
        <w:t>via</w:t>
      </w:r>
      <w:r w:rsidR="0015189C" w:rsidRPr="00AC26F8">
        <w:t xml:space="preserve"> </w:t>
      </w:r>
      <w:r w:rsidR="009E124B">
        <w:t xml:space="preserve">saliva, food </w:t>
      </w:r>
      <w:r w:rsidR="009E124B">
        <w:lastRenderedPageBreak/>
        <w:t xml:space="preserve">and liquid </w:t>
      </w:r>
      <w:r w:rsidR="00B72621">
        <w:t>daily</w:t>
      </w:r>
      <w:r w:rsidR="00657FEB">
        <w:t xml:space="preserve"> </w:t>
      </w:r>
      <w:r w:rsidR="009E124B">
        <w:fldChar w:fldCharType="begin"/>
      </w:r>
      <w:r w:rsidR="002D75C3">
        <w:instrText xml:space="preserve"> ADDIN EN.CITE &lt;EndNote&gt;&lt;Cite&gt;&lt;Author&gt;Segata&lt;/Author&gt;&lt;Year&gt;2012&lt;/Year&gt;&lt;RecNum&gt;8&lt;/RecNum&gt;&lt;DisplayText&gt;(Segata et al., 2012)&lt;/DisplayText&gt;&lt;record&gt;&lt;rec-number&gt;8&lt;/rec-number&gt;&lt;foreign-keys&gt;&lt;key app="EN" db-id="eeaavdvxvv5azseddsrxz2d0vpf5v0xr9ea5" timestamp="1659465919"&gt;8&lt;/key&gt;&lt;/foreign-keys&gt;&lt;ref-type name="Journal Article"&gt;17&lt;/ref-type&gt;&lt;contributors&gt;&lt;authors&gt;&lt;author&gt;Segata, Nicola&lt;/author&gt;&lt;author&gt;Haake, Susan Kinder&lt;/author&gt;&lt;author&gt;Mannon, Peter&lt;/author&gt;&lt;author&gt;Lemon, Katherine P&lt;/author&gt;&lt;author&gt;Waldron, Levi&lt;/author&gt;&lt;author&gt;Gevers, Dirk&lt;/author&gt;&lt;author&gt;Huttenhower, Curtis&lt;/author&gt;&lt;author&gt;Izard, Jacques&lt;/author&gt;&lt;/authors&gt;&lt;/contributors&gt;&lt;titles&gt;&lt;title&gt;Composition of the adult digestive tract bacterial microbiome based on seven mouth surfaces, tonsils, throat and stool samples&lt;/title&gt;&lt;secondary-title&gt;Genome biology&lt;/secondary-title&gt;&lt;/titles&gt;&lt;periodical&gt;&lt;full-title&gt;Genome biology&lt;/full-title&gt;&lt;/periodical&gt;&lt;pages&gt;1-18&lt;/pages&gt;&lt;volume&gt;13&lt;/volume&gt;&lt;number&gt;6&lt;/number&gt;&lt;dates&gt;&lt;year&gt;2012&lt;/year&gt;&lt;/dates&gt;&lt;isbn&gt;1474-760X&lt;/isbn&gt;&lt;urls&gt;&lt;/urls&gt;&lt;/record&gt;&lt;/Cite&gt;&lt;/EndNote&gt;</w:instrText>
      </w:r>
      <w:r w:rsidR="009E124B">
        <w:fldChar w:fldCharType="separate"/>
      </w:r>
      <w:r w:rsidR="002D75C3">
        <w:rPr>
          <w:noProof/>
        </w:rPr>
        <w:t>(Segata et al., 2012)</w:t>
      </w:r>
      <w:r w:rsidR="009E124B">
        <w:fldChar w:fldCharType="end"/>
      </w:r>
      <w:r w:rsidR="009E124B">
        <w:t xml:space="preserve"> but </w:t>
      </w:r>
      <w:r w:rsidR="000F7259">
        <w:t xml:space="preserve">they rarely </w:t>
      </w:r>
      <w:r w:rsidR="00AD6229">
        <w:t>colonize</w:t>
      </w:r>
      <w:r w:rsidR="000F7259">
        <w:t xml:space="preserve"> the healthy gut. G</w:t>
      </w:r>
      <w:r w:rsidR="0015189C" w:rsidRPr="00AC26F8">
        <w:t>astric acids</w:t>
      </w:r>
      <w:r w:rsidR="007F2FA1">
        <w:t xml:space="preserve">, </w:t>
      </w:r>
      <w:r w:rsidR="0015189C" w:rsidRPr="00AC26F8">
        <w:t xml:space="preserve">alkaline </w:t>
      </w:r>
      <w:proofErr w:type="spellStart"/>
      <w:r w:rsidR="0015189C" w:rsidRPr="00AC26F8">
        <w:t>biles</w:t>
      </w:r>
      <w:proofErr w:type="spellEnd"/>
      <w:r w:rsidR="0015189C" w:rsidRPr="00AC26F8">
        <w:t xml:space="preserve"> </w:t>
      </w:r>
      <w:r w:rsidR="007F2FA1">
        <w:t xml:space="preserve">and antimicrobial peptides </w:t>
      </w:r>
      <w:r w:rsidR="0015189C" w:rsidRPr="00AC26F8">
        <w:t>kill many of th</w:t>
      </w:r>
      <w:r w:rsidR="007F2FA1">
        <w:t>o</w:t>
      </w:r>
      <w:r w:rsidR="0015189C" w:rsidRPr="00AC26F8">
        <w:t xml:space="preserve">se, and survivors </w:t>
      </w:r>
      <w:r w:rsidR="00325431">
        <w:t>must overcome</w:t>
      </w:r>
      <w:r w:rsidR="0015189C" w:rsidRPr="00AC26F8">
        <w:t xml:space="preserve"> colonization resistance</w:t>
      </w:r>
      <w:r w:rsidR="00325431">
        <w:t xml:space="preserve"> of the gut-resident commensal bacteria to populate</w:t>
      </w:r>
      <w:r w:rsidR="002E5A72">
        <w:t xml:space="preserve"> </w:t>
      </w:r>
      <w:r w:rsidR="002E5A72">
        <w:fldChar w:fldCharType="begin"/>
      </w:r>
      <w:r w:rsidR="002D75C3">
        <w:instrText xml:space="preserve"> ADDIN EN.CITE &lt;EndNote&gt;&lt;Cite&gt;&lt;Author&gt;Jin&lt;/Author&gt;&lt;Year&gt;2022&lt;/Year&gt;&lt;RecNum&gt;7&lt;/RecNum&gt;&lt;DisplayText&gt;(Jin&lt;style face="italic"&gt; et al.&lt;/style&gt;, 2022)&lt;/DisplayText&gt;&lt;record&gt;&lt;rec-number&gt;7&lt;/rec-number&gt;&lt;foreign-keys&gt;&lt;key app="EN" db-id="eeaavdvxvv5azseddsrxz2d0vpf5v0xr9ea5" timestamp="1659465485"&gt;7&lt;/key&gt;&lt;/foreign-keys&gt;&lt;ref-type name="Journal Article"&gt;17&lt;/ref-type&gt;&lt;contributors&gt;&lt;authors&gt;&lt;author&gt;Jin, Shen&lt;/author&gt;&lt;author&gt;Wetzel, Daniela&lt;/author&gt;&lt;author&gt;Schirmer, Melanie&lt;/author&gt;&lt;/authors&gt;&lt;/contributors&gt;&lt;titles&gt;&lt;title&gt;Deciphering mechanisms and implications of bacterial translocation in human health and disease&lt;/title&gt;&lt;secondary-title&gt;Current Opinion in Microbiology&lt;/secondary-title&gt;&lt;/titles&gt;&lt;periodical&gt;&lt;full-title&gt;Current Opinion in Microbiology&lt;/full-title&gt;&lt;/periodical&gt;&lt;pages&gt;102147&lt;/pages&gt;&lt;volume&gt;67&lt;/volume&gt;&lt;dates&gt;&lt;year&gt;2022&lt;/year&gt;&lt;/dates&gt;&lt;isbn&gt;1369-5274&lt;/isbn&gt;&lt;urls&gt;&lt;/urls&gt;&lt;/record&gt;&lt;/Cite&gt;&lt;/EndNote&gt;</w:instrText>
      </w:r>
      <w:r w:rsidR="002E5A72">
        <w:fldChar w:fldCharType="separate"/>
      </w:r>
      <w:r w:rsidR="002D75C3">
        <w:rPr>
          <w:noProof/>
        </w:rPr>
        <w:t>(Jin</w:t>
      </w:r>
      <w:r w:rsidR="002D75C3" w:rsidRPr="002D75C3">
        <w:rPr>
          <w:i/>
          <w:noProof/>
        </w:rPr>
        <w:t xml:space="preserve"> et al.</w:t>
      </w:r>
      <w:r w:rsidR="002D75C3">
        <w:rPr>
          <w:noProof/>
        </w:rPr>
        <w:t>, 2022)</w:t>
      </w:r>
      <w:r w:rsidR="002E5A72">
        <w:fldChar w:fldCharType="end"/>
      </w:r>
      <w:r w:rsidR="0015189C" w:rsidRPr="00AC26F8">
        <w:t xml:space="preserve">. </w:t>
      </w:r>
      <w:r w:rsidR="007D4E4F">
        <w:t xml:space="preserve">This is supported by DNA-based </w:t>
      </w:r>
      <w:r w:rsidR="00E538E9">
        <w:t xml:space="preserve">surveys that detect very low abundances of </w:t>
      </w:r>
      <w:r w:rsidR="0015189C" w:rsidRPr="00AC26F8">
        <w:t>oral bacteria</w:t>
      </w:r>
      <w:r w:rsidR="007D4E4F">
        <w:t>l</w:t>
      </w:r>
      <w:r w:rsidR="0015189C" w:rsidRPr="00AC26F8">
        <w:t xml:space="preserve"> DNA</w:t>
      </w:r>
      <w:r w:rsidR="00E538E9">
        <w:t>s</w:t>
      </w:r>
      <w:r w:rsidR="0015189C" w:rsidRPr="00AC26F8">
        <w:t xml:space="preserve"> in</w:t>
      </w:r>
      <w:r w:rsidR="00127DAA">
        <w:t xml:space="preserve"> </w:t>
      </w:r>
      <w:r w:rsidR="0015189C" w:rsidRPr="00AC26F8">
        <w:t xml:space="preserve">feces </w:t>
      </w:r>
      <w:r w:rsidR="00E538E9">
        <w:t xml:space="preserve">of health individuals </w:t>
      </w:r>
      <w:r w:rsidR="0015189C" w:rsidRPr="00AC26F8">
        <w:t>(</w:t>
      </w:r>
      <w:r w:rsidR="00E538E9">
        <w:t xml:space="preserve">typically </w:t>
      </w:r>
      <w:r w:rsidR="0015189C" w:rsidRPr="00AC26F8">
        <w:t>&lt;2%)</w:t>
      </w:r>
      <w:r w:rsidR="00A3726E">
        <w:t xml:space="preserve"> </w:t>
      </w:r>
      <w:r w:rsidR="00A3726E">
        <w:fldChar w:fldCharType="begin"/>
      </w:r>
      <w:r w:rsidR="002D75C3">
        <w:instrText xml:space="preserve"> ADDIN EN.CITE &lt;EndNote&gt;&lt;Cite&gt;&lt;Author&gt;Schmidt&lt;/Author&gt;&lt;Year&gt;2019&lt;/Year&gt;&lt;RecNum&gt;10&lt;/RecNum&gt;&lt;DisplayText&gt;(Rashidi et al., 2021; Schmidt et al., 2019)&lt;/DisplayText&gt;&lt;record&gt;&lt;rec-number&gt;10&lt;/rec-number&gt;&lt;foreign-keys&gt;&lt;key app="EN" db-id="eeaavdvxvv5azseddsrxz2d0vpf5v0xr9ea5" timestamp="1659466785"&gt;10&lt;/key&gt;&lt;/foreign-keys&gt;&lt;ref-type name="Journal Article"&gt;17&lt;/ref-type&gt;&lt;contributors&gt;&lt;authors&gt;&lt;author&gt;Schmidt, Thomas SB&lt;/author&gt;&lt;author&gt;Hayward, Matthew R&lt;/author&gt;&lt;author&gt;Coelho, Luis P&lt;/author&gt;&lt;author&gt;Li, Simone S&lt;/author&gt;&lt;author&gt;Costea, Paul I&lt;/author&gt;&lt;author&gt;Voigt, Anita Y&lt;/author&gt;&lt;author&gt;Wirbel, Jakob&lt;/author&gt;&lt;author&gt;Maistrenko, Oleksandr M&lt;/author&gt;&lt;author&gt;Alves, Renato JC&lt;/author&gt;&lt;author&gt;Bergsten, Emma&lt;/author&gt;&lt;/authors&gt;&lt;/contributors&gt;&lt;titles&gt;&lt;title&gt;Extensive transmission of microbes along the gastrointestinal tract&lt;/title&gt;&lt;secondary-title&gt;Elife&lt;/secondary-title&gt;&lt;/titles&gt;&lt;periodical&gt;&lt;full-title&gt;Elife&lt;/full-title&gt;&lt;/periodical&gt;&lt;pages&gt;e42693&lt;/pages&gt;&lt;volume&gt;8&lt;/volume&gt;&lt;dates&gt;&lt;year&gt;2019&lt;/year&gt;&lt;/dates&gt;&lt;isbn&gt;2050-084X&lt;/isbn&gt;&lt;urls&gt;&lt;/urls&gt;&lt;/record&gt;&lt;/Cite&gt;&lt;Cite&gt;&lt;Author&gt;Rashidi&lt;/Author&gt;&lt;Year&gt;2021&lt;/Year&gt;&lt;RecNum&gt;11&lt;/RecNum&gt;&lt;record&gt;&lt;rec-number&gt;11&lt;/rec-number&gt;&lt;foreign-keys&gt;&lt;key app="EN" db-id="eeaavdvxvv5azseddsrxz2d0vpf5v0xr9ea5" timestamp="1659466849"&gt;11&lt;/key&gt;&lt;/foreign-keys&gt;&lt;ref-type name="Journal Article"&gt;17&lt;/ref-type&gt;&lt;contributors&gt;&lt;authors&gt;&lt;author&gt;Rashidi, Armin&lt;/author&gt;&lt;author&gt;Ebadi, Maryam&lt;/author&gt;&lt;author&gt;Weisdorf, Daniel J&lt;/author&gt;&lt;author&gt;Costalonga, Massimo&lt;/author&gt;&lt;author&gt;Staley, Christopher&lt;/author&gt;&lt;/authors&gt;&lt;/contributors&gt;&lt;titles&gt;&lt;title&gt;No evidence for colonization of oral bacteria in the distal gut in healthy adults&lt;/title&gt;&lt;secondary-title&gt;Proceedings of the National Academy of Sciences&lt;/secondary-title&gt;&lt;/titles&gt;&lt;periodical&gt;&lt;full-title&gt;Proceedings of the National Academy of Sciences&lt;/full-title&gt;&lt;/periodical&gt;&lt;pages&gt;e2114152118&lt;/pages&gt;&lt;volume&gt;118&lt;/volume&gt;&lt;number&gt;42&lt;/number&gt;&lt;dates&gt;&lt;year&gt;2021&lt;/year&gt;&lt;/dates&gt;&lt;isbn&gt;0027-8424&lt;/isbn&gt;&lt;urls&gt;&lt;/urls&gt;&lt;/record&gt;&lt;/Cite&gt;&lt;/EndNote&gt;</w:instrText>
      </w:r>
      <w:r w:rsidR="00A3726E">
        <w:fldChar w:fldCharType="separate"/>
      </w:r>
      <w:r w:rsidR="002D75C3">
        <w:rPr>
          <w:noProof/>
        </w:rPr>
        <w:t>(Rashidi et al., 2021; Schmidt et al., 2019)</w:t>
      </w:r>
      <w:r w:rsidR="00A3726E">
        <w:fldChar w:fldCharType="end"/>
      </w:r>
      <w:r w:rsidR="00A3726E">
        <w:t>.</w:t>
      </w:r>
    </w:p>
    <w:p w14:paraId="1D545D0F" w14:textId="3875A1D7" w:rsidR="0015189C" w:rsidRDefault="00D12777" w:rsidP="0065781F">
      <w:pPr>
        <w:ind w:firstLine="720"/>
      </w:pPr>
      <w:r>
        <w:rPr>
          <w:rFonts w:hint="eastAsia"/>
        </w:rPr>
        <w:t>Multiple</w:t>
      </w:r>
      <w:r>
        <w:t xml:space="preserve"> </w:t>
      </w:r>
      <w:r>
        <w:rPr>
          <w:rFonts w:hint="eastAsia"/>
        </w:rPr>
        <w:t>factors</w:t>
      </w:r>
      <w:r>
        <w:t xml:space="preserve"> </w:t>
      </w:r>
      <w:r w:rsidR="005D4723">
        <w:t xml:space="preserve">including </w:t>
      </w:r>
      <w:r>
        <w:t>a</w:t>
      </w:r>
      <w:r w:rsidR="00050EAF">
        <w:t>ntibiotics</w:t>
      </w:r>
      <w:r w:rsidR="0057344D">
        <w:t xml:space="preserve">, diets, aging, and gut inflammation </w:t>
      </w:r>
      <w:r w:rsidR="00050EAF">
        <w:t>can</w:t>
      </w:r>
      <w:r w:rsidR="0057344D">
        <w:t xml:space="preserve"> disrupt </w:t>
      </w:r>
      <w:r w:rsidR="00576378">
        <w:t>oral-gut barrier</w:t>
      </w:r>
      <w:r w:rsidR="0057344D">
        <w:t xml:space="preserve"> </w:t>
      </w:r>
      <w:r w:rsidR="0057344D">
        <w:fldChar w:fldCharType="begin"/>
      </w:r>
      <w:r w:rsidR="002D75C3">
        <w:instrText xml:space="preserve"> ADDIN EN.CITE &lt;EndNote&gt;&lt;Cite&gt;&lt;Author&gt;Kitamoto&lt;/Author&gt;&lt;Year&gt;2020&lt;/Year&gt;&lt;RecNum&gt;5&lt;/RecNum&gt;&lt;DisplayText&gt;(Kitamoto&lt;style face="italic"&gt; et al.&lt;/style&gt;, 2020)&lt;/DisplayText&gt;&lt;record&gt;&lt;rec-number&gt;5&lt;/rec-number&gt;&lt;foreign-keys&gt;&lt;key app="EN" db-id="eeaavdvxvv5azseddsrxz2d0vpf5v0xr9ea5" timestamp="1659465125"&gt;5&lt;/key&gt;&lt;/foreign-keys&gt;&lt;ref-type name="Journal Article"&gt;17&lt;/ref-type&gt;&lt;contributors&gt;&lt;authors&gt;&lt;author&gt;Kitamoto, S&lt;/author&gt;&lt;author&gt;Nagao-Kitamoto, H&lt;/author&gt;&lt;author&gt;Hein, R&lt;/author&gt;&lt;author&gt;Schmidt, TM&lt;/author&gt;&lt;author&gt;Kamada, N&lt;/author&gt;&lt;/authors&gt;&lt;/contributors&gt;&lt;titles&gt;&lt;title&gt;The bacterial connection between the oral cavity and the gut diseases&lt;/title&gt;&lt;secondary-title&gt;Journal of dental research&lt;/secondary-title&gt;&lt;/titles&gt;&lt;periodical&gt;&lt;full-title&gt;Journal of dental research&lt;/full-title&gt;&lt;/periodical&gt;&lt;pages&gt;1021-1029&lt;/pages&gt;&lt;volume&gt;99&lt;/volume&gt;&lt;number&gt;9&lt;/number&gt;&lt;dates&gt;&lt;year&gt;2020&lt;/year&gt;&lt;/dates&gt;&lt;isbn&gt;0022-0345&lt;/isbn&gt;&lt;urls&gt;&lt;/urls&gt;&lt;/record&gt;&lt;/Cite&gt;&lt;/EndNote&gt;</w:instrText>
      </w:r>
      <w:r w:rsidR="0057344D">
        <w:fldChar w:fldCharType="separate"/>
      </w:r>
      <w:r w:rsidR="002D75C3">
        <w:rPr>
          <w:noProof/>
        </w:rPr>
        <w:t>(Kitamoto</w:t>
      </w:r>
      <w:r w:rsidR="002D75C3" w:rsidRPr="002D75C3">
        <w:rPr>
          <w:i/>
          <w:noProof/>
        </w:rPr>
        <w:t xml:space="preserve"> et al.</w:t>
      </w:r>
      <w:r w:rsidR="002D75C3">
        <w:rPr>
          <w:noProof/>
        </w:rPr>
        <w:t>, 2020)</w:t>
      </w:r>
      <w:r w:rsidR="0057344D">
        <w:fldChar w:fldCharType="end"/>
      </w:r>
      <w:r w:rsidR="0057402D">
        <w:t xml:space="preserve"> and</w:t>
      </w:r>
      <w:r w:rsidR="00976908">
        <w:t xml:space="preserve"> </w:t>
      </w:r>
      <w:r w:rsidR="00EA6A2A">
        <w:t xml:space="preserve">jointly </w:t>
      </w:r>
      <w:r w:rsidR="00C973E3">
        <w:t xml:space="preserve">contribute to the </w:t>
      </w:r>
      <w:r w:rsidR="00A64A45">
        <w:t xml:space="preserve">clinical </w:t>
      </w:r>
      <w:r w:rsidR="00C973E3">
        <w:t>associations between ectopic colonization of oral</w:t>
      </w:r>
      <w:r w:rsidR="004B6435">
        <w:t xml:space="preserve"> </w:t>
      </w:r>
      <w:r w:rsidR="00B17286">
        <w:rPr>
          <w:rFonts w:hint="eastAsia"/>
        </w:rPr>
        <w:t>bacteria</w:t>
      </w:r>
      <w:r w:rsidR="00C973E3">
        <w:t xml:space="preserve"> and </w:t>
      </w:r>
      <w:r w:rsidR="00734349">
        <w:t xml:space="preserve">a variety of </w:t>
      </w:r>
      <w:r w:rsidR="00C973E3">
        <w:t xml:space="preserve">digestive diseases (e.g., </w:t>
      </w:r>
      <w:r w:rsidR="00ED36B0">
        <w:t xml:space="preserve">Crohn’s disease </w:t>
      </w:r>
      <w:r w:rsidR="0084026C">
        <w:t xml:space="preserve">(CD) </w:t>
      </w:r>
      <w:r w:rsidR="00ED36B0">
        <w:fldChar w:fldCharType="begin"/>
      </w:r>
      <w:r w:rsidR="002D75C3">
        <w:instrText xml:space="preserve"> ADDIN EN.CITE &lt;EndNote&gt;&lt;Cite&gt;&lt;Author&gt;Gevers&lt;/Author&gt;&lt;Year&gt;2014&lt;/Year&gt;&lt;RecNum&gt;16&lt;/RecNum&gt;&lt;DisplayText&gt;(Gevers et al., 2014)&lt;/DisplayText&gt;&lt;record&gt;&lt;rec-number&gt;16&lt;/rec-number&gt;&lt;foreign-keys&gt;&lt;key app="EN" db-id="eeaavdvxvv5azseddsrxz2d0vpf5v0xr9ea5" timestamp="1659480447"&gt;16&lt;/key&gt;&lt;/foreign-keys&gt;&lt;ref-type name="Journal Article"&gt;17&lt;/ref-type&gt;&lt;contributors&gt;&lt;authors&gt;&lt;author&gt;Gevers, Dirk&lt;/author&gt;&lt;author&gt;Kugathasan, Subra&lt;/author&gt;&lt;author&gt;Denson, Lee A&lt;/author&gt;&lt;author&gt;Vázquez-Baeza, Yoshiki&lt;/author&gt;&lt;author&gt;Van Treuren, Will&lt;/author&gt;&lt;author&gt;Ren, Boyu&lt;/author&gt;&lt;author&gt;Schwager, Emma&lt;/author&gt;&lt;author&gt;Knights, Dan&lt;/author&gt;&lt;author&gt;Song, Se Jin&lt;/author&gt;&lt;author&gt;Yassour, Moran&lt;/author&gt;&lt;/authors&gt;&lt;/contributors&gt;&lt;titles&gt;&lt;title&gt;The treatment-naive microbiome in new-onset Crohn’s disease&lt;/title&gt;&lt;secondary-title&gt;Cell host &amp;amp; microbe&lt;/secondary-title&gt;&lt;/titles&gt;&lt;periodical&gt;&lt;full-title&gt;Cell host &amp;amp; microbe&lt;/full-title&gt;&lt;/periodical&gt;&lt;pages&gt;382-392&lt;/pages&gt;&lt;volume&gt;15&lt;/volume&gt;&lt;number&gt;3&lt;/number&gt;&lt;dates&gt;&lt;year&gt;2014&lt;/year&gt;&lt;/dates&gt;&lt;isbn&gt;1931-3128&lt;/isbn&gt;&lt;urls&gt;&lt;/urls&gt;&lt;/record&gt;&lt;/Cite&gt;&lt;/EndNote&gt;</w:instrText>
      </w:r>
      <w:r w:rsidR="00ED36B0">
        <w:fldChar w:fldCharType="separate"/>
      </w:r>
      <w:r w:rsidR="002D75C3">
        <w:rPr>
          <w:noProof/>
        </w:rPr>
        <w:t>(Gevers et al., 2014)</w:t>
      </w:r>
      <w:r w:rsidR="00ED36B0">
        <w:fldChar w:fldCharType="end"/>
      </w:r>
      <w:r w:rsidR="00ED36B0">
        <w:t>, ulcerative colitis</w:t>
      </w:r>
      <w:r w:rsidR="0084026C">
        <w:t xml:space="preserve"> (UC)</w:t>
      </w:r>
      <w:r w:rsidR="00ED36B0">
        <w:t xml:space="preserve"> </w:t>
      </w:r>
      <w:r w:rsidR="00A65073">
        <w:fldChar w:fldCharType="begin"/>
      </w:r>
      <w:r w:rsidR="002D75C3">
        <w:instrText xml:space="preserve"> ADDIN EN.CITE &lt;EndNote&gt;&lt;Cite&gt;&lt;Author&gt;Schirmer&lt;/Author&gt;&lt;Year&gt;2018&lt;/Year&gt;&lt;RecNum&gt;24&lt;/RecNum&gt;&lt;DisplayText&gt;(Schirmer et al., 2018)&lt;/DisplayText&gt;&lt;record&gt;&lt;rec-number&gt;24&lt;/rec-number&gt;&lt;foreign-keys&gt;&lt;key app="EN" db-id="eeaavdvxvv5azseddsrxz2d0vpf5v0xr9ea5" timestamp="1659497741"&gt;24&lt;/key&gt;&lt;/foreign-keys&gt;&lt;ref-type name="Journal Article"&gt;17&lt;/ref-type&gt;&lt;contributors&gt;&lt;authors&gt;&lt;author&gt;Schirmer, Melanie&lt;/author&gt;&lt;author&gt;Denson, Lee&lt;/author&gt;&lt;author&gt;Vlamakis, Hera&lt;/author&gt;&lt;author&gt;Franzosa, Eric A&lt;/author&gt;&lt;author&gt;Thomas, Sonia&lt;/author&gt;&lt;author&gt;Gotman, Nathan M&lt;/author&gt;&lt;author&gt;Rufo, Paul&lt;/author&gt;&lt;author&gt;Baker, Susan S&lt;/author&gt;&lt;author&gt;Sauer, Cary&lt;/author&gt;&lt;author&gt;Markowitz, James&lt;/author&gt;&lt;/authors&gt;&lt;/contributors&gt;&lt;titles&gt;&lt;title&gt;Compositional and temporal changes in the gut microbiome of pediatric ulcerative colitis patients are linked to disease course&lt;/title&gt;&lt;secondary-title&gt;Cell host &amp;amp; microbe&lt;/secondary-title&gt;&lt;/titles&gt;&lt;periodical&gt;&lt;full-title&gt;Cell host &amp;amp; microbe&lt;/full-title&gt;&lt;/periodical&gt;&lt;pages&gt;600-610. e4&lt;/pages&gt;&lt;volume&gt;24&lt;/volume&gt;&lt;number&gt;4&lt;/number&gt;&lt;dates&gt;&lt;year&gt;2018&lt;/year&gt;&lt;/dates&gt;&lt;isbn&gt;1931-3128&lt;/isbn&gt;&lt;urls&gt;&lt;/urls&gt;&lt;/record&gt;&lt;/Cite&gt;&lt;/EndNote&gt;</w:instrText>
      </w:r>
      <w:r w:rsidR="00A65073">
        <w:fldChar w:fldCharType="separate"/>
      </w:r>
      <w:r w:rsidR="002D75C3">
        <w:rPr>
          <w:noProof/>
        </w:rPr>
        <w:t>(Schirmer et al., 2018)</w:t>
      </w:r>
      <w:r w:rsidR="00A65073">
        <w:fldChar w:fldCharType="end"/>
      </w:r>
      <w:r w:rsidR="00727887">
        <w:t xml:space="preserve">, </w:t>
      </w:r>
      <w:r w:rsidR="00C973E3">
        <w:t>CRC</w:t>
      </w:r>
      <w:r w:rsidR="00ED36B0">
        <w:t xml:space="preserve"> </w:t>
      </w:r>
      <w:r w:rsidR="00ED36B0">
        <w:fldChar w:fldCharType="begin"/>
      </w:r>
      <w:r w:rsidR="00A55064">
        <w:instrText xml:space="preserve"> ADDIN EN.CITE &lt;EndNote&gt;&lt;Cite&gt;&lt;Author&gt;Kostic&lt;/Author&gt;&lt;Year&gt;2013&lt;/Year&gt;&lt;RecNum&gt;18&lt;/RecNum&gt;&lt;DisplayText&gt;(Kostic et al., 2013)&lt;/DisplayText&gt;&lt;record&gt;&lt;rec-number&gt;18&lt;/rec-number&gt;&lt;foreign-keys&gt;&lt;key app="EN" db-id="2sp5sfrv1a5aw5ewfx5v0pdpsarfx02azxv2" timestamp="1660076696"&gt;18&lt;/key&gt;&lt;/foreign-keys&gt;&lt;ref-type name="Journal Article"&gt;17&lt;/ref-type&gt;&lt;contributors&gt;&lt;authors&gt;&lt;author&gt;Kostic, Aleksandar D&lt;/author&gt;&lt;author&gt;Chun, Eunyoung&lt;/author&gt;&lt;author&gt;Robertson, Lauren&lt;/author&gt;&lt;author&gt;Glickman, Jonathan N&lt;/author&gt;&lt;author&gt;Gallini, Carey Ann&lt;/author&gt;&lt;author&gt;Michaud, Monia&lt;/author&gt;&lt;author&gt;Clancy, Thomas E&lt;/author&gt;&lt;author&gt;Chung, Daniel C&lt;/author&gt;&lt;author&gt;Lochhead, Paul&lt;/author&gt;&lt;author&gt;Hold, Georgina L&lt;/author&gt;&lt;/authors&gt;&lt;/contributors&gt;&lt;titles&gt;&lt;title&gt;Fusobacterium nucleatum potentiates intestinal tumorigenesis and modulates the tumor-immune microenvironment&lt;/title&gt;&lt;secondary-title&gt;Cell host &amp;amp; microbe&lt;/secondary-title&gt;&lt;/titles&gt;&lt;periodical&gt;&lt;full-title&gt;Cell host &amp;amp; microbe&lt;/full-title&gt;&lt;/periodical&gt;&lt;pages&gt;207-215&lt;/pages&gt;&lt;volume&gt;14&lt;/volume&gt;&lt;number&gt;2&lt;/number&gt;&lt;dates&gt;&lt;year&gt;2013&lt;/year&gt;&lt;/dates&gt;&lt;isbn&gt;1931-3128&lt;/isbn&gt;&lt;urls&gt;&lt;/urls&gt;&lt;/record&gt;&lt;/Cite&gt;&lt;/EndNote&gt;</w:instrText>
      </w:r>
      <w:r w:rsidR="00ED36B0">
        <w:fldChar w:fldCharType="separate"/>
      </w:r>
      <w:r w:rsidR="002D75C3">
        <w:rPr>
          <w:noProof/>
        </w:rPr>
        <w:t>(Kostic et al., 2013)</w:t>
      </w:r>
      <w:r w:rsidR="00ED36B0">
        <w:fldChar w:fldCharType="end"/>
      </w:r>
      <w:r w:rsidR="00C973E3">
        <w:t xml:space="preserve">, </w:t>
      </w:r>
      <w:r w:rsidR="00727887">
        <w:t>liver cirrhosis</w:t>
      </w:r>
      <w:r w:rsidR="00ED36B0">
        <w:t xml:space="preserve"> </w:t>
      </w:r>
      <w:r w:rsidR="00ED36B0">
        <w:fldChar w:fldCharType="begin"/>
      </w:r>
      <w:r w:rsidR="002D75C3">
        <w:instrText xml:space="preserve"> ADDIN EN.CITE &lt;EndNote&gt;&lt;Cite&gt;&lt;Author&gt;Qin&lt;/Author&gt;&lt;Year&gt;2014&lt;/Year&gt;&lt;RecNum&gt;15&lt;/RecNum&gt;&lt;DisplayText&gt;(Qin et al., 2014)&lt;/DisplayText&gt;&lt;record&gt;&lt;rec-number&gt;15&lt;/rec-number&gt;&lt;foreign-keys&gt;&lt;key app="EN" db-id="eeaavdvxvv5azseddsrxz2d0vpf5v0xr9ea5" timestamp="1659480258"&gt;15&lt;/key&gt;&lt;/foreign-keys&gt;&lt;ref-type name="Journal Article"&gt;17&lt;/ref-type&gt;&lt;contributors&gt;&lt;authors&gt;&lt;author&gt;Qin, Nan&lt;/author&gt;&lt;author&gt;Yang, Fengling&lt;/author&gt;&lt;author&gt;Li, Ang&lt;/author&gt;&lt;author&gt;Prifti, Edi&lt;/author&gt;&lt;author&gt;Chen, Yanfei&lt;/author&gt;&lt;author&gt;Shao, Li&lt;/author&gt;&lt;author&gt;Guo, Jing&lt;/author&gt;&lt;author&gt;Le Chatelier, Emmanuelle&lt;/author&gt;&lt;author&gt;Yao, Jian&lt;/author&gt;&lt;author&gt;Wu, Lingjiao&lt;/author&gt;&lt;/authors&gt;&lt;/contributors&gt;&lt;titles&gt;&lt;title&gt;Alterations of the human gut microbiome in liver cirrhosis&lt;/title&gt;&lt;secondary-title&gt;Nature&lt;/secondary-title&gt;&lt;/titles&gt;&lt;periodical&gt;&lt;full-title&gt;nature&lt;/full-title&gt;&lt;/periodical&gt;&lt;pages&gt;59-64&lt;/pages&gt;&lt;volume&gt;513&lt;/volume&gt;&lt;number&gt;7516&lt;/number&gt;&lt;dates&gt;&lt;year&gt;2014&lt;/year&gt;&lt;/dates&gt;&lt;isbn&gt;1476-4687&lt;/isbn&gt;&lt;urls&gt;&lt;/urls&gt;&lt;/record&gt;&lt;/Cite&gt;&lt;/EndNote&gt;</w:instrText>
      </w:r>
      <w:r w:rsidR="00ED36B0">
        <w:fldChar w:fldCharType="separate"/>
      </w:r>
      <w:r w:rsidR="002D75C3">
        <w:rPr>
          <w:noProof/>
        </w:rPr>
        <w:t>(Qin et al., 2014)</w:t>
      </w:r>
      <w:r w:rsidR="00ED36B0">
        <w:fldChar w:fldCharType="end"/>
      </w:r>
      <w:r w:rsidR="00ED36B0">
        <w:t>)</w:t>
      </w:r>
      <w:r w:rsidR="00AC0A9D">
        <w:t>.</w:t>
      </w:r>
      <w:r w:rsidR="00761147">
        <w:t xml:space="preserve"> </w:t>
      </w:r>
      <w:r w:rsidR="00800282">
        <w:t xml:space="preserve">However, </w:t>
      </w:r>
      <w:r w:rsidR="00F9549E">
        <w:t>nearly all</w:t>
      </w:r>
      <w:r w:rsidR="00917C88">
        <w:t xml:space="preserve"> th</w:t>
      </w:r>
      <w:r w:rsidR="00C42FFA">
        <w:t>o</w:t>
      </w:r>
      <w:r w:rsidR="00917C88">
        <w:t>se association</w:t>
      </w:r>
      <w:r w:rsidR="00F9549E">
        <w:t xml:space="preserve"> studie</w:t>
      </w:r>
      <w:r w:rsidR="00917C88">
        <w:t>s</w:t>
      </w:r>
      <w:r w:rsidR="00EA4DBA">
        <w:t xml:space="preserve"> </w:t>
      </w:r>
      <w:r w:rsidR="00050EAF">
        <w:t xml:space="preserve">measured </w:t>
      </w:r>
      <w:r w:rsidR="0065781F">
        <w:t xml:space="preserve">oral bacterial </w:t>
      </w:r>
      <w:r w:rsidR="00050EAF">
        <w:t>colonization by their relative abundances and</w:t>
      </w:r>
      <w:r w:rsidR="00A64A45">
        <w:t xml:space="preserve"> </w:t>
      </w:r>
      <w:r w:rsidR="00BE5C45">
        <w:t xml:space="preserve">are </w:t>
      </w:r>
      <w:r w:rsidR="004D1E7A">
        <w:t xml:space="preserve">thus inconclusive </w:t>
      </w:r>
      <w:r w:rsidR="005E1470">
        <w:t xml:space="preserve">regarding </w:t>
      </w:r>
      <w:r w:rsidR="004D1E7A">
        <w:t xml:space="preserve">whether </w:t>
      </w:r>
      <w:r w:rsidR="00050EAF">
        <w:t xml:space="preserve">the relative enrichment </w:t>
      </w:r>
      <w:r w:rsidR="005E1470">
        <w:t xml:space="preserve">reflects </w:t>
      </w:r>
      <w:r w:rsidR="00C5441D">
        <w:t xml:space="preserve">their </w:t>
      </w:r>
      <w:r w:rsidR="005E1470">
        <w:t xml:space="preserve">active expansion in the gut. </w:t>
      </w:r>
      <w:r w:rsidR="00681FC6">
        <w:t xml:space="preserve">By </w:t>
      </w:r>
      <w:r w:rsidR="00D04108">
        <w:t xml:space="preserve">mathematical </w:t>
      </w:r>
      <w:r w:rsidR="00681FC6">
        <w:t>definition,</w:t>
      </w:r>
      <w:r w:rsidR="00D57210">
        <w:t xml:space="preserve"> </w:t>
      </w:r>
      <w:r w:rsidR="00681FC6">
        <w:t>t</w:t>
      </w:r>
      <w:r w:rsidR="00F839BD">
        <w:t xml:space="preserve">he </w:t>
      </w:r>
      <w:r w:rsidR="000A2909">
        <w:t xml:space="preserve">increased </w:t>
      </w:r>
      <w:r w:rsidR="00F839BD">
        <w:t xml:space="preserve">relative </w:t>
      </w:r>
      <w:r w:rsidR="000A2909">
        <w:t>abundance</w:t>
      </w:r>
      <w:r w:rsidR="00681FC6">
        <w:t xml:space="preserve"> of oral bacteria </w:t>
      </w:r>
      <w:r w:rsidR="00F839BD">
        <w:t>can be explained by two alternat</w:t>
      </w:r>
      <w:r w:rsidR="00873B0F">
        <w:t>e</w:t>
      </w:r>
      <w:r w:rsidR="00F839BD">
        <w:t xml:space="preserve"> hypotheses (</w:t>
      </w:r>
      <w:r w:rsidR="00F839BD" w:rsidRPr="00550D33">
        <w:rPr>
          <w:highlight w:val="yellow"/>
        </w:rPr>
        <w:t>Fig. 1</w:t>
      </w:r>
      <w:r w:rsidR="00F839BD">
        <w:t>)</w:t>
      </w:r>
      <w:r w:rsidR="00681FC6">
        <w:t xml:space="preserve">. </w:t>
      </w:r>
      <w:r w:rsidR="004B6435">
        <w:t>In t</w:t>
      </w:r>
      <w:r w:rsidR="005F26A7">
        <w:t xml:space="preserve">he </w:t>
      </w:r>
      <w:r w:rsidR="005F26A7" w:rsidRPr="00A70E44">
        <w:rPr>
          <w:i/>
          <w:iCs/>
        </w:rPr>
        <w:t>expansion</w:t>
      </w:r>
      <w:r w:rsidR="005F26A7">
        <w:t xml:space="preserve"> </w:t>
      </w:r>
      <w:r w:rsidR="004B6435">
        <w:t xml:space="preserve">hypothesis, the relative abundance </w:t>
      </w:r>
      <w:r w:rsidR="00377AD5">
        <w:t>informs</w:t>
      </w:r>
      <w:r w:rsidR="004B6435">
        <w:t xml:space="preserve"> absolute </w:t>
      </w:r>
      <w:r w:rsidR="00377AD5">
        <w:t>abundance,</w:t>
      </w:r>
      <w:r w:rsidR="004B6435">
        <w:t xml:space="preserve"> and the relative enrichment reflects </w:t>
      </w:r>
      <w:r w:rsidR="007C4EEC">
        <w:t>active expansion</w:t>
      </w:r>
      <w:r w:rsidR="00925E6D">
        <w:t xml:space="preserve"> </w:t>
      </w:r>
      <w:r w:rsidR="004B6435">
        <w:t xml:space="preserve">of oral bacterial population </w:t>
      </w:r>
      <w:r w:rsidR="00925E6D">
        <w:t>in the gut</w:t>
      </w:r>
      <w:r w:rsidR="00550D33">
        <w:t xml:space="preserve">. </w:t>
      </w:r>
      <w:r w:rsidR="00377AD5">
        <w:t xml:space="preserve">By contrast, </w:t>
      </w:r>
      <w:r w:rsidR="005F26A7">
        <w:t xml:space="preserve">the </w:t>
      </w:r>
      <w:r w:rsidR="005F26A7" w:rsidRPr="00B67423">
        <w:rPr>
          <w:i/>
          <w:iCs/>
        </w:rPr>
        <w:t>marker</w:t>
      </w:r>
      <w:r w:rsidR="005F26A7">
        <w:t xml:space="preserve"> hypothesis </w:t>
      </w:r>
      <w:r w:rsidR="00B67423">
        <w:t xml:space="preserve">proposes </w:t>
      </w:r>
      <w:r w:rsidR="004B6435">
        <w:t>that</w:t>
      </w:r>
      <w:r w:rsidR="000D6BDC">
        <w:t xml:space="preserve"> </w:t>
      </w:r>
      <w:r w:rsidR="00377AD5">
        <w:t xml:space="preserve">the relative enrichment is driven by </w:t>
      </w:r>
      <w:r w:rsidR="00390FCB">
        <w:t>loss</w:t>
      </w:r>
      <w:r w:rsidR="005F26A7">
        <w:t xml:space="preserve"> of gut commensal</w:t>
      </w:r>
      <w:r w:rsidR="000D6BDC">
        <w:t>s</w:t>
      </w:r>
      <w:r w:rsidR="005F26A7">
        <w:t xml:space="preserve">. </w:t>
      </w:r>
      <w:r w:rsidR="0015189C" w:rsidRPr="00AC26F8">
        <w:t xml:space="preserve">The two hypotheses have distinct implications for human health and pathologies: While </w:t>
      </w:r>
      <w:r w:rsidR="00550D33">
        <w:t xml:space="preserve">the </w:t>
      </w:r>
      <w:r w:rsidR="00550D33" w:rsidRPr="00B67423">
        <w:rPr>
          <w:i/>
          <w:iCs/>
        </w:rPr>
        <w:t>expansion</w:t>
      </w:r>
      <w:r w:rsidR="0015189C" w:rsidRPr="00855990">
        <w:t xml:space="preserve"> hypo</w:t>
      </w:r>
      <w:r w:rsidR="0015189C" w:rsidRPr="00AC26F8">
        <w:t xml:space="preserve">thesis </w:t>
      </w:r>
      <w:r w:rsidR="00E64511">
        <w:t>implies</w:t>
      </w:r>
      <w:r w:rsidR="0015189C" w:rsidRPr="00AC26F8">
        <w:t xml:space="preserve"> that </w:t>
      </w:r>
      <w:r w:rsidR="00390FCB">
        <w:t>the ingested oral</w:t>
      </w:r>
      <w:r w:rsidR="0015189C" w:rsidRPr="00AC26F8">
        <w:t xml:space="preserve"> bacteria can directly </w:t>
      </w:r>
      <w:r w:rsidR="00390FCB">
        <w:t xml:space="preserve">drive or </w:t>
      </w:r>
      <w:r w:rsidR="0015189C" w:rsidRPr="00AC26F8">
        <w:t>exacerbate</w:t>
      </w:r>
      <w:r w:rsidR="00855990">
        <w:t xml:space="preserve"> digestive</w:t>
      </w:r>
      <w:r w:rsidR="00C55354">
        <w:t xml:space="preserve"> </w:t>
      </w:r>
      <w:r w:rsidR="0015189C" w:rsidRPr="00AC26F8">
        <w:t xml:space="preserve">diseases, </w:t>
      </w:r>
      <w:r w:rsidR="0015189C" w:rsidRPr="00855990">
        <w:t xml:space="preserve">the </w:t>
      </w:r>
      <w:r w:rsidR="0015189C" w:rsidRPr="00B67423">
        <w:rPr>
          <w:i/>
          <w:iCs/>
        </w:rPr>
        <w:t>marker</w:t>
      </w:r>
      <w:r w:rsidR="0015189C" w:rsidRPr="00855990">
        <w:t xml:space="preserve"> hypothesis</w:t>
      </w:r>
      <w:r w:rsidR="0015189C" w:rsidRPr="00AC26F8">
        <w:t xml:space="preserve"> indicates</w:t>
      </w:r>
      <w:r w:rsidR="0057088D">
        <w:t xml:space="preserve"> indirect effects of </w:t>
      </w:r>
      <w:r w:rsidR="00B67423">
        <w:t xml:space="preserve">gut </w:t>
      </w:r>
      <w:r w:rsidR="0057088D">
        <w:t xml:space="preserve">microbiome on </w:t>
      </w:r>
      <w:r w:rsidR="0015189C" w:rsidRPr="00AC26F8">
        <w:t>disease</w:t>
      </w:r>
      <w:r w:rsidR="00B67423">
        <w:t xml:space="preserve"> </w:t>
      </w:r>
      <w:r w:rsidR="0015189C" w:rsidRPr="00AC26F8">
        <w:t xml:space="preserve">due to </w:t>
      </w:r>
      <w:r w:rsidR="00D308B0">
        <w:t xml:space="preserve">loss of gut </w:t>
      </w:r>
      <w:r w:rsidR="007425DD">
        <w:t>beneficial anaerobes and their associated functions</w:t>
      </w:r>
      <w:r w:rsidR="00F507F3">
        <w:t>.</w:t>
      </w:r>
      <w:r w:rsidR="00D57210">
        <w:t xml:space="preserve"> </w:t>
      </w:r>
      <w:r w:rsidR="00EF2E85">
        <w:t xml:space="preserve">In the following, we </w:t>
      </w:r>
      <w:r w:rsidR="0074521E">
        <w:t>distinguish</w:t>
      </w:r>
      <w:r w:rsidR="00555033">
        <w:t>ed</w:t>
      </w:r>
      <w:r w:rsidR="0074521E">
        <w:t xml:space="preserve"> the two hypotheses by </w:t>
      </w:r>
      <w:r w:rsidR="00BB519D">
        <w:t xml:space="preserve">bioinformatically detecting </w:t>
      </w:r>
      <w:r w:rsidR="00F62F09">
        <w:t xml:space="preserve">translocated oral </w:t>
      </w:r>
      <w:r w:rsidR="00B67423">
        <w:t>bacteria</w:t>
      </w:r>
      <w:r w:rsidR="00BB519D">
        <w:t xml:space="preserve"> </w:t>
      </w:r>
      <w:r w:rsidR="00C138EF">
        <w:t>and quantifying the</w:t>
      </w:r>
      <w:r w:rsidR="00B67423">
        <w:t xml:space="preserve">ir absolute </w:t>
      </w:r>
      <w:r w:rsidR="00C138EF">
        <w:t>abundance</w:t>
      </w:r>
      <w:r w:rsidR="00B30042">
        <w:t>s</w:t>
      </w:r>
      <w:r w:rsidR="00C138EF">
        <w:t xml:space="preserve"> </w:t>
      </w:r>
      <w:r w:rsidR="006D2A60">
        <w:t>in the gut microbiome</w:t>
      </w:r>
      <w:r w:rsidR="0074521E">
        <w:t xml:space="preserve"> of mice and humans</w:t>
      </w:r>
      <w:r w:rsidR="00D247B9">
        <w:t>.</w:t>
      </w:r>
    </w:p>
    <w:p w14:paraId="59EDCAB7" w14:textId="0336461F" w:rsidR="00E51A56" w:rsidRDefault="00E51A56" w:rsidP="000A48DA"/>
    <w:p w14:paraId="542CBFD8" w14:textId="2CE81239" w:rsidR="00E51A56" w:rsidRDefault="00E51A56" w:rsidP="000A48DA">
      <w:pPr>
        <w:jc w:val="center"/>
      </w:pPr>
      <w:r>
        <w:rPr>
          <w:noProof/>
          <w:lang w:eastAsia="en-US"/>
        </w:rPr>
        <w:drawing>
          <wp:inline distT="0" distB="0" distL="0" distR="0" wp14:anchorId="5E0FEA33" wp14:editId="2F5778B9">
            <wp:extent cx="3884879" cy="2504537"/>
            <wp:effectExtent l="0" t="0" r="0" b="31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3884879" cy="2504537"/>
                    </a:xfrm>
                    <a:prstGeom prst="rect">
                      <a:avLst/>
                    </a:prstGeom>
                  </pic:spPr>
                </pic:pic>
              </a:graphicData>
            </a:graphic>
          </wp:inline>
        </w:drawing>
      </w:r>
    </w:p>
    <w:p w14:paraId="44A42125" w14:textId="0510D988" w:rsidR="005706CF" w:rsidRPr="00AC26F8" w:rsidRDefault="005706CF" w:rsidP="000A48DA">
      <w:r w:rsidRPr="008D0311">
        <w:rPr>
          <w:b/>
          <w:bCs/>
        </w:rPr>
        <w:t xml:space="preserve">Fig. 1| Expansion versus marker hypotheses to explain the relative enrichment of oral bacteria in </w:t>
      </w:r>
      <w:r w:rsidR="005911C1">
        <w:rPr>
          <w:b/>
          <w:bCs/>
        </w:rPr>
        <w:t>h</w:t>
      </w:r>
      <w:r w:rsidR="00361972">
        <w:rPr>
          <w:b/>
          <w:bCs/>
        </w:rPr>
        <w:t>uman</w:t>
      </w:r>
      <w:r w:rsidR="005911C1">
        <w:rPr>
          <w:b/>
          <w:bCs/>
        </w:rPr>
        <w:t xml:space="preserve"> microbiome</w:t>
      </w:r>
      <w:r w:rsidRPr="008D0311">
        <w:rPr>
          <w:b/>
          <w:bCs/>
        </w:rPr>
        <w:t>.</w:t>
      </w:r>
      <w:r w:rsidRPr="005706CF">
        <w:t xml:space="preserve"> </w:t>
      </w:r>
      <w:r w:rsidR="005911C1">
        <w:t>The</w:t>
      </w:r>
      <w:r w:rsidRPr="005706CF">
        <w:t xml:space="preserve"> </w:t>
      </w:r>
      <w:r w:rsidR="00CB7376">
        <w:t>quantitative abundance</w:t>
      </w:r>
      <w:r w:rsidRPr="005706CF">
        <w:t xml:space="preserve"> of oral bacteria colonizing the </w:t>
      </w:r>
      <w:r w:rsidR="00244331">
        <w:t xml:space="preserve">human </w:t>
      </w:r>
      <w:r w:rsidRPr="005706CF">
        <w:t xml:space="preserve">intestine is synergistically determined by a basal </w:t>
      </w:r>
      <w:r w:rsidR="005911C1">
        <w:t xml:space="preserve">transmission </w:t>
      </w:r>
      <w:r w:rsidRPr="005706CF">
        <w:t xml:space="preserve">influx from the oral cavity, biomass loss due to natural death and fecal excretion, and ecological interactions between bacteria of oral and gut origins. Perturbations such as antibiotics may substantially increase the relative abundance of oral bacteria in </w:t>
      </w:r>
      <w:r w:rsidR="00946957">
        <w:t>the</w:t>
      </w:r>
      <w:r w:rsidR="008E7BC0">
        <w:t xml:space="preserve"> human</w:t>
      </w:r>
      <w:r w:rsidRPr="005706CF">
        <w:t xml:space="preserve"> gut</w:t>
      </w:r>
      <w:r w:rsidR="008E7BC0">
        <w:t xml:space="preserve"> (fecal) microbiome </w:t>
      </w:r>
      <w:r w:rsidRPr="005706CF">
        <w:t>by two alternat</w:t>
      </w:r>
      <w:r w:rsidR="00123ACB">
        <w:t>e</w:t>
      </w:r>
      <w:r w:rsidRPr="005706CF">
        <w:t xml:space="preserve"> mechanisms. </w:t>
      </w:r>
      <w:r w:rsidR="00BF71F9">
        <w:t xml:space="preserve">The relative enrichment reflects </w:t>
      </w:r>
      <w:r w:rsidR="00CB7376">
        <w:t xml:space="preserve">increased absolute abundance </w:t>
      </w:r>
      <w:r w:rsidR="001E1194">
        <w:t xml:space="preserve">(i.e., </w:t>
      </w:r>
      <w:r w:rsidR="00946957">
        <w:t xml:space="preserve">active expansion of the oral </w:t>
      </w:r>
      <w:r w:rsidR="009D4E6F">
        <w:t xml:space="preserve">bacterial </w:t>
      </w:r>
      <w:r w:rsidR="00946957">
        <w:t>populations</w:t>
      </w:r>
      <w:r w:rsidR="001E1194">
        <w:t>)</w:t>
      </w:r>
      <w:r w:rsidR="00BF71F9">
        <w:t xml:space="preserve"> in t</w:t>
      </w:r>
      <w:r w:rsidR="00BF71F9" w:rsidRPr="005706CF">
        <w:t xml:space="preserve">he </w:t>
      </w:r>
      <w:r w:rsidR="00BF71F9" w:rsidRPr="0045757C">
        <w:rPr>
          <w:i/>
          <w:iCs/>
        </w:rPr>
        <w:t>expansion</w:t>
      </w:r>
      <w:r w:rsidR="00BF71F9" w:rsidRPr="005706CF">
        <w:t xml:space="preserve"> hypothesis</w:t>
      </w:r>
      <w:r w:rsidR="00BF71F9">
        <w:t xml:space="preserve"> (red) and reflects </w:t>
      </w:r>
      <w:r w:rsidR="008E114E">
        <w:t>depletion of gut bacterial commensals</w:t>
      </w:r>
      <w:r w:rsidR="0045757C">
        <w:t xml:space="preserve"> in the</w:t>
      </w:r>
      <w:r w:rsidR="0045757C" w:rsidRPr="005706CF">
        <w:t xml:space="preserve"> </w:t>
      </w:r>
      <w:r w:rsidR="0045757C" w:rsidRPr="0045757C">
        <w:rPr>
          <w:i/>
          <w:iCs/>
        </w:rPr>
        <w:t>marker</w:t>
      </w:r>
      <w:r w:rsidR="0045757C" w:rsidRPr="005706CF">
        <w:t xml:space="preserve"> hypothesis</w:t>
      </w:r>
      <w:r w:rsidR="00BF71F9">
        <w:t xml:space="preserve"> (blue)</w:t>
      </w:r>
      <w:r w:rsidR="0045757C">
        <w:t>.</w:t>
      </w:r>
    </w:p>
    <w:p w14:paraId="1EEA027B" w14:textId="265682BC" w:rsidR="008E0419" w:rsidRPr="00AC26F8" w:rsidRDefault="008E0419" w:rsidP="000A48DA">
      <w:pPr>
        <w:rPr>
          <w:b/>
        </w:rPr>
      </w:pPr>
    </w:p>
    <w:p w14:paraId="5FE23040" w14:textId="174CD3D6" w:rsidR="00D93833" w:rsidRDefault="00D93833" w:rsidP="000A48DA">
      <w:pPr>
        <w:rPr>
          <w:b/>
        </w:rPr>
      </w:pPr>
      <w:r w:rsidRPr="00AC26F8">
        <w:rPr>
          <w:b/>
        </w:rPr>
        <w:t>RESULTS</w:t>
      </w:r>
    </w:p>
    <w:p w14:paraId="79677847" w14:textId="7DB2DBC6" w:rsidR="00106BBF" w:rsidRDefault="00106BBF" w:rsidP="000A48DA">
      <w:pPr>
        <w:rPr>
          <w:b/>
        </w:rPr>
      </w:pPr>
    </w:p>
    <w:p w14:paraId="059EE72E" w14:textId="738BB3B3" w:rsidR="00397EB4" w:rsidRDefault="00397EB4" w:rsidP="000A48DA">
      <w:pPr>
        <w:rPr>
          <w:b/>
        </w:rPr>
      </w:pPr>
      <w:r>
        <w:rPr>
          <w:b/>
        </w:rPr>
        <w:t xml:space="preserve">Paired oral and fecal samples from antibiotic-treated mice support </w:t>
      </w:r>
      <w:r w:rsidR="00407B06">
        <w:rPr>
          <w:b/>
        </w:rPr>
        <w:t xml:space="preserve">the </w:t>
      </w:r>
      <w:r w:rsidRPr="00407B06">
        <w:rPr>
          <w:b/>
          <w:i/>
          <w:iCs/>
        </w:rPr>
        <w:t>marker</w:t>
      </w:r>
      <w:r>
        <w:rPr>
          <w:b/>
        </w:rPr>
        <w:t xml:space="preserve"> hypothesis</w:t>
      </w:r>
    </w:p>
    <w:p w14:paraId="4DCDEEB8" w14:textId="7DB39485" w:rsidR="00106BBF" w:rsidRPr="00041344" w:rsidRDefault="00AE039C" w:rsidP="000A48DA">
      <w:r>
        <w:t>We</w:t>
      </w:r>
      <w:r w:rsidR="009303FC">
        <w:t xml:space="preserve"> treated </w:t>
      </w:r>
      <w:r w:rsidR="00F93F94">
        <w:t>3</w:t>
      </w:r>
      <w:r w:rsidR="00FD7B99">
        <w:t xml:space="preserve"> </w:t>
      </w:r>
      <w:r w:rsidR="009303FC">
        <w:t>mice with antibiotic cocktail</w:t>
      </w:r>
      <w:r w:rsidR="004A6FA6">
        <w:t>s</w:t>
      </w:r>
      <w:r w:rsidR="009303FC">
        <w:t xml:space="preserve"> </w:t>
      </w:r>
      <w:r w:rsidR="00EA454B">
        <w:t xml:space="preserve">of </w:t>
      </w:r>
      <w:r w:rsidR="009303FC">
        <w:t>ampicillin</w:t>
      </w:r>
      <w:r w:rsidR="00301C01">
        <w:t xml:space="preserve">, </w:t>
      </w:r>
      <w:r w:rsidR="009303FC">
        <w:t>vancomycin</w:t>
      </w:r>
      <w:r w:rsidR="00301C01">
        <w:t xml:space="preserve">, and </w:t>
      </w:r>
      <w:r w:rsidR="009303FC">
        <w:t>neomycin</w:t>
      </w:r>
      <w:r w:rsidR="00EA454B">
        <w:t xml:space="preserve"> since </w:t>
      </w:r>
      <w:r w:rsidR="009303FC">
        <w:t>day 0 for a week (</w:t>
      </w:r>
      <w:r w:rsidR="009303FC" w:rsidRPr="009303FC">
        <w:rPr>
          <w:highlight w:val="yellow"/>
        </w:rPr>
        <w:t>Fig. 2A</w:t>
      </w:r>
      <w:r w:rsidR="009303FC">
        <w:t xml:space="preserve">). </w:t>
      </w:r>
      <w:r w:rsidR="004A6FA6">
        <w:t>The</w:t>
      </w:r>
      <w:r w:rsidR="00041344">
        <w:t xml:space="preserve"> </w:t>
      </w:r>
      <w:r w:rsidR="00826ABF">
        <w:t>microbiome compositions</w:t>
      </w:r>
      <w:r w:rsidR="00041344">
        <w:t xml:space="preserve"> </w:t>
      </w:r>
      <w:r w:rsidR="00826ABF">
        <w:t xml:space="preserve">of </w:t>
      </w:r>
      <w:r w:rsidR="00815078">
        <w:t>oral cavity</w:t>
      </w:r>
      <w:r w:rsidR="00826ABF">
        <w:t xml:space="preserve"> </w:t>
      </w:r>
      <w:r w:rsidR="00815078">
        <w:t>and fecal samples</w:t>
      </w:r>
      <w:r w:rsidR="00106BBF">
        <w:t xml:space="preserve"> </w:t>
      </w:r>
      <w:r w:rsidR="00955030">
        <w:t xml:space="preserve">on day 0 </w:t>
      </w:r>
      <w:r w:rsidR="00106BBF">
        <w:t xml:space="preserve">prior to </w:t>
      </w:r>
      <w:r w:rsidR="002E3AA4">
        <w:t xml:space="preserve">the </w:t>
      </w:r>
      <w:r w:rsidR="00447E15">
        <w:t>treatment</w:t>
      </w:r>
      <w:r w:rsidR="00955030">
        <w:t xml:space="preserve"> </w:t>
      </w:r>
      <w:r w:rsidR="00041344">
        <w:t>as well as</w:t>
      </w:r>
      <w:r w:rsidR="00955030">
        <w:t xml:space="preserve"> fecal samples on day 8</w:t>
      </w:r>
      <w:r w:rsidR="002E3AA4" w:rsidRPr="002E3AA4">
        <w:t xml:space="preserve"> </w:t>
      </w:r>
      <w:r w:rsidR="004A6FA6">
        <w:t xml:space="preserve">were profiled </w:t>
      </w:r>
      <w:r w:rsidR="002E3AA4">
        <w:t>at the ASV (amplicon sequence variant) level</w:t>
      </w:r>
      <w:r w:rsidR="00826ABF">
        <w:t xml:space="preserve"> (</w:t>
      </w:r>
      <w:r w:rsidR="00826ABF" w:rsidRPr="00826ABF">
        <w:rPr>
          <w:highlight w:val="yellow"/>
        </w:rPr>
        <w:t>Fig. 2B</w:t>
      </w:r>
      <w:r w:rsidR="00826ABF">
        <w:t>)</w:t>
      </w:r>
      <w:r w:rsidR="009303FC">
        <w:t>.</w:t>
      </w:r>
      <w:r w:rsidR="00826ABF">
        <w:t xml:space="preserve"> </w:t>
      </w:r>
      <w:r w:rsidR="000D0C09">
        <w:t>We found that t</w:t>
      </w:r>
      <w:r w:rsidR="00041344">
        <w:t>h</w:t>
      </w:r>
      <w:r w:rsidR="00736E6F">
        <w:t xml:space="preserve">e </w:t>
      </w:r>
      <w:r w:rsidR="002C2519">
        <w:t xml:space="preserve">post-treatment </w:t>
      </w:r>
      <w:r w:rsidR="00106BBF">
        <w:t xml:space="preserve">fecal </w:t>
      </w:r>
      <w:r w:rsidR="000F554E">
        <w:t>samples</w:t>
      </w:r>
      <w:r w:rsidR="00106BBF">
        <w:t xml:space="preserve"> shared more identical ASVs</w:t>
      </w:r>
      <w:r w:rsidR="000F554E">
        <w:t xml:space="preserve"> (Hamming distance)</w:t>
      </w:r>
      <w:r w:rsidR="00106BBF">
        <w:t xml:space="preserve"> with the </w:t>
      </w:r>
      <w:r w:rsidR="00C33710">
        <w:rPr>
          <w:rFonts w:hint="eastAsia"/>
        </w:rPr>
        <w:t>p</w:t>
      </w:r>
      <w:r w:rsidR="00C33710">
        <w:t xml:space="preserve">re-treatment </w:t>
      </w:r>
      <w:r w:rsidR="00106BBF">
        <w:t xml:space="preserve">oral </w:t>
      </w:r>
      <w:r w:rsidR="000F554E">
        <w:t xml:space="preserve">samples </w:t>
      </w:r>
      <w:r w:rsidR="00736E6F">
        <w:t xml:space="preserve">than the </w:t>
      </w:r>
      <w:r w:rsidR="00C33710">
        <w:t xml:space="preserve">pre-treatment </w:t>
      </w:r>
      <w:r w:rsidR="00736E6F">
        <w:t xml:space="preserve">fecal </w:t>
      </w:r>
      <w:r w:rsidR="000F554E">
        <w:t>samples</w:t>
      </w:r>
      <w:r w:rsidR="002C2519">
        <w:t xml:space="preserve"> </w:t>
      </w:r>
      <w:r w:rsidR="00A62C3C">
        <w:t xml:space="preserve">in all </w:t>
      </w:r>
      <w:r w:rsidR="00F93F94">
        <w:t xml:space="preserve">3 </w:t>
      </w:r>
      <w:r w:rsidR="00A62C3C">
        <w:t xml:space="preserve">mice </w:t>
      </w:r>
      <w:r w:rsidR="00106BBF">
        <w:t>and were also compositionally similar in 2 mice</w:t>
      </w:r>
      <w:r w:rsidR="006A4336">
        <w:t xml:space="preserve"> by taking relative abundances into accounts (Bray-Curtis distance)</w:t>
      </w:r>
      <w:r w:rsidR="00106BBF">
        <w:t xml:space="preserve"> (</w:t>
      </w:r>
      <w:r w:rsidR="00106BBF" w:rsidRPr="00F83B2E">
        <w:rPr>
          <w:highlight w:val="yellow"/>
        </w:rPr>
        <w:t xml:space="preserve">Fig. </w:t>
      </w:r>
      <w:r w:rsidR="00292DE9">
        <w:rPr>
          <w:highlight w:val="yellow"/>
        </w:rPr>
        <w:t>2C</w:t>
      </w:r>
      <w:r w:rsidR="00106BBF">
        <w:t xml:space="preserve">). </w:t>
      </w:r>
      <w:r w:rsidR="004A4680">
        <w:t>Notably</w:t>
      </w:r>
      <w:r w:rsidR="00106BBF">
        <w:t xml:space="preserve">, </w:t>
      </w:r>
      <w:r w:rsidR="00106BBF" w:rsidRPr="00AC26F8">
        <w:t>10%</w:t>
      </w:r>
      <w:r w:rsidR="00106BBF">
        <w:t>-20%</w:t>
      </w:r>
      <w:r w:rsidR="00106BBF" w:rsidRPr="00AC26F8">
        <w:t xml:space="preserve"> ASVs</w:t>
      </w:r>
      <w:r w:rsidR="00106BBF">
        <w:t xml:space="preserve"> (the majority from 6 members; </w:t>
      </w:r>
      <w:r w:rsidR="00106BBF" w:rsidRPr="00016538">
        <w:rPr>
          <w:highlight w:val="yellow"/>
        </w:rPr>
        <w:t>Fig. S</w:t>
      </w:r>
      <w:r w:rsidR="007D2F47">
        <w:rPr>
          <w:highlight w:val="yellow"/>
        </w:rPr>
        <w:t>1</w:t>
      </w:r>
      <w:r w:rsidR="00106BBF">
        <w:t xml:space="preserve">) </w:t>
      </w:r>
      <w:r w:rsidR="00DF0732">
        <w:t>found</w:t>
      </w:r>
      <w:r w:rsidR="00106BBF">
        <w:t xml:space="preserve"> in the post-</w:t>
      </w:r>
      <w:r w:rsidR="00447E15">
        <w:t>treatment</w:t>
      </w:r>
      <w:r w:rsidR="00106BBF">
        <w:t xml:space="preserve"> feces were </w:t>
      </w:r>
      <w:r w:rsidR="00314FCE">
        <w:t xml:space="preserve">only </w:t>
      </w:r>
      <w:r w:rsidR="00106BBF">
        <w:t>detected in the pre-</w:t>
      </w:r>
      <w:r w:rsidR="00447E15">
        <w:t>treatment</w:t>
      </w:r>
      <w:r w:rsidR="00106BBF">
        <w:t xml:space="preserve"> oral microbiome</w:t>
      </w:r>
      <w:r w:rsidR="0092425E">
        <w:t>s</w:t>
      </w:r>
      <w:r w:rsidR="00106BBF">
        <w:t xml:space="preserve"> </w:t>
      </w:r>
      <w:r w:rsidR="0092425E">
        <w:t xml:space="preserve">but not </w:t>
      </w:r>
      <w:r w:rsidR="00314FCE">
        <w:t xml:space="preserve">in </w:t>
      </w:r>
      <w:r w:rsidR="0092425E">
        <w:t xml:space="preserve">the pre-treatment fecal microbiomes </w:t>
      </w:r>
      <w:r w:rsidR="00106BBF">
        <w:t>(</w:t>
      </w:r>
      <w:r w:rsidR="00106BBF" w:rsidRPr="00F8350C">
        <w:rPr>
          <w:highlight w:val="yellow"/>
        </w:rPr>
        <w:t xml:space="preserve">Fig. </w:t>
      </w:r>
      <w:r w:rsidR="00106BBF" w:rsidRPr="00041344">
        <w:rPr>
          <w:highlight w:val="yellow"/>
        </w:rPr>
        <w:t>2</w:t>
      </w:r>
      <w:r w:rsidR="00195F73" w:rsidRPr="00041344">
        <w:rPr>
          <w:highlight w:val="yellow"/>
        </w:rPr>
        <w:t>D</w:t>
      </w:r>
      <w:r w:rsidR="00106BBF">
        <w:t xml:space="preserve">), </w:t>
      </w:r>
      <w:r w:rsidR="000A665B">
        <w:t>providing strong evidence of</w:t>
      </w:r>
      <w:r w:rsidR="00106BBF">
        <w:t xml:space="preserve"> oral-gut transmission of </w:t>
      </w:r>
      <w:r w:rsidR="00FD7B99">
        <w:t xml:space="preserve">bacteria that contain </w:t>
      </w:r>
      <w:r w:rsidR="00106BBF">
        <w:t>those ASVs.</w:t>
      </w:r>
      <w:r w:rsidR="00195F73">
        <w:t xml:space="preserve"> </w:t>
      </w:r>
      <w:r w:rsidR="00FD7B99">
        <w:t xml:space="preserve">By </w:t>
      </w:r>
      <w:r w:rsidR="00041344">
        <w:t>identify</w:t>
      </w:r>
      <w:r w:rsidR="00FD7B99">
        <w:t>ing</w:t>
      </w:r>
      <w:r w:rsidR="001B60FE">
        <w:t xml:space="preserve"> </w:t>
      </w:r>
      <w:r w:rsidR="00041344">
        <w:t>ASVs</w:t>
      </w:r>
      <w:r w:rsidR="00195F73">
        <w:t xml:space="preserve"> </w:t>
      </w:r>
      <w:r w:rsidR="00FD7B99">
        <w:t>typical</w:t>
      </w:r>
      <w:r w:rsidR="00F233EC">
        <w:t xml:space="preserve"> of </w:t>
      </w:r>
      <w:r w:rsidR="00FD7B99">
        <w:t xml:space="preserve">the oral cavity of the </w:t>
      </w:r>
      <w:r w:rsidR="00F93F94">
        <w:t>3</w:t>
      </w:r>
      <w:r w:rsidR="00FD7B99">
        <w:t xml:space="preserve"> mice (</w:t>
      </w:r>
      <w:r w:rsidR="009C1381">
        <w:t>mean relative abundance</w:t>
      </w:r>
      <w:r w:rsidR="00BA16B0">
        <w:t xml:space="preserve"> </w:t>
      </w:r>
      <m:oMath>
        <m:r>
          <w:rPr>
            <w:rFonts w:ascii="Cambria Math" w:hAnsi="Cambria Math"/>
          </w:rPr>
          <m:t>&gt;</m:t>
        </m:r>
      </m:oMath>
      <w:r w:rsidR="009C1381">
        <w:t xml:space="preserve"> 1e-4 </w:t>
      </w:r>
      <w:r w:rsidR="002E43C2">
        <w:t xml:space="preserve">across </w:t>
      </w:r>
      <w:r w:rsidR="003669AF">
        <w:t>pre-treatment</w:t>
      </w:r>
      <w:r w:rsidR="007820C9">
        <w:t xml:space="preserve"> </w:t>
      </w:r>
      <w:r w:rsidR="002E43C2">
        <w:t xml:space="preserve">oral samples </w:t>
      </w:r>
      <w:r w:rsidR="00BA16B0">
        <w:t xml:space="preserve">and </w:t>
      </w:r>
      <m:oMath>
        <m:r>
          <w:rPr>
            <w:rFonts w:ascii="Cambria Math" w:hAnsi="Cambria Math"/>
          </w:rPr>
          <m:t>≤</m:t>
        </m:r>
      </m:oMath>
      <w:r w:rsidR="00BA16B0">
        <w:t xml:space="preserve"> 1e-4</w:t>
      </w:r>
      <w:r w:rsidR="009C1381">
        <w:t xml:space="preserve"> across</w:t>
      </w:r>
      <w:r w:rsidR="007820C9">
        <w:t xml:space="preserve"> </w:t>
      </w:r>
      <w:r w:rsidR="003669AF">
        <w:t>pre-treatment</w:t>
      </w:r>
      <w:r w:rsidR="009C1381">
        <w:t xml:space="preserve"> </w:t>
      </w:r>
      <w:r w:rsidR="00B078E2">
        <w:t>fecal s</w:t>
      </w:r>
      <w:r w:rsidR="009C1381">
        <w:t>amples</w:t>
      </w:r>
      <w:r w:rsidR="00FD7B99">
        <w:t xml:space="preserve">), we </w:t>
      </w:r>
      <w:r w:rsidR="00E72ADF">
        <w:t xml:space="preserve">found that </w:t>
      </w:r>
      <w:r w:rsidR="00515DE6">
        <w:t>the antibiotic cocktail</w:t>
      </w:r>
      <w:r w:rsidR="00D2326D">
        <w:t>s</w:t>
      </w:r>
      <w:r w:rsidR="00B56A87">
        <w:t xml:space="preserve"> increased </w:t>
      </w:r>
      <w:r w:rsidR="00D8317B">
        <w:t>the</w:t>
      </w:r>
      <w:r w:rsidR="00702ED1">
        <w:t xml:space="preserve"> total</w:t>
      </w:r>
      <w:r w:rsidR="00E72ADF">
        <w:t xml:space="preserve"> fractions </w:t>
      </w:r>
      <w:r w:rsidR="00E62650">
        <w:t>(</w:t>
      </w:r>
      <w:r w:rsidR="00B93C52">
        <w:t xml:space="preserve">i.e., </w:t>
      </w:r>
      <w:r w:rsidR="00E62650">
        <w:t xml:space="preserve">relative abundance) </w:t>
      </w:r>
      <w:r w:rsidR="00E72ADF">
        <w:t>of</w:t>
      </w:r>
      <w:r w:rsidR="003614F3">
        <w:t xml:space="preserve"> </w:t>
      </w:r>
      <w:r w:rsidR="00E72ADF">
        <w:t xml:space="preserve">oral-typical ASVs from nearly 0% to 30% </w:t>
      </w:r>
      <w:r w:rsidR="00F233EC">
        <w:t xml:space="preserve">on average </w:t>
      </w:r>
      <w:r w:rsidR="00E72ADF">
        <w:t>(</w:t>
      </w:r>
      <w:r w:rsidR="00E72ADF" w:rsidRPr="00E72ADF">
        <w:rPr>
          <w:highlight w:val="yellow"/>
        </w:rPr>
        <w:t>Fig. 2E</w:t>
      </w:r>
      <w:r w:rsidR="00E72ADF">
        <w:t>)</w:t>
      </w:r>
      <w:r w:rsidR="00851440">
        <w:t xml:space="preserve">, while </w:t>
      </w:r>
      <w:r w:rsidR="00E72ADF">
        <w:t xml:space="preserve">their </w:t>
      </w:r>
      <w:r w:rsidR="00F233EC">
        <w:t xml:space="preserve">mean </w:t>
      </w:r>
      <w:r w:rsidR="00E72ADF">
        <w:t>loads</w:t>
      </w:r>
      <w:r w:rsidR="00B93C52">
        <w:t xml:space="preserve"> (i.e., absolute abundance)</w:t>
      </w:r>
      <w:r w:rsidR="00447E15">
        <w:t xml:space="preserve"> </w:t>
      </w:r>
      <w:r w:rsidR="006732C1">
        <w:t>decreased</w:t>
      </w:r>
      <w:r w:rsidR="00E72ADF">
        <w:t xml:space="preserve"> by half a log</w:t>
      </w:r>
      <w:r w:rsidR="00A062CC">
        <w:t xml:space="preserve"> density</w:t>
      </w:r>
      <w:r w:rsidR="00E72ADF">
        <w:t xml:space="preserve"> (</w:t>
      </w:r>
      <w:r w:rsidR="00E72ADF" w:rsidRPr="00E72ADF">
        <w:rPr>
          <w:highlight w:val="yellow"/>
        </w:rPr>
        <w:t>Fig. 2F</w:t>
      </w:r>
      <w:r w:rsidR="00E72ADF">
        <w:t>).</w:t>
      </w:r>
      <w:r w:rsidR="00CC75B9">
        <w:t xml:space="preserve"> </w:t>
      </w:r>
      <w:r w:rsidR="00851440">
        <w:t xml:space="preserve">The </w:t>
      </w:r>
      <w:r w:rsidR="00851440">
        <w:rPr>
          <w:rFonts w:hint="eastAsia"/>
        </w:rPr>
        <w:t>contrast</w:t>
      </w:r>
      <w:r w:rsidR="00851440">
        <w:t xml:space="preserve"> between </w:t>
      </w:r>
      <w:r w:rsidR="00F233EC">
        <w:t xml:space="preserve">the </w:t>
      </w:r>
      <w:r w:rsidR="00851440">
        <w:t xml:space="preserve">relative and absolute abundances of oral bacterial populations supports </w:t>
      </w:r>
      <w:r w:rsidR="00A062CC">
        <w:t xml:space="preserve">the </w:t>
      </w:r>
      <w:r w:rsidR="009303FC" w:rsidRPr="00A062CC">
        <w:rPr>
          <w:i/>
          <w:iCs/>
        </w:rPr>
        <w:t xml:space="preserve">marker </w:t>
      </w:r>
      <w:r w:rsidR="009303FC">
        <w:t>hypothesis</w:t>
      </w:r>
      <w:r w:rsidR="00106BBF">
        <w:t>.</w:t>
      </w:r>
    </w:p>
    <w:p w14:paraId="640D7704" w14:textId="090E2814" w:rsidR="00D93833" w:rsidRPr="00AC26F8" w:rsidRDefault="00D93833" w:rsidP="000A48DA">
      <w:pPr>
        <w:rPr>
          <w:b/>
        </w:rPr>
      </w:pPr>
    </w:p>
    <w:p w14:paraId="739A63F1" w14:textId="74A69013" w:rsidR="000A1DBF" w:rsidRDefault="000A1DBF" w:rsidP="000A48DA">
      <w:pPr>
        <w:rPr>
          <w:b/>
        </w:rPr>
      </w:pPr>
      <w:r>
        <w:rPr>
          <w:b/>
        </w:rPr>
        <w:t xml:space="preserve">Additional </w:t>
      </w:r>
      <w:r w:rsidR="00407B06">
        <w:rPr>
          <w:b/>
        </w:rPr>
        <w:t>evidence</w:t>
      </w:r>
      <w:r>
        <w:rPr>
          <w:b/>
        </w:rPr>
        <w:t xml:space="preserve"> of</w:t>
      </w:r>
      <w:r w:rsidR="00407B06">
        <w:rPr>
          <w:b/>
        </w:rPr>
        <w:t xml:space="preserve"> the</w:t>
      </w:r>
      <w:r>
        <w:rPr>
          <w:b/>
        </w:rPr>
        <w:t xml:space="preserve"> </w:t>
      </w:r>
      <w:r w:rsidRPr="00407B06">
        <w:rPr>
          <w:b/>
          <w:i/>
          <w:iCs/>
        </w:rPr>
        <w:t>marker</w:t>
      </w:r>
      <w:r>
        <w:rPr>
          <w:b/>
        </w:rPr>
        <w:t xml:space="preserve"> hypothesis </w:t>
      </w:r>
      <w:r w:rsidR="00166D40">
        <w:rPr>
          <w:b/>
        </w:rPr>
        <w:t xml:space="preserve">from </w:t>
      </w:r>
      <w:r w:rsidR="00407B06">
        <w:rPr>
          <w:b/>
        </w:rPr>
        <w:t xml:space="preserve">mouse experiments in </w:t>
      </w:r>
      <w:r w:rsidR="00166D40">
        <w:rPr>
          <w:b/>
        </w:rPr>
        <w:t>the literature</w:t>
      </w:r>
    </w:p>
    <w:p w14:paraId="7F85C7FA" w14:textId="68A09110" w:rsidR="00B30525" w:rsidRDefault="00DB5D9D" w:rsidP="0019128D">
      <w:r>
        <w:t>T</w:t>
      </w:r>
      <w:r w:rsidR="005631D0">
        <w:t xml:space="preserve">o our best knowledge, </w:t>
      </w:r>
      <w:r w:rsidR="00A64263">
        <w:t xml:space="preserve">antibiotic-treated mouse experiments </w:t>
      </w:r>
      <w:r w:rsidR="005631D0">
        <w:t>in the literature lack</w:t>
      </w:r>
      <w:r w:rsidR="00A64263">
        <w:t xml:space="preserve"> paired</w:t>
      </w:r>
      <w:r w:rsidR="005A1354">
        <w:t xml:space="preserve"> oral</w:t>
      </w:r>
      <w:r w:rsidR="00740D41">
        <w:t xml:space="preserve"> and </w:t>
      </w:r>
      <w:r w:rsidR="005A1354">
        <w:t>gut</w:t>
      </w:r>
      <w:r w:rsidR="00740D41">
        <w:t xml:space="preserve"> </w:t>
      </w:r>
      <w:r w:rsidR="005A1354">
        <w:t>samples</w:t>
      </w:r>
      <w:r w:rsidR="005631D0">
        <w:t xml:space="preserve">. This limitation </w:t>
      </w:r>
      <w:r w:rsidR="00A64263">
        <w:t>prevents us from</w:t>
      </w:r>
      <w:r w:rsidR="00F43EFE">
        <w:t xml:space="preserve"> </w:t>
      </w:r>
      <w:r w:rsidR="00E31A63">
        <w:t>applying</w:t>
      </w:r>
      <w:r w:rsidR="00CA7ACE">
        <w:t xml:space="preserve"> the same paired-sample-based definition of </w:t>
      </w:r>
      <w:r w:rsidR="00A64263">
        <w:t>oral-typical bacteria</w:t>
      </w:r>
      <w:r w:rsidR="00DF1D77">
        <w:t xml:space="preserve"> </w:t>
      </w:r>
      <w:r w:rsidR="00E31A63">
        <w:t>used</w:t>
      </w:r>
      <w:r w:rsidR="00DF1D77">
        <w:t xml:space="preserve"> above</w:t>
      </w:r>
      <w:r w:rsidR="00CA7ACE">
        <w:t xml:space="preserve"> </w:t>
      </w:r>
      <w:r w:rsidR="00E31A63">
        <w:t>to quantify</w:t>
      </w:r>
      <w:r w:rsidR="00CA7ACE">
        <w:t xml:space="preserve"> translocated oral bacteria</w:t>
      </w:r>
      <w:r w:rsidR="00605B9D">
        <w:t xml:space="preserve"> </w:t>
      </w:r>
      <w:r w:rsidR="00605B9D">
        <w:rPr>
          <w:rFonts w:hint="eastAsia"/>
        </w:rPr>
        <w:t>in</w:t>
      </w:r>
      <w:r w:rsidR="00605B9D">
        <w:t xml:space="preserve"> </w:t>
      </w:r>
      <w:r w:rsidR="00605B9D">
        <w:rPr>
          <w:rFonts w:hint="eastAsia"/>
        </w:rPr>
        <w:t>feces</w:t>
      </w:r>
      <w:r w:rsidR="00DF1D77">
        <w:rPr>
          <w:rFonts w:hint="eastAsia"/>
        </w:rPr>
        <w:t>.</w:t>
      </w:r>
      <w:r w:rsidR="00142AC8">
        <w:t xml:space="preserve"> To overcome the limitation, </w:t>
      </w:r>
      <w:r w:rsidR="00DF1D77">
        <w:t xml:space="preserve">we compiled a reference </w:t>
      </w:r>
      <w:r w:rsidR="004204EB">
        <w:t xml:space="preserve">set </w:t>
      </w:r>
      <w:r w:rsidR="00DF1D77">
        <w:t xml:space="preserve">of </w:t>
      </w:r>
      <w:r w:rsidR="008D0259">
        <w:t>149</w:t>
      </w:r>
      <w:r w:rsidR="00E05F70">
        <w:t xml:space="preserve"> non-redundant,</w:t>
      </w:r>
      <w:r w:rsidR="008D0259">
        <w:t xml:space="preserve"> </w:t>
      </w:r>
      <w:r w:rsidR="00D7791B">
        <w:t>full-length</w:t>
      </w:r>
      <w:r w:rsidR="00384A0A">
        <w:t xml:space="preserve"> </w:t>
      </w:r>
      <w:r w:rsidR="00DF1D77">
        <w:t>16S rRNA genes</w:t>
      </w:r>
      <w:r w:rsidR="004204EB">
        <w:t xml:space="preserve"> of oral-typical bacteria</w:t>
      </w:r>
      <w:r w:rsidR="00DF1D77">
        <w:t xml:space="preserve"> </w:t>
      </w:r>
      <w:r w:rsidR="008D0259">
        <w:t xml:space="preserve">under the </w:t>
      </w:r>
      <w:r w:rsidR="00F54355">
        <w:t xml:space="preserve">operational </w:t>
      </w:r>
      <w:r w:rsidR="00384A0A">
        <w:t>definition</w:t>
      </w:r>
      <w:r w:rsidR="008D0259">
        <w:t xml:space="preserve"> that they</w:t>
      </w:r>
      <w:r w:rsidR="00384A0A">
        <w:t xml:space="preserve"> </w:t>
      </w:r>
      <w:r w:rsidR="008D0259">
        <w:t xml:space="preserve">are culturable </w:t>
      </w:r>
      <w:r w:rsidR="00384A0A">
        <w:t>from the oral cavity</w:t>
      </w:r>
      <w:r w:rsidR="008D0259">
        <w:t xml:space="preserve"> but not from the</w:t>
      </w:r>
      <w:r w:rsidR="001D277B">
        <w:t xml:space="preserve"> gut</w:t>
      </w:r>
      <w:r w:rsidR="008D0259">
        <w:t xml:space="preserve"> </w:t>
      </w:r>
      <w:r w:rsidR="00186887">
        <w:t>(</w:t>
      </w:r>
      <w:r w:rsidR="00186887" w:rsidRPr="008D0259">
        <w:rPr>
          <w:highlight w:val="yellow"/>
        </w:rPr>
        <w:t xml:space="preserve">Fig. S2, </w:t>
      </w:r>
      <w:r w:rsidR="008D0259">
        <w:rPr>
          <w:highlight w:val="yellow"/>
        </w:rPr>
        <w:t xml:space="preserve">Table S1, </w:t>
      </w:r>
      <w:r w:rsidR="00186887" w:rsidRPr="008D0259">
        <w:rPr>
          <w:highlight w:val="yellow"/>
        </w:rPr>
        <w:t>see STAR Methods</w:t>
      </w:r>
      <w:r w:rsidR="00186887">
        <w:t>).</w:t>
      </w:r>
      <w:r w:rsidR="001B1011">
        <w:t xml:space="preserve"> </w:t>
      </w:r>
      <w:r w:rsidR="00620E77">
        <w:t xml:space="preserve">The </w:t>
      </w:r>
      <w:r w:rsidR="004204EB">
        <w:t>reference</w:t>
      </w:r>
      <w:r w:rsidR="006C6030">
        <w:t xml:space="preserve"> s</w:t>
      </w:r>
      <w:r w:rsidR="00620E77">
        <w:t xml:space="preserve">et allows us to </w:t>
      </w:r>
      <w:r w:rsidR="00397907">
        <w:t>infer</w:t>
      </w:r>
      <w:r w:rsidR="00620E77">
        <w:t xml:space="preserve"> whether a 16S ASV in </w:t>
      </w:r>
      <w:r w:rsidR="00E533D9">
        <w:t>feces</w:t>
      </w:r>
      <w:r w:rsidR="00620E77">
        <w:t xml:space="preserve"> is</w:t>
      </w:r>
      <w:r w:rsidR="00D478AC">
        <w:t xml:space="preserve"> oral-</w:t>
      </w:r>
      <w:r w:rsidR="004A5306">
        <w:t>typical</w:t>
      </w:r>
      <w:r w:rsidR="00A86BF7">
        <w:t xml:space="preserve"> </w:t>
      </w:r>
      <w:r w:rsidR="00620E77">
        <w:t xml:space="preserve">in the absence of paired oral samples, </w:t>
      </w:r>
      <w:r w:rsidR="00D478AC">
        <w:t>by</w:t>
      </w:r>
      <w:r w:rsidR="00A86BF7">
        <w:t xml:space="preserve"> exactly </w:t>
      </w:r>
      <w:r w:rsidR="004A5306">
        <w:t>match</w:t>
      </w:r>
      <w:r w:rsidR="00A86BF7">
        <w:t xml:space="preserve">ing </w:t>
      </w:r>
      <w:r w:rsidR="00CF161A">
        <w:t>the ASV to all sequences in the se</w:t>
      </w:r>
      <w:r w:rsidR="000663CD">
        <w:t>t.</w:t>
      </w:r>
      <w:r w:rsidR="0019128D">
        <w:t xml:space="preserve"> </w:t>
      </w:r>
      <w:r w:rsidR="005E2E41">
        <w:t>Having established</w:t>
      </w:r>
      <w:r w:rsidR="007066B8">
        <w:t xml:space="preserve"> the </w:t>
      </w:r>
      <w:r w:rsidR="00DD5B99">
        <w:t>inference</w:t>
      </w:r>
      <w:r w:rsidR="001F7B61">
        <w:t xml:space="preserve"> approach</w:t>
      </w:r>
      <w:r w:rsidR="007B2F80" w:rsidRPr="00AC26F8">
        <w:rPr>
          <w:rFonts w:hint="eastAsia"/>
        </w:rPr>
        <w:t>,</w:t>
      </w:r>
      <w:r w:rsidR="005C3F41">
        <w:t xml:space="preserve"> we</w:t>
      </w:r>
      <w:r w:rsidR="007B2F80">
        <w:t xml:space="preserve"> reanalyzed </w:t>
      </w:r>
      <w:r w:rsidR="00367A45">
        <w:t xml:space="preserve">a public study </w:t>
      </w:r>
      <w:r w:rsidR="002D2E4D">
        <w:fldChar w:fldCharType="begin"/>
      </w:r>
      <w:r w:rsidR="002D75C3">
        <w:instrText xml:space="preserve"> ADDIN EN.CITE &lt;EndNote&gt;&lt;Cite&gt;&lt;Author&gt;Reese&lt;/Author&gt;&lt;Year&gt;2018&lt;/Year&gt;&lt;RecNum&gt;41&lt;/RecNum&gt;&lt;DisplayText&gt;(Reese et al., 2018)&lt;/DisplayText&gt;&lt;record&gt;&lt;rec-number&gt;41&lt;/rec-number&gt;&lt;foreign-keys&gt;&lt;key app="EN" db-id="eeaavdvxvv5azseddsrxz2d0vpf5v0xr9ea5" timestamp="1659663751"&gt;41&lt;/key&gt;&lt;/foreign-keys&gt;&lt;ref-type name="Journal Article"&gt;17&lt;/ref-type&gt;&lt;contributors&gt;&lt;authors&gt;&lt;author&gt;Reese, Aspen T&lt;/author&gt;&lt;author&gt;Cho, Eugenia H&lt;/author&gt;&lt;author&gt;Klitzman, Bruce&lt;/author&gt;&lt;author&gt;Nichols, Scott P&lt;/author&gt;&lt;author&gt;Wisniewski, Natalie A&lt;/author&gt;&lt;author&gt;Villa, Max M&lt;/author&gt;&lt;author&gt;Durand, Heather K&lt;/author&gt;&lt;author&gt;Jiang, Sharon&lt;/author&gt;&lt;author&gt;Midani, Firas S&lt;/author&gt;&lt;author&gt;Nimmagadda, Sai N&lt;/author&gt;&lt;/authors&gt;&lt;/contributors&gt;&lt;titles&gt;&lt;title&gt;Antibiotic-induced changes in the microbiota disrupt redox dynamics in the gut&lt;/title&gt;&lt;secondary-title&gt;Elife&lt;/secondary-title&gt;&lt;/titles&gt;&lt;periodical&gt;&lt;full-title&gt;Elife&lt;/full-title&gt;&lt;/periodical&gt;&lt;pages&gt;e35987&lt;/pages&gt;&lt;volume&gt;7&lt;/volume&gt;&lt;dates&gt;&lt;year&gt;2018&lt;/year&gt;&lt;/dates&gt;&lt;isbn&gt;2050-084X&lt;/isbn&gt;&lt;urls&gt;&lt;/urls&gt;&lt;/record&gt;&lt;/Cite&gt;&lt;/EndNote&gt;</w:instrText>
      </w:r>
      <w:r w:rsidR="002D2E4D">
        <w:fldChar w:fldCharType="separate"/>
      </w:r>
      <w:r w:rsidR="002D75C3">
        <w:rPr>
          <w:noProof/>
        </w:rPr>
        <w:t>(Reese et al., 2018)</w:t>
      </w:r>
      <w:r w:rsidR="002D2E4D">
        <w:fldChar w:fldCharType="end"/>
      </w:r>
      <w:r w:rsidR="00262211">
        <w:t xml:space="preserve"> </w:t>
      </w:r>
      <w:r w:rsidR="00367A45">
        <w:t xml:space="preserve">that treated mice with </w:t>
      </w:r>
      <w:r w:rsidR="007B2F80" w:rsidRPr="00AC26F8">
        <w:t>antibiotic cocktail</w:t>
      </w:r>
      <w:r w:rsidR="0013226E">
        <w:t>s</w:t>
      </w:r>
      <w:r w:rsidR="007B2F80" w:rsidRPr="00AC26F8">
        <w:t xml:space="preserve"> </w:t>
      </w:r>
      <w:r w:rsidR="00A82273">
        <w:t>of a</w:t>
      </w:r>
      <w:r w:rsidR="007B2F80" w:rsidRPr="00AC26F8">
        <w:t>mpicillin</w:t>
      </w:r>
      <w:r w:rsidR="00A82273">
        <w:t>, v</w:t>
      </w:r>
      <w:r w:rsidR="007B2F80" w:rsidRPr="00AC26F8">
        <w:t>ancomycin</w:t>
      </w:r>
      <w:r w:rsidR="00A82273">
        <w:t>, n</w:t>
      </w:r>
      <w:r w:rsidR="007B2F80" w:rsidRPr="00AC26F8">
        <w:t>eomycin</w:t>
      </w:r>
      <w:r w:rsidR="00A82273">
        <w:t>, and m</w:t>
      </w:r>
      <w:r w:rsidR="007B2F80" w:rsidRPr="00AC26F8">
        <w:t>etronidazole for 5 days</w:t>
      </w:r>
      <w:r w:rsidR="00875B8F">
        <w:t xml:space="preserve"> (</w:t>
      </w:r>
      <w:r w:rsidR="00875B8F" w:rsidRPr="00875B8F">
        <w:rPr>
          <w:highlight w:val="yellow"/>
        </w:rPr>
        <w:t>Fig. 2</w:t>
      </w:r>
      <w:r w:rsidR="00DC313D">
        <w:rPr>
          <w:highlight w:val="yellow"/>
        </w:rPr>
        <w:t>G</w:t>
      </w:r>
      <w:r w:rsidR="00875B8F">
        <w:t>)</w:t>
      </w:r>
      <w:r w:rsidR="007B2F80" w:rsidRPr="00AC26F8">
        <w:t xml:space="preserve">. </w:t>
      </w:r>
      <w:r w:rsidR="000A57CB">
        <w:t>The</w:t>
      </w:r>
      <w:r w:rsidR="00475779">
        <w:t xml:space="preserve"> </w:t>
      </w:r>
      <w:r w:rsidR="00024043">
        <w:t xml:space="preserve">inferred </w:t>
      </w:r>
      <w:r w:rsidR="00F61516">
        <w:t xml:space="preserve">oral </w:t>
      </w:r>
      <w:r w:rsidR="00F60337">
        <w:t xml:space="preserve">bacterial </w:t>
      </w:r>
      <w:r w:rsidR="00F61516">
        <w:t>populations</w:t>
      </w:r>
      <w:r w:rsidR="00354BA5">
        <w:t>, mainly consisting of three</w:t>
      </w:r>
      <w:r w:rsidR="00A56F14">
        <w:t xml:space="preserve"> </w:t>
      </w:r>
      <w:r w:rsidR="00354BA5">
        <w:t>ASVs</w:t>
      </w:r>
      <w:r w:rsidR="00A56F14">
        <w:t xml:space="preserve"> </w:t>
      </w:r>
      <w:r w:rsidR="00024043">
        <w:t>of</w:t>
      </w:r>
      <w:r w:rsidR="00A56F14">
        <w:t xml:space="preserve"> </w:t>
      </w:r>
      <w:r w:rsidR="00A56F14" w:rsidRPr="00A56F14">
        <w:rPr>
          <w:i/>
          <w:iCs/>
        </w:rPr>
        <w:t>Lactobacillus</w:t>
      </w:r>
      <w:r w:rsidR="00A56F14">
        <w:t xml:space="preserve">, </w:t>
      </w:r>
      <w:r w:rsidR="00A56F14" w:rsidRPr="00A56F14">
        <w:rPr>
          <w:i/>
          <w:iCs/>
        </w:rPr>
        <w:t xml:space="preserve">Proteus </w:t>
      </w:r>
      <w:r w:rsidR="00A56F14">
        <w:t xml:space="preserve">and </w:t>
      </w:r>
      <w:r w:rsidR="00A56F14" w:rsidRPr="00A56F14">
        <w:rPr>
          <w:i/>
          <w:iCs/>
        </w:rPr>
        <w:t>Escherichia-Shigella</w:t>
      </w:r>
      <w:r w:rsidR="00354BA5">
        <w:rPr>
          <w:rFonts w:hint="eastAsia"/>
        </w:rPr>
        <w:t>,</w:t>
      </w:r>
      <w:r w:rsidR="00354BA5">
        <w:t xml:space="preserve"> </w:t>
      </w:r>
      <w:r w:rsidR="00D47533">
        <w:t xml:space="preserve">had substantially higher </w:t>
      </w:r>
      <w:r w:rsidR="00A56F14">
        <w:t>relative abundance</w:t>
      </w:r>
      <w:r w:rsidR="00956508">
        <w:t>s</w:t>
      </w:r>
      <w:r w:rsidR="00A56F14">
        <w:t xml:space="preserve"> after two days’ exposure (</w:t>
      </w:r>
      <w:r w:rsidR="00A56F14" w:rsidRPr="00A56F14">
        <w:rPr>
          <w:highlight w:val="yellow"/>
        </w:rPr>
        <w:t>Fig. 2</w:t>
      </w:r>
      <w:r w:rsidR="00DC313D">
        <w:rPr>
          <w:highlight w:val="yellow"/>
        </w:rPr>
        <w:t>H</w:t>
      </w:r>
      <w:r w:rsidR="00A56F14">
        <w:t>).</w:t>
      </w:r>
      <w:r w:rsidR="000A57CB">
        <w:t xml:space="preserve"> However</w:t>
      </w:r>
      <w:r w:rsidR="00C130FC">
        <w:t xml:space="preserve">, </w:t>
      </w:r>
      <w:r w:rsidR="009F78B5">
        <w:t>the</w:t>
      </w:r>
      <w:r w:rsidR="00F60337">
        <w:t>ir</w:t>
      </w:r>
      <w:r w:rsidR="009F78B5">
        <w:t xml:space="preserve"> absolute abundances </w:t>
      </w:r>
      <w:r w:rsidR="00F60337">
        <w:t xml:space="preserve">did not increase </w:t>
      </w:r>
      <w:r w:rsidR="00024043">
        <w:t xml:space="preserve">but reduced </w:t>
      </w:r>
      <w:r w:rsidR="00B6103D">
        <w:t>~</w:t>
      </w:r>
      <w:r w:rsidR="00024043">
        <w:t>10 folds on average before recovery (</w:t>
      </w:r>
      <w:r w:rsidR="00024043" w:rsidRPr="00C130FC">
        <w:rPr>
          <w:highlight w:val="yellow"/>
        </w:rPr>
        <w:t>Fig. 2</w:t>
      </w:r>
      <w:r w:rsidR="00024043">
        <w:rPr>
          <w:highlight w:val="yellow"/>
        </w:rPr>
        <w:t>I</w:t>
      </w:r>
      <w:r w:rsidR="00024043">
        <w:t xml:space="preserve">, left). Therefore, </w:t>
      </w:r>
      <w:r w:rsidR="00596401">
        <w:t xml:space="preserve">the relative enrichment of oral bacteria </w:t>
      </w:r>
      <w:r w:rsidR="00F6412A">
        <w:t xml:space="preserve">follows the </w:t>
      </w:r>
      <w:r w:rsidR="00F6412A" w:rsidRPr="008F5684">
        <w:rPr>
          <w:i/>
          <w:iCs/>
        </w:rPr>
        <w:t>marker</w:t>
      </w:r>
      <w:r w:rsidR="00F6412A">
        <w:t xml:space="preserve"> hypothesis and </w:t>
      </w:r>
      <w:r w:rsidR="00596401">
        <w:t xml:space="preserve">is </w:t>
      </w:r>
      <w:r w:rsidR="00024043">
        <w:t xml:space="preserve">fully </w:t>
      </w:r>
      <w:r w:rsidR="00B6103D">
        <w:t xml:space="preserve">driven </w:t>
      </w:r>
      <w:r w:rsidR="00596401">
        <w:t xml:space="preserve">by reduced </w:t>
      </w:r>
      <w:r w:rsidR="001E28E5">
        <w:t>gut</w:t>
      </w:r>
      <w:r w:rsidR="00C130FC">
        <w:t xml:space="preserve"> bacteria</w:t>
      </w:r>
      <w:r w:rsidR="009A4CAE">
        <w:t xml:space="preserve">l </w:t>
      </w:r>
      <w:r w:rsidR="000C2733">
        <w:t>load</w:t>
      </w:r>
      <w:r w:rsidR="00956508">
        <w:t xml:space="preserve"> </w:t>
      </w:r>
      <w:r w:rsidR="009D3C28">
        <w:t>(</w:t>
      </w:r>
      <w:r w:rsidR="009D3C28" w:rsidRPr="009D3C28">
        <w:rPr>
          <w:highlight w:val="yellow"/>
        </w:rPr>
        <w:t>Fig. 2</w:t>
      </w:r>
      <w:r w:rsidR="00DC313D" w:rsidRPr="00DC313D">
        <w:rPr>
          <w:highlight w:val="yellow"/>
        </w:rPr>
        <w:t>I</w:t>
      </w:r>
      <w:r w:rsidR="009D3C28">
        <w:t>, right)</w:t>
      </w:r>
      <w:r w:rsidR="00596401">
        <w:t>.</w:t>
      </w:r>
    </w:p>
    <w:p w14:paraId="423A7FB7" w14:textId="129CC18E" w:rsidR="00170DC4" w:rsidRDefault="00992AE6" w:rsidP="00B654CD">
      <w:pPr>
        <w:ind w:firstLine="720"/>
      </w:pPr>
      <w:r>
        <w:t xml:space="preserve">A consequence of the </w:t>
      </w:r>
      <w:r w:rsidRPr="00992AE6">
        <w:rPr>
          <w:i/>
          <w:iCs/>
        </w:rPr>
        <w:t>marker</w:t>
      </w:r>
      <w:r>
        <w:t xml:space="preserve"> hypothesis is that </w:t>
      </w:r>
      <w:r w:rsidR="00B57DB5">
        <w:t xml:space="preserve">the </w:t>
      </w:r>
      <w:r>
        <w:t xml:space="preserve">total bacterial load of the gut microbiome is low at high relative abundance of oral bacteria. </w:t>
      </w:r>
      <w:r w:rsidR="003A0DC0">
        <w:t>Using the mouse data</w:t>
      </w:r>
      <w:r w:rsidR="005E6986">
        <w:t xml:space="preserve"> from Reese </w:t>
      </w:r>
      <w:r w:rsidR="005E6986" w:rsidRPr="004B078E">
        <w:rPr>
          <w:i/>
          <w:iCs/>
        </w:rPr>
        <w:t>et al</w:t>
      </w:r>
      <w:r w:rsidR="00BD1010">
        <w:rPr>
          <w:i/>
          <w:iCs/>
        </w:rPr>
        <w:t>.</w:t>
      </w:r>
      <w:r w:rsidR="003A0DC0" w:rsidRPr="0062771F">
        <w:t>,</w:t>
      </w:r>
      <w:r w:rsidR="003A0DC0">
        <w:t xml:space="preserve"> we showed that</w:t>
      </w:r>
      <w:r w:rsidR="0081131D">
        <w:t xml:space="preserve"> the oral bacterial fractions</w:t>
      </w:r>
      <w:r w:rsidR="00F85228">
        <w:rPr>
          <w:rFonts w:hint="eastAsia"/>
        </w:rPr>
        <w:t xml:space="preserve"> </w:t>
      </w:r>
      <w:r>
        <w:t xml:space="preserve">in feces </w:t>
      </w:r>
      <w:r w:rsidR="002E6C71">
        <w:t xml:space="preserve">are </w:t>
      </w:r>
      <w:r w:rsidR="00B94E09">
        <w:t>negatively</w:t>
      </w:r>
      <w:r w:rsidR="00A20F02">
        <w:t xml:space="preserve"> linearly</w:t>
      </w:r>
      <w:r w:rsidR="00BF256D">
        <w:t xml:space="preserve"> correlated with the </w:t>
      </w:r>
      <w:r w:rsidR="00BB7D22">
        <w:t>total bacterial loads</w:t>
      </w:r>
      <w:r w:rsidR="00BF256D">
        <w:t xml:space="preserve"> on the log</w:t>
      </w:r>
      <w:r w:rsidR="0081131D">
        <w:t>-log</w:t>
      </w:r>
      <w:r w:rsidR="00BF256D">
        <w:t xml:space="preserve"> scale</w:t>
      </w:r>
      <w:r w:rsidR="00B93F1D">
        <w:t xml:space="preserve"> (</w:t>
      </w:r>
      <w:r w:rsidR="00BB7D22" w:rsidRPr="00BB7D22">
        <w:rPr>
          <w:highlight w:val="yellow"/>
        </w:rPr>
        <w:t>Fig. 2</w:t>
      </w:r>
      <w:r w:rsidR="00DC313D">
        <w:rPr>
          <w:highlight w:val="yellow"/>
        </w:rPr>
        <w:t>J</w:t>
      </w:r>
      <w:r w:rsidR="00BB7D22">
        <w:t>).</w:t>
      </w:r>
      <w:r w:rsidR="000C76DD">
        <w:t xml:space="preserve"> </w:t>
      </w:r>
      <w:r w:rsidR="00B703F0">
        <w:t xml:space="preserve">The </w:t>
      </w:r>
      <w:r w:rsidR="00A20F02">
        <w:t xml:space="preserve">linear </w:t>
      </w:r>
      <w:r w:rsidR="00C56207">
        <w:t>relationship</w:t>
      </w:r>
      <w:r w:rsidR="00B703F0">
        <w:t xml:space="preserve"> is </w:t>
      </w:r>
      <w:r w:rsidR="005E6986">
        <w:t xml:space="preserve">moderate to </w:t>
      </w:r>
      <w:r w:rsidR="00AE35C8">
        <w:t>strong (</w:t>
      </w:r>
      <w:r w:rsidR="00AE35C8">
        <w:rPr>
          <w:rFonts w:hint="eastAsia"/>
        </w:rPr>
        <w:t>Pearson</w:t>
      </w:r>
      <w:r w:rsidR="00AE35C8">
        <w:t xml:space="preserve">’s r = -0.52, P = 3.5e-17) </w:t>
      </w:r>
      <w:r w:rsidR="003A0DC0">
        <w:t xml:space="preserve">and </w:t>
      </w:r>
      <w:r w:rsidR="00450C72">
        <w:t>remained significant</w:t>
      </w:r>
      <w:r w:rsidR="003A0DC0">
        <w:t xml:space="preserve"> </w:t>
      </w:r>
      <w:r w:rsidR="00AE35C8">
        <w:t>by using</w:t>
      </w:r>
      <w:r w:rsidR="003A0DC0">
        <w:t xml:space="preserve"> the control group data alone (</w:t>
      </w:r>
      <w:r w:rsidR="006232BF">
        <w:t>Pearson’s r =</w:t>
      </w:r>
      <w:r w:rsidR="00450C72">
        <w:t xml:space="preserve"> -0.25</w:t>
      </w:r>
      <w:r w:rsidR="006232BF">
        <w:t xml:space="preserve">, P = </w:t>
      </w:r>
      <w:r w:rsidR="00450C72">
        <w:t>5.</w:t>
      </w:r>
      <w:r w:rsidR="00AE35C8">
        <w:t>9</w:t>
      </w:r>
      <w:r w:rsidR="00450C72">
        <w:t>e-3</w:t>
      </w:r>
      <w:r w:rsidR="003A0DC0">
        <w:t xml:space="preserve">). </w:t>
      </w:r>
      <w:r w:rsidR="004802C3">
        <w:t>We noted that</w:t>
      </w:r>
      <w:r w:rsidR="00B703F0">
        <w:t xml:space="preserve"> </w:t>
      </w:r>
      <w:r w:rsidR="00B1445B">
        <w:t>11</w:t>
      </w:r>
      <w:r w:rsidR="004802C3">
        <w:t xml:space="preserve">% </w:t>
      </w:r>
      <w:r w:rsidR="002E6C71">
        <w:t xml:space="preserve">samples </w:t>
      </w:r>
      <w:r w:rsidR="00114859">
        <w:t>collected between day 1-6 (</w:t>
      </w:r>
      <w:r w:rsidR="00114859" w:rsidRPr="00114859">
        <w:rPr>
          <w:highlight w:val="yellow"/>
        </w:rPr>
        <w:t>Fig. S3A</w:t>
      </w:r>
      <w:r w:rsidR="00114859">
        <w:t xml:space="preserve">) </w:t>
      </w:r>
      <w:r w:rsidR="00B2216F">
        <w:t>with</w:t>
      </w:r>
      <w:r w:rsidR="00114859">
        <w:t xml:space="preserve"> l</w:t>
      </w:r>
      <w:r w:rsidR="008A51F2">
        <w:t xml:space="preserve">ow bacterial loads </w:t>
      </w:r>
      <w:r w:rsidR="004802C3">
        <w:t>deviated</w:t>
      </w:r>
      <w:r w:rsidR="002E6C71">
        <w:t xml:space="preserve"> from </w:t>
      </w:r>
      <w:r w:rsidR="00CF3A3B">
        <w:t xml:space="preserve">the </w:t>
      </w:r>
      <w:r w:rsidR="004B078E">
        <w:t>trend</w:t>
      </w:r>
      <w:r w:rsidR="00B57DB5">
        <w:t xml:space="preserve"> </w:t>
      </w:r>
      <w:r w:rsidR="004B078E">
        <w:t xml:space="preserve">line of the association </w:t>
      </w:r>
      <w:r w:rsidR="00B1445B">
        <w:t xml:space="preserve">and, according to the </w:t>
      </w:r>
      <w:r w:rsidR="00B1445B" w:rsidRPr="00B1445B">
        <w:rPr>
          <w:i/>
          <w:iCs/>
        </w:rPr>
        <w:t xml:space="preserve">marker </w:t>
      </w:r>
      <w:r w:rsidR="00B1445B">
        <w:t xml:space="preserve">hypothesis, should have very high proportions of oral bacteria. </w:t>
      </w:r>
      <w:r w:rsidR="001B441C">
        <w:t>We speculated</w:t>
      </w:r>
      <w:r w:rsidR="00165D7B">
        <w:t xml:space="preserve"> that</w:t>
      </w:r>
      <w:r w:rsidR="00B1445B">
        <w:t xml:space="preserve"> the</w:t>
      </w:r>
      <w:r w:rsidR="008A51F2">
        <w:t xml:space="preserve"> dominant ASVs </w:t>
      </w:r>
      <w:r w:rsidR="00B1445B">
        <w:t>of</w:t>
      </w:r>
      <w:r w:rsidR="008A51F2">
        <w:t xml:space="preserve"> </w:t>
      </w:r>
      <w:r w:rsidR="00CF5595">
        <w:t>these outliers</w:t>
      </w:r>
      <w:r w:rsidR="008A51F2">
        <w:t xml:space="preserve"> </w:t>
      </w:r>
      <w:r w:rsidR="00165D7B">
        <w:t>(</w:t>
      </w:r>
      <w:r w:rsidR="00165D7B" w:rsidRPr="00165D7B">
        <w:rPr>
          <w:highlight w:val="yellow"/>
        </w:rPr>
        <w:t>Fig. S3B</w:t>
      </w:r>
      <w:r w:rsidR="00165D7B">
        <w:t xml:space="preserve">) </w:t>
      </w:r>
      <w:r w:rsidR="008A51F2">
        <w:t>were</w:t>
      </w:r>
      <w:r w:rsidR="004802C3">
        <w:t xml:space="preserve"> </w:t>
      </w:r>
      <w:r w:rsidR="00CF5595">
        <w:t>orally derived</w:t>
      </w:r>
      <w:r w:rsidR="008A51F2">
        <w:t xml:space="preserve"> but </w:t>
      </w:r>
      <w:r w:rsidR="00B654CD">
        <w:t>undetected by our inference approach</w:t>
      </w:r>
      <w:r w:rsidR="00F40751">
        <w:t>.</w:t>
      </w:r>
      <w:r w:rsidR="00280409">
        <w:t xml:space="preserve"> </w:t>
      </w:r>
      <w:r w:rsidR="00F40751">
        <w:t>T</w:t>
      </w:r>
      <w:r w:rsidR="00AD3F51">
        <w:t xml:space="preserve">he omit of uncultured bacteria </w:t>
      </w:r>
      <w:r w:rsidR="00280409">
        <w:t>in</w:t>
      </w:r>
      <w:r w:rsidR="00AD3F51">
        <w:t xml:space="preserve"> the reference set</w:t>
      </w:r>
      <w:r w:rsidR="00165D7B">
        <w:t xml:space="preserve"> is </w:t>
      </w:r>
      <w:r w:rsidR="00AD3F51">
        <w:lastRenderedPageBreak/>
        <w:t>unl</w:t>
      </w:r>
      <w:r w:rsidR="0076196F">
        <w:t xml:space="preserve">ikely the major cause of the potential </w:t>
      </w:r>
      <w:r w:rsidR="00AD3F51">
        <w:t>inference failure</w:t>
      </w:r>
      <w:r w:rsidR="00280409">
        <w:t xml:space="preserve">, because </w:t>
      </w:r>
      <w:r w:rsidR="00D46EF6">
        <w:t>the proportions of</w:t>
      </w:r>
      <w:r w:rsidR="00280409">
        <w:t xml:space="preserve"> unculture</w:t>
      </w:r>
      <w:r w:rsidR="00D46EF6">
        <w:t>d</w:t>
      </w:r>
      <w:r w:rsidR="00280409">
        <w:t xml:space="preserve"> bacteria based on taxonomic annotation </w:t>
      </w:r>
      <w:r w:rsidR="00D46EF6">
        <w:t xml:space="preserve">are low to intermediate in these samples </w:t>
      </w:r>
      <w:r w:rsidR="00280409">
        <w:t>(</w:t>
      </w:r>
      <w:r w:rsidR="00280409" w:rsidRPr="00165D7B">
        <w:rPr>
          <w:highlight w:val="yellow"/>
        </w:rPr>
        <w:t>Fig. S3C</w:t>
      </w:r>
      <w:r w:rsidR="00280409">
        <w:t>)</w:t>
      </w:r>
      <w:r w:rsidR="00943023">
        <w:t>.</w:t>
      </w:r>
    </w:p>
    <w:p w14:paraId="0BFE54AF" w14:textId="3DD47515" w:rsidR="00D300B6" w:rsidRDefault="001B5623" w:rsidP="00E370ED">
      <w:pPr>
        <w:ind w:firstLine="720"/>
      </w:pPr>
      <w:r>
        <w:t>Other than</w:t>
      </w:r>
      <w:r w:rsidR="00BD1010">
        <w:t xml:space="preserve"> Reese </w:t>
      </w:r>
      <w:r w:rsidR="00BD1010" w:rsidRPr="004B078E">
        <w:rPr>
          <w:i/>
          <w:iCs/>
        </w:rPr>
        <w:t>et al.</w:t>
      </w:r>
      <w:r w:rsidR="00BD1010" w:rsidRPr="00BD1010">
        <w:t>, we</w:t>
      </w:r>
      <w:r w:rsidR="00BD1010">
        <w:t xml:space="preserve"> have </w:t>
      </w:r>
      <w:r>
        <w:t>obtained similar findings</w:t>
      </w:r>
      <w:r w:rsidR="0005263F">
        <w:t xml:space="preserve"> </w:t>
      </w:r>
      <w:r>
        <w:t>in</w:t>
      </w:r>
      <w:r w:rsidR="00C13C51">
        <w:t xml:space="preserve"> </w:t>
      </w:r>
      <w:r w:rsidR="00F523E6">
        <w:t xml:space="preserve">another </w:t>
      </w:r>
      <w:r w:rsidR="00527EEF">
        <w:t>public data</w:t>
      </w:r>
      <w:r w:rsidR="00C13C51">
        <w:t>set</w:t>
      </w:r>
      <w:r w:rsidR="00527EEF">
        <w:t xml:space="preserve"> from </w:t>
      </w:r>
      <w:r w:rsidR="002B1CD7">
        <w:t xml:space="preserve">bone-marrow-transplanted mice </w:t>
      </w:r>
      <w:r w:rsidR="00BD1010">
        <w:t>that received</w:t>
      </w:r>
      <w:r w:rsidR="00130FFE">
        <w:t xml:space="preserve"> </w:t>
      </w:r>
      <w:r w:rsidR="000C76DD">
        <w:t xml:space="preserve">mono-antibiotic </w:t>
      </w:r>
      <w:r w:rsidR="00130FFE">
        <w:t>prophylaxis</w:t>
      </w:r>
      <w:r w:rsidR="00A25F98">
        <w:t xml:space="preserve"> </w:t>
      </w:r>
      <w:r w:rsidR="003F0E2C">
        <w:fldChar w:fldCharType="begin"/>
      </w:r>
      <w:r w:rsidR="003F0E2C">
        <w:instrText xml:space="preserve"> ADDIN EN.CITE &lt;EndNote&gt;&lt;Cite&gt;&lt;Author&gt;Staffas&lt;/Author&gt;&lt;Year&gt;2018&lt;/Year&gt;&lt;RecNum&gt;42&lt;/RecNum&gt;&lt;DisplayText&gt;(Staffas et al., 2018)&lt;/DisplayText&gt;&lt;record&gt;&lt;rec-number&gt;42&lt;/rec-number&gt;&lt;foreign-keys&gt;&lt;key app="EN" db-id="eeaavdvxvv5azseddsrxz2d0vpf5v0xr9ea5" timestamp="1659747562"&gt;42&lt;/key&gt;&lt;/foreign-keys&gt;&lt;ref-type name="Journal Article"&gt;17&lt;/ref-type&gt;&lt;contributors&gt;&lt;authors&gt;&lt;author&gt;Staffas, Anna&lt;/author&gt;&lt;author&gt;da Silva, Marina Burgos&lt;/author&gt;&lt;author&gt;Slingerland, Ann E&lt;/author&gt;&lt;author&gt;Lazrak, Amina&lt;/author&gt;&lt;author&gt;Bare, Curtis J&lt;/author&gt;&lt;author&gt;Holman, Corey D&lt;/author&gt;&lt;author&gt;Docampo, Melissa D&lt;/author&gt;&lt;author&gt;Shono, Yusuke&lt;/author&gt;&lt;author&gt;Durham, Benjamin&lt;/author&gt;&lt;author&gt;Pickard, Amanda J&lt;/author&gt;&lt;/authors&gt;&lt;/contributors&gt;&lt;titles&gt;&lt;title&gt;Nutritional support from the intestinal microbiota improves hematopoietic reconstitution after bone marrow transplantation in mice&lt;/title&gt;&lt;secondary-title&gt;Cell host &amp;amp; microbe&lt;/secondary-title&gt;&lt;/titles&gt;&lt;periodical&gt;&lt;full-title&gt;Cell host &amp;amp; microbe&lt;/full-title&gt;&lt;/periodical&gt;&lt;pages&gt;447-457. e4&lt;/pages&gt;&lt;volume&gt;23&lt;/volume&gt;&lt;number&gt;4&lt;/number&gt;&lt;dates&gt;&lt;year&gt;2018&lt;/year&gt;&lt;/dates&gt;&lt;isbn&gt;1931-3128&lt;/isbn&gt;&lt;urls&gt;&lt;/urls&gt;&lt;/record&gt;&lt;/Cite&gt;&lt;/EndNote&gt;</w:instrText>
      </w:r>
      <w:r w:rsidR="003F0E2C">
        <w:fldChar w:fldCharType="separate"/>
      </w:r>
      <w:r w:rsidR="003F0E2C">
        <w:rPr>
          <w:noProof/>
        </w:rPr>
        <w:t>(Staffas et al., 2018)</w:t>
      </w:r>
      <w:r w:rsidR="003F0E2C">
        <w:fldChar w:fldCharType="end"/>
      </w:r>
      <w:r w:rsidR="00F523E6">
        <w:t xml:space="preserve">. Ampicillin but </w:t>
      </w:r>
      <w:r w:rsidR="00BF4DF3">
        <w:t>not</w:t>
      </w:r>
      <w:r w:rsidR="00F523E6">
        <w:t xml:space="preserve"> </w:t>
      </w:r>
      <w:r w:rsidR="000465BD">
        <w:t>s</w:t>
      </w:r>
      <w:r w:rsidR="00F523E6">
        <w:t xml:space="preserve">treptomycin, </w:t>
      </w:r>
      <w:r w:rsidR="000465BD">
        <w:t>a</w:t>
      </w:r>
      <w:r w:rsidR="00F523E6">
        <w:t xml:space="preserve">ztreonam, </w:t>
      </w:r>
      <w:r w:rsidR="00BF4DF3">
        <w:t xml:space="preserve">or </w:t>
      </w:r>
      <w:r w:rsidR="000465BD">
        <w:t>v</w:t>
      </w:r>
      <w:r w:rsidR="00F523E6">
        <w:t xml:space="preserve">ancomycin </w:t>
      </w:r>
      <w:r w:rsidR="00623F3C">
        <w:t xml:space="preserve">substantially </w:t>
      </w:r>
      <w:r w:rsidR="00DA236B">
        <w:t>reduced</w:t>
      </w:r>
      <w:r w:rsidR="00BF4DF3">
        <w:t xml:space="preserve"> gut </w:t>
      </w:r>
      <w:r w:rsidR="00C11E0D">
        <w:t xml:space="preserve">bacterial </w:t>
      </w:r>
      <w:r w:rsidR="00DA236B">
        <w:t>loads</w:t>
      </w:r>
      <w:r w:rsidR="00C11E0D">
        <w:t xml:space="preserve"> </w:t>
      </w:r>
      <w:r w:rsidR="00BF4DF3">
        <w:t>(</w:t>
      </w:r>
      <w:r w:rsidR="00BF4DF3" w:rsidRPr="00BF4DF3">
        <w:rPr>
          <w:highlight w:val="yellow"/>
        </w:rPr>
        <w:t>Fig. S</w:t>
      </w:r>
      <w:r w:rsidR="007A7E4E">
        <w:rPr>
          <w:highlight w:val="yellow"/>
        </w:rPr>
        <w:t>4</w:t>
      </w:r>
      <w:r w:rsidR="00BF4DF3" w:rsidRPr="00BF4DF3">
        <w:rPr>
          <w:highlight w:val="yellow"/>
        </w:rPr>
        <w:t>A</w:t>
      </w:r>
      <w:r w:rsidR="00BF4DF3">
        <w:t>).</w:t>
      </w:r>
      <w:r w:rsidR="0005263F">
        <w:t xml:space="preserve"> Consistent with the </w:t>
      </w:r>
      <w:r w:rsidR="0005263F" w:rsidRPr="0005263F">
        <w:rPr>
          <w:i/>
          <w:iCs/>
        </w:rPr>
        <w:t>marker</w:t>
      </w:r>
      <w:r w:rsidR="0005263F">
        <w:t xml:space="preserve"> hypothesis, t</w:t>
      </w:r>
      <w:r w:rsidR="00901F08">
        <w:t xml:space="preserve">he oral bacterial loads </w:t>
      </w:r>
      <w:r w:rsidR="001D0D76">
        <w:t>remained stable</w:t>
      </w:r>
      <w:r w:rsidR="008335F5">
        <w:t xml:space="preserve"> without active expansion</w:t>
      </w:r>
      <w:r w:rsidR="00901F08">
        <w:t xml:space="preserve"> throughout the experiments </w:t>
      </w:r>
      <w:r w:rsidR="00371EBB">
        <w:t xml:space="preserve">for all </w:t>
      </w:r>
      <w:r w:rsidR="00DE7BA1">
        <w:t xml:space="preserve">four </w:t>
      </w:r>
      <w:r w:rsidR="00371EBB">
        <w:t>antibiotics including ampicillin (</w:t>
      </w:r>
      <w:r w:rsidR="00371EBB" w:rsidRPr="00371EBB">
        <w:rPr>
          <w:highlight w:val="yellow"/>
        </w:rPr>
        <w:t>Fig. S</w:t>
      </w:r>
      <w:r w:rsidR="007A7E4E">
        <w:rPr>
          <w:highlight w:val="yellow"/>
        </w:rPr>
        <w:t>4</w:t>
      </w:r>
      <w:r w:rsidR="00371EBB" w:rsidRPr="00371EBB">
        <w:rPr>
          <w:highlight w:val="yellow"/>
        </w:rPr>
        <w:t>B</w:t>
      </w:r>
      <w:r w:rsidR="00371EBB">
        <w:t xml:space="preserve">). </w:t>
      </w:r>
      <w:r w:rsidR="00BD1010">
        <w:t xml:space="preserve">The stable oral bacteria </w:t>
      </w:r>
      <w:r w:rsidR="005363D1">
        <w:t>loads</w:t>
      </w:r>
      <w:r w:rsidR="00BD1010">
        <w:t xml:space="preserve"> </w:t>
      </w:r>
      <w:r w:rsidR="005363D1">
        <w:t>led</w:t>
      </w:r>
      <w:r w:rsidR="00BD1010">
        <w:t xml:space="preserve"> to </w:t>
      </w:r>
      <w:r w:rsidR="0035571C">
        <w:t xml:space="preserve">a </w:t>
      </w:r>
      <w:r w:rsidR="002D42BE">
        <w:t xml:space="preserve">strong </w:t>
      </w:r>
      <w:r w:rsidR="0035571C">
        <w:t>log-log linear relationship</w:t>
      </w:r>
      <w:r w:rsidR="00BD1010" w:rsidRPr="00BD1010">
        <w:t xml:space="preserve"> </w:t>
      </w:r>
      <w:r w:rsidR="00BD1010">
        <w:t>between the oral bacterial fractions and total bacterial loads</w:t>
      </w:r>
      <w:r w:rsidR="0035571C">
        <w:t xml:space="preserve"> (Pearson’s r = -0.75, P = 5.5e-11) </w:t>
      </w:r>
      <w:r w:rsidR="000C76DD">
        <w:t>(</w:t>
      </w:r>
      <w:r w:rsidR="000C76DD" w:rsidRPr="000C76DD">
        <w:rPr>
          <w:highlight w:val="yellow"/>
        </w:rPr>
        <w:t>Fig</w:t>
      </w:r>
      <w:r w:rsidR="000C76DD" w:rsidRPr="004A4218">
        <w:rPr>
          <w:highlight w:val="yellow"/>
        </w:rPr>
        <w:t>. S</w:t>
      </w:r>
      <w:r w:rsidR="007A7E4E">
        <w:rPr>
          <w:highlight w:val="yellow"/>
        </w:rPr>
        <w:t>4</w:t>
      </w:r>
      <w:r w:rsidR="004A4218" w:rsidRPr="004A4218">
        <w:rPr>
          <w:highlight w:val="yellow"/>
        </w:rPr>
        <w:t>C</w:t>
      </w:r>
      <w:r w:rsidR="000C76DD">
        <w:t>).</w:t>
      </w:r>
      <w:r w:rsidR="002B1CD7">
        <w:t xml:space="preserve"> </w:t>
      </w:r>
    </w:p>
    <w:p w14:paraId="1A9C7BAD" w14:textId="77777777" w:rsidR="004A4CB8" w:rsidRDefault="004A4CB8" w:rsidP="00E370ED">
      <w:pPr>
        <w:ind w:firstLine="720"/>
      </w:pPr>
    </w:p>
    <w:p w14:paraId="1F6F564A" w14:textId="723BAC8A" w:rsidR="00D300B6" w:rsidRDefault="0058748A" w:rsidP="00F84976">
      <w:r>
        <w:rPr>
          <w:noProof/>
          <w:lang w:eastAsia="en-US"/>
        </w:rPr>
        <w:drawing>
          <wp:inline distT="0" distB="0" distL="0" distR="0" wp14:anchorId="765713C7" wp14:editId="7E758A54">
            <wp:extent cx="5892127" cy="3964943"/>
            <wp:effectExtent l="0" t="0" r="127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3"/>
                    <a:stretch>
                      <a:fillRect/>
                    </a:stretch>
                  </pic:blipFill>
                  <pic:spPr>
                    <a:xfrm>
                      <a:off x="0" y="0"/>
                      <a:ext cx="5898374" cy="3969146"/>
                    </a:xfrm>
                    <a:prstGeom prst="rect">
                      <a:avLst/>
                    </a:prstGeom>
                  </pic:spPr>
                </pic:pic>
              </a:graphicData>
            </a:graphic>
          </wp:inline>
        </w:drawing>
      </w:r>
    </w:p>
    <w:p w14:paraId="31B5EB1C" w14:textId="7C07833C" w:rsidR="00030DC4" w:rsidRDefault="00D300B6" w:rsidP="000A48DA">
      <w:pPr>
        <w:rPr>
          <w:bCs/>
        </w:rPr>
      </w:pPr>
      <w:r w:rsidRPr="008D0311">
        <w:rPr>
          <w:b/>
          <w:bCs/>
        </w:rPr>
        <w:t xml:space="preserve">Fig. </w:t>
      </w:r>
      <w:r>
        <w:rPr>
          <w:b/>
          <w:bCs/>
        </w:rPr>
        <w:t>2</w:t>
      </w:r>
      <w:r w:rsidRPr="008D0311">
        <w:rPr>
          <w:b/>
          <w:bCs/>
        </w:rPr>
        <w:t xml:space="preserve">| </w:t>
      </w:r>
      <w:r w:rsidR="00DB0C5F">
        <w:rPr>
          <w:b/>
          <w:bCs/>
        </w:rPr>
        <w:t xml:space="preserve">Oral-gut bacterial translocation in antibiotic-treated mice. </w:t>
      </w:r>
      <w:r w:rsidR="007B2636" w:rsidRPr="007B2636">
        <w:t>(</w:t>
      </w:r>
      <w:r w:rsidR="007B2636">
        <w:rPr>
          <w:b/>
          <w:bCs/>
        </w:rPr>
        <w:t>A-F</w:t>
      </w:r>
      <w:r w:rsidR="007B2636" w:rsidRPr="007B2636">
        <w:t>)</w:t>
      </w:r>
      <w:r w:rsidR="007B2636">
        <w:rPr>
          <w:b/>
          <w:bCs/>
        </w:rPr>
        <w:t xml:space="preserve"> </w:t>
      </w:r>
      <w:r w:rsidR="00371541">
        <w:t>M</w:t>
      </w:r>
      <w:r w:rsidR="006D6DC2">
        <w:t>ouse experiment in this study.</w:t>
      </w:r>
      <w:r w:rsidR="007B2636">
        <w:t xml:space="preserve"> (A) Experimental design. </w:t>
      </w:r>
      <w:r w:rsidR="008E5DBE">
        <w:t>Mice (n=3</w:t>
      </w:r>
      <w:r w:rsidR="00B77147">
        <w:t>, labeled as M1, M2, M3</w:t>
      </w:r>
      <w:r w:rsidR="008E5DBE">
        <w:t>) were treated with</w:t>
      </w:r>
      <w:r w:rsidR="00074E83">
        <w:t xml:space="preserve"> </w:t>
      </w:r>
      <w:r w:rsidR="008E5DBE">
        <w:t>antibiotic cocktail</w:t>
      </w:r>
      <w:r w:rsidR="00074E83">
        <w:t>s</w:t>
      </w:r>
      <w:r w:rsidR="008E5DBE">
        <w:t xml:space="preserve"> of ampicillin</w:t>
      </w:r>
      <w:r w:rsidR="00A1300C">
        <w:t xml:space="preserve">, </w:t>
      </w:r>
      <w:r w:rsidR="008E5DBE">
        <w:t>vancomycin</w:t>
      </w:r>
      <w:r w:rsidR="00A1300C">
        <w:t xml:space="preserve">, and </w:t>
      </w:r>
      <w:r w:rsidR="008E5DBE">
        <w:t>neomycin</w:t>
      </w:r>
      <w:r w:rsidR="00F97D30">
        <w:t xml:space="preserve"> (AVN)</w:t>
      </w:r>
      <w:r w:rsidR="008E5DBE">
        <w:t xml:space="preserve"> for a week. </w:t>
      </w:r>
      <w:r w:rsidR="008311FD">
        <w:t>The p</w:t>
      </w:r>
      <w:r w:rsidR="008E5DBE">
        <w:t>re-treatment fecal (fecal_d0) and oral (oral_d0) samples</w:t>
      </w:r>
      <w:r w:rsidR="008311FD">
        <w:t xml:space="preserve"> were collected on day 0 and</w:t>
      </w:r>
      <w:r w:rsidR="008E5DBE">
        <w:t xml:space="preserve"> </w:t>
      </w:r>
      <w:r w:rsidR="008311FD">
        <w:t>the</w:t>
      </w:r>
      <w:r w:rsidR="008E5DBE">
        <w:t xml:space="preserve"> post-treatment fecal </w:t>
      </w:r>
      <w:r w:rsidR="008311FD">
        <w:t xml:space="preserve">samples </w:t>
      </w:r>
      <w:r w:rsidR="008E5DBE">
        <w:t>(fecal_d8) were collected</w:t>
      </w:r>
      <w:r w:rsidR="008311FD">
        <w:t xml:space="preserve"> on day 8</w:t>
      </w:r>
      <w:r w:rsidR="008E5DBE">
        <w:t>.</w:t>
      </w:r>
      <w:r w:rsidR="007B2636">
        <w:t xml:space="preserve"> (</w:t>
      </w:r>
      <w:r w:rsidR="007B2636" w:rsidRPr="0088264C">
        <w:rPr>
          <w:b/>
          <w:bCs/>
        </w:rPr>
        <w:t>B</w:t>
      </w:r>
      <w:r w:rsidR="007B2636">
        <w:t>) Microbiome compositions</w:t>
      </w:r>
      <w:r w:rsidR="00266B9D">
        <w:t xml:space="preserve"> of </w:t>
      </w:r>
      <w:r w:rsidR="002E0635">
        <w:t xml:space="preserve">all </w:t>
      </w:r>
      <w:r w:rsidR="00266B9D">
        <w:t>fecal and oral samples</w:t>
      </w:r>
      <w:r w:rsidR="007B2636">
        <w:rPr>
          <w:b/>
          <w:bCs/>
        </w:rPr>
        <w:t xml:space="preserve">. </w:t>
      </w:r>
      <w:r w:rsidR="007B2636" w:rsidRPr="0088264C">
        <w:t>(</w:t>
      </w:r>
      <w:r w:rsidR="007B2636" w:rsidRPr="0088264C">
        <w:rPr>
          <w:b/>
          <w:bCs/>
        </w:rPr>
        <w:t>C</w:t>
      </w:r>
      <w:r w:rsidR="007B2636" w:rsidRPr="0088264C">
        <w:t xml:space="preserve">) </w:t>
      </w:r>
      <w:r w:rsidR="00074E83">
        <w:t xml:space="preserve">Compositional dissimilarity </w:t>
      </w:r>
      <w:r w:rsidR="007B2636" w:rsidRPr="0088264C">
        <w:t>between post</w:t>
      </w:r>
      <w:r w:rsidR="0088264C">
        <w:t xml:space="preserve">-treatment </w:t>
      </w:r>
      <w:r w:rsidR="007B2636" w:rsidRPr="0088264C">
        <w:t>fecal samples and pre-</w:t>
      </w:r>
      <w:r w:rsidR="0088264C">
        <w:t>treatment</w:t>
      </w:r>
      <w:r w:rsidR="007B2636" w:rsidRPr="0088264C">
        <w:t xml:space="preserve"> </w:t>
      </w:r>
      <w:r w:rsidR="0088264C">
        <w:t>fecal</w:t>
      </w:r>
      <w:r w:rsidR="007B2636" w:rsidRPr="0088264C">
        <w:t xml:space="preserve"> or </w:t>
      </w:r>
      <w:r w:rsidR="0088264C">
        <w:t>oral</w:t>
      </w:r>
      <w:r w:rsidR="007B2636" w:rsidRPr="0088264C">
        <w:t xml:space="preserve"> samples. (</w:t>
      </w:r>
      <w:r w:rsidR="007B2636" w:rsidRPr="0097581B">
        <w:rPr>
          <w:b/>
          <w:bCs/>
        </w:rPr>
        <w:t>D</w:t>
      </w:r>
      <w:r w:rsidR="007B2636" w:rsidRPr="0088264C">
        <w:t xml:space="preserve">) </w:t>
      </w:r>
      <w:r w:rsidR="005E4E36">
        <w:t>Sources</w:t>
      </w:r>
      <w:r w:rsidR="0097581B">
        <w:t xml:space="preserve"> </w:t>
      </w:r>
      <w:r w:rsidR="007B2636" w:rsidRPr="0088264C">
        <w:t>of ASVs in the post-</w:t>
      </w:r>
      <w:r w:rsidR="0097581B">
        <w:t>treatment</w:t>
      </w:r>
      <w:r w:rsidR="007B2636" w:rsidRPr="0088264C">
        <w:t xml:space="preserve"> fecal samples. (</w:t>
      </w:r>
      <w:r w:rsidR="007B2636" w:rsidRPr="005E4E36">
        <w:rPr>
          <w:b/>
          <w:bCs/>
        </w:rPr>
        <w:t>E</w:t>
      </w:r>
      <w:proofErr w:type="gramStart"/>
      <w:r w:rsidR="007B2636" w:rsidRPr="005E4E36">
        <w:rPr>
          <w:b/>
          <w:bCs/>
        </w:rPr>
        <w:t>,F</w:t>
      </w:r>
      <w:proofErr w:type="gramEnd"/>
      <w:r w:rsidR="007B2636" w:rsidRPr="0088264C">
        <w:t xml:space="preserve">) </w:t>
      </w:r>
      <w:proofErr w:type="gramStart"/>
      <w:r w:rsidR="007B2636" w:rsidRPr="0088264C">
        <w:t xml:space="preserve">Relative </w:t>
      </w:r>
      <w:r w:rsidR="005E4E36">
        <w:t xml:space="preserve">(E) </w:t>
      </w:r>
      <w:r w:rsidR="007B2636" w:rsidRPr="0088264C">
        <w:t>and absolute</w:t>
      </w:r>
      <w:r w:rsidR="005E4E36">
        <w:t xml:space="preserve"> (F)</w:t>
      </w:r>
      <w:r w:rsidR="007B2636" w:rsidRPr="0088264C">
        <w:t xml:space="preserve"> abundances of oral</w:t>
      </w:r>
      <w:r w:rsidR="000934A4">
        <w:t xml:space="preserve"> bacterial</w:t>
      </w:r>
      <w:r w:rsidR="007B2636" w:rsidRPr="0088264C">
        <w:t xml:space="preserve"> populations in the feces.</w:t>
      </w:r>
      <w:proofErr w:type="gramEnd"/>
      <w:r w:rsidR="007B2636" w:rsidRPr="0088264C">
        <w:t xml:space="preserve"> </w:t>
      </w:r>
      <w:r w:rsidR="00DB0C5F" w:rsidRPr="00AC26F8">
        <w:rPr>
          <w:bCs/>
        </w:rPr>
        <w:t>(</w:t>
      </w:r>
      <w:r w:rsidR="00E561A5">
        <w:rPr>
          <w:b/>
        </w:rPr>
        <w:t>G</w:t>
      </w:r>
      <w:r w:rsidR="00DB0C5F">
        <w:rPr>
          <w:b/>
        </w:rPr>
        <w:t>-</w:t>
      </w:r>
      <w:r w:rsidR="00E561A5">
        <w:rPr>
          <w:b/>
        </w:rPr>
        <w:t>J</w:t>
      </w:r>
      <w:r w:rsidR="00DB0C5F" w:rsidRPr="00AC26F8">
        <w:rPr>
          <w:bCs/>
        </w:rPr>
        <w:t>)</w:t>
      </w:r>
      <w:r w:rsidR="00DB0C5F">
        <w:rPr>
          <w:bCs/>
        </w:rPr>
        <w:t xml:space="preserve"> Reanalysis </w:t>
      </w:r>
      <w:r w:rsidR="00AA2B93">
        <w:rPr>
          <w:bCs/>
        </w:rPr>
        <w:t xml:space="preserve">of a public study </w:t>
      </w:r>
      <w:r w:rsidR="00080723">
        <w:rPr>
          <w:bCs/>
        </w:rPr>
        <w:fldChar w:fldCharType="begin"/>
      </w:r>
      <w:r w:rsidR="002D75C3">
        <w:rPr>
          <w:bCs/>
        </w:rPr>
        <w:instrText xml:space="preserve"> ADDIN EN.CITE &lt;EndNote&gt;&lt;Cite&gt;&lt;Author&gt;Reese&lt;/Author&gt;&lt;Year&gt;2018&lt;/Year&gt;&lt;RecNum&gt;41&lt;/RecNum&gt;&lt;DisplayText&gt;(Reese&lt;style face="italic"&gt; et al.&lt;/style&gt;, 2018)&lt;/DisplayText&gt;&lt;record&gt;&lt;rec-number&gt;41&lt;/rec-number&gt;&lt;foreign-keys&gt;&lt;key app="EN" db-id="eeaavdvxvv5azseddsrxz2d0vpf5v0xr9ea5" timestamp="1659663751"&gt;41&lt;/key&gt;&lt;/foreign-keys&gt;&lt;ref-type name="Journal Article"&gt;17&lt;/ref-type&gt;&lt;contributors&gt;&lt;authors&gt;&lt;author&gt;Reese, Aspen T&lt;/author&gt;&lt;author&gt;Cho, Eugenia H&lt;/author&gt;&lt;author&gt;Klitzman, Bruce&lt;/author&gt;&lt;author&gt;Nichols, Scott P&lt;/author&gt;&lt;author&gt;Wisniewski, Natalie A&lt;/author&gt;&lt;author&gt;Villa, Max M&lt;/author&gt;&lt;author&gt;Durand, Heather K&lt;/author&gt;&lt;author&gt;Jiang, Sharon&lt;/author&gt;&lt;author&gt;Midani, Firas S&lt;/author&gt;&lt;author&gt;Nimmagadda, Sai N&lt;/author&gt;&lt;/authors&gt;&lt;/contributors&gt;&lt;titles&gt;&lt;title&gt;Antibiotic-induced changes in the microbiota disrupt redox dynamics in the gut&lt;/title&gt;&lt;secondary-title&gt;Elife&lt;/secondary-title&gt;&lt;/titles&gt;&lt;periodical&gt;&lt;full-title&gt;Elife&lt;/full-title&gt;&lt;/periodical&gt;&lt;pages&gt;e35987&lt;/pages&gt;&lt;volume&gt;7&lt;/volume&gt;&lt;dates&gt;&lt;year&gt;2018&lt;/year&gt;&lt;/dates&gt;&lt;isbn&gt;2050-084X&lt;/isbn&gt;&lt;urls&gt;&lt;/urls&gt;&lt;/record&gt;&lt;/Cite&gt;&lt;/EndNote&gt;</w:instrText>
      </w:r>
      <w:r w:rsidR="00080723">
        <w:rPr>
          <w:bCs/>
        </w:rPr>
        <w:fldChar w:fldCharType="separate"/>
      </w:r>
      <w:r w:rsidR="002D75C3">
        <w:rPr>
          <w:bCs/>
          <w:noProof/>
        </w:rPr>
        <w:t>(Reese</w:t>
      </w:r>
      <w:r w:rsidR="002D75C3" w:rsidRPr="002D75C3">
        <w:rPr>
          <w:bCs/>
          <w:i/>
          <w:noProof/>
        </w:rPr>
        <w:t xml:space="preserve"> et al.</w:t>
      </w:r>
      <w:r w:rsidR="002D75C3">
        <w:rPr>
          <w:bCs/>
          <w:noProof/>
        </w:rPr>
        <w:t>, 2018)</w:t>
      </w:r>
      <w:r w:rsidR="00080723">
        <w:rPr>
          <w:bCs/>
        </w:rPr>
        <w:fldChar w:fldCharType="end"/>
      </w:r>
      <w:r w:rsidR="00AA2B93">
        <w:rPr>
          <w:bCs/>
        </w:rPr>
        <w:t>.</w:t>
      </w:r>
      <w:r w:rsidR="00DB0C5F">
        <w:rPr>
          <w:rFonts w:hint="eastAsia"/>
          <w:bCs/>
        </w:rPr>
        <w:t xml:space="preserve"> </w:t>
      </w:r>
      <w:r w:rsidR="00080723">
        <w:rPr>
          <w:bCs/>
        </w:rPr>
        <w:t>(</w:t>
      </w:r>
      <w:r w:rsidR="00E561A5">
        <w:rPr>
          <w:b/>
        </w:rPr>
        <w:t>G</w:t>
      </w:r>
      <w:r w:rsidR="00080723">
        <w:rPr>
          <w:bCs/>
        </w:rPr>
        <w:t xml:space="preserve">) Experimental design. Mice were </w:t>
      </w:r>
      <w:r w:rsidR="00B40C63">
        <w:rPr>
          <w:bCs/>
        </w:rPr>
        <w:t>tr</w:t>
      </w:r>
      <w:r w:rsidR="00E54380">
        <w:rPr>
          <w:bCs/>
        </w:rPr>
        <w:t>eated</w:t>
      </w:r>
      <w:r w:rsidR="00080723">
        <w:rPr>
          <w:bCs/>
        </w:rPr>
        <w:t xml:space="preserve"> with either water (the control group; n=</w:t>
      </w:r>
      <w:r w:rsidR="005C74B5">
        <w:rPr>
          <w:bCs/>
        </w:rPr>
        <w:t>11</w:t>
      </w:r>
      <w:r w:rsidR="00080723">
        <w:rPr>
          <w:bCs/>
        </w:rPr>
        <w:t>) or antibiotic cocktail</w:t>
      </w:r>
      <w:r w:rsidR="00E81E00">
        <w:rPr>
          <w:bCs/>
        </w:rPr>
        <w:t>s</w:t>
      </w:r>
      <w:r w:rsidR="00080723">
        <w:rPr>
          <w:bCs/>
        </w:rPr>
        <w:t xml:space="preserve"> of ampicillin</w:t>
      </w:r>
      <w:r w:rsidR="000D1FDF">
        <w:rPr>
          <w:bCs/>
        </w:rPr>
        <w:t xml:space="preserve">, </w:t>
      </w:r>
      <w:r w:rsidR="00080723">
        <w:rPr>
          <w:bCs/>
        </w:rPr>
        <w:t>vancomycin</w:t>
      </w:r>
      <w:r w:rsidR="000D1FDF">
        <w:rPr>
          <w:bCs/>
        </w:rPr>
        <w:t xml:space="preserve">, </w:t>
      </w:r>
      <w:r w:rsidR="00080723">
        <w:rPr>
          <w:bCs/>
        </w:rPr>
        <w:t>neomycin</w:t>
      </w:r>
      <w:r w:rsidR="000D1FDF">
        <w:rPr>
          <w:bCs/>
        </w:rPr>
        <w:t xml:space="preserve">, and </w:t>
      </w:r>
      <w:r w:rsidR="00080723">
        <w:rPr>
          <w:bCs/>
        </w:rPr>
        <w:t xml:space="preserve">metronidazole (AVNM) (the </w:t>
      </w:r>
      <w:r w:rsidR="005C74B5">
        <w:rPr>
          <w:bCs/>
        </w:rPr>
        <w:t>antibiotic</w:t>
      </w:r>
      <w:r w:rsidR="00080723">
        <w:rPr>
          <w:bCs/>
        </w:rPr>
        <w:t xml:space="preserve"> group; n=</w:t>
      </w:r>
      <w:r w:rsidR="005C74B5">
        <w:rPr>
          <w:bCs/>
        </w:rPr>
        <w:t>10</w:t>
      </w:r>
      <w:r w:rsidR="00080723">
        <w:rPr>
          <w:bCs/>
        </w:rPr>
        <w:t xml:space="preserve">) for </w:t>
      </w:r>
      <w:r w:rsidR="003E2473">
        <w:rPr>
          <w:bCs/>
        </w:rPr>
        <w:t>5</w:t>
      </w:r>
      <w:r w:rsidR="00080723">
        <w:rPr>
          <w:bCs/>
        </w:rPr>
        <w:t xml:space="preserve"> days. (</w:t>
      </w:r>
      <w:r w:rsidR="00E561A5">
        <w:rPr>
          <w:b/>
        </w:rPr>
        <w:t>H</w:t>
      </w:r>
      <w:r w:rsidR="00080723">
        <w:rPr>
          <w:bCs/>
        </w:rPr>
        <w:t xml:space="preserve">) </w:t>
      </w:r>
      <w:r w:rsidR="00337D95">
        <w:rPr>
          <w:bCs/>
        </w:rPr>
        <w:t>Compositional dynamics</w:t>
      </w:r>
      <w:r w:rsidR="00F16A7D">
        <w:rPr>
          <w:bCs/>
        </w:rPr>
        <w:t xml:space="preserve"> </w:t>
      </w:r>
      <w:r w:rsidR="00F16A7D">
        <w:rPr>
          <w:rFonts w:hint="eastAsia"/>
          <w:bCs/>
        </w:rPr>
        <w:t>o</w:t>
      </w:r>
      <w:r w:rsidR="00F16A7D">
        <w:rPr>
          <w:bCs/>
        </w:rPr>
        <w:t xml:space="preserve">f oral bacterial ASVs </w:t>
      </w:r>
      <w:r w:rsidR="003E2473">
        <w:rPr>
          <w:bCs/>
        </w:rPr>
        <w:t>in feces</w:t>
      </w:r>
      <w:r w:rsidR="00F16A7D">
        <w:rPr>
          <w:bCs/>
        </w:rPr>
        <w:t>.</w:t>
      </w:r>
      <w:r w:rsidR="006A341D">
        <w:rPr>
          <w:bCs/>
        </w:rPr>
        <w:t xml:space="preserve"> (</w:t>
      </w:r>
      <w:r w:rsidR="00E561A5">
        <w:rPr>
          <w:b/>
        </w:rPr>
        <w:t>I</w:t>
      </w:r>
      <w:r w:rsidR="006A341D">
        <w:rPr>
          <w:bCs/>
        </w:rPr>
        <w:t xml:space="preserve">) </w:t>
      </w:r>
      <w:r w:rsidR="003E2473">
        <w:rPr>
          <w:bCs/>
        </w:rPr>
        <w:t>Absolute abundances</w:t>
      </w:r>
      <w:r w:rsidR="006A341D">
        <w:rPr>
          <w:bCs/>
        </w:rPr>
        <w:t xml:space="preserve"> of </w:t>
      </w:r>
      <w:r w:rsidR="003E2473">
        <w:rPr>
          <w:bCs/>
        </w:rPr>
        <w:t>oral (left) and gut (right) bacteria in feces averaged across mice in the control or treatment group</w:t>
      </w:r>
      <w:r w:rsidR="008B13DF">
        <w:rPr>
          <w:bCs/>
        </w:rPr>
        <w:t>. Lines and dots: mean; shading: 95% confidence interval</w:t>
      </w:r>
      <w:r w:rsidR="005A5541">
        <w:rPr>
          <w:bCs/>
        </w:rPr>
        <w:t xml:space="preserve"> (CI)</w:t>
      </w:r>
      <w:r w:rsidR="008B13DF">
        <w:rPr>
          <w:bCs/>
        </w:rPr>
        <w:t>. (</w:t>
      </w:r>
      <w:r w:rsidR="00E561A5">
        <w:rPr>
          <w:b/>
        </w:rPr>
        <w:t>J</w:t>
      </w:r>
      <w:r w:rsidR="008B13DF">
        <w:rPr>
          <w:bCs/>
        </w:rPr>
        <w:t>)</w:t>
      </w:r>
      <w:r w:rsidR="00337D95">
        <w:rPr>
          <w:rFonts w:hint="eastAsia"/>
          <w:bCs/>
        </w:rPr>
        <w:t xml:space="preserve"> </w:t>
      </w:r>
      <w:r w:rsidR="008B13DF">
        <w:rPr>
          <w:bCs/>
        </w:rPr>
        <w:t xml:space="preserve">Linear relationship between total </w:t>
      </w:r>
      <w:r w:rsidR="008B13DF">
        <w:rPr>
          <w:bCs/>
        </w:rPr>
        <w:lastRenderedPageBreak/>
        <w:t xml:space="preserve">bacterial loads and oral bacterial fractions. Line: </w:t>
      </w:r>
      <w:r w:rsidR="00450B25">
        <w:rPr>
          <w:bCs/>
        </w:rPr>
        <w:t>best linear fit</w:t>
      </w:r>
      <w:r w:rsidR="008B13DF">
        <w:rPr>
          <w:bCs/>
        </w:rPr>
        <w:t xml:space="preserve">; shading: 95% </w:t>
      </w:r>
      <w:r w:rsidR="005A5541">
        <w:rPr>
          <w:bCs/>
        </w:rPr>
        <w:t>CI</w:t>
      </w:r>
      <w:r w:rsidR="008B13DF">
        <w:rPr>
          <w:bCs/>
        </w:rPr>
        <w:t>.</w:t>
      </w:r>
      <w:r w:rsidR="003A0FE5">
        <w:rPr>
          <w:bCs/>
        </w:rPr>
        <w:t xml:space="preserve"> Unit of bacterial load: 16S copies per gram of feces.</w:t>
      </w:r>
    </w:p>
    <w:p w14:paraId="70627E69" w14:textId="77777777" w:rsidR="00D34C83" w:rsidRDefault="00D34C83" w:rsidP="000A48DA">
      <w:pPr>
        <w:rPr>
          <w:bCs/>
        </w:rPr>
      </w:pPr>
    </w:p>
    <w:p w14:paraId="7DA4C470" w14:textId="53683AED" w:rsidR="004175A7" w:rsidRDefault="00D03736" w:rsidP="000A48DA">
      <w:pPr>
        <w:rPr>
          <w:b/>
        </w:rPr>
      </w:pPr>
      <w:r>
        <w:rPr>
          <w:b/>
        </w:rPr>
        <w:t xml:space="preserve">Detection of </w:t>
      </w:r>
      <w:r w:rsidR="007C62A2">
        <w:rPr>
          <w:b/>
        </w:rPr>
        <w:t>o</w:t>
      </w:r>
      <w:r w:rsidR="004D7086">
        <w:rPr>
          <w:b/>
        </w:rPr>
        <w:t xml:space="preserve">ral </w:t>
      </w:r>
      <w:r w:rsidR="007714FD">
        <w:rPr>
          <w:b/>
        </w:rPr>
        <w:t xml:space="preserve">bacterial </w:t>
      </w:r>
      <w:r w:rsidR="004D7086">
        <w:rPr>
          <w:b/>
        </w:rPr>
        <w:t>DNAs</w:t>
      </w:r>
      <w:r w:rsidR="004175A7" w:rsidRPr="00AC26F8">
        <w:rPr>
          <w:b/>
        </w:rPr>
        <w:t xml:space="preserve"> </w:t>
      </w:r>
      <w:r w:rsidR="007714FD">
        <w:rPr>
          <w:b/>
        </w:rPr>
        <w:t>in</w:t>
      </w:r>
      <w:r w:rsidR="00431CAA">
        <w:rPr>
          <w:b/>
        </w:rPr>
        <w:t xml:space="preserve"> human</w:t>
      </w:r>
      <w:r w:rsidR="000D1FDF">
        <w:rPr>
          <w:b/>
        </w:rPr>
        <w:t xml:space="preserve"> feces without paired oral sample</w:t>
      </w:r>
      <w:r w:rsidR="00431CAA">
        <w:rPr>
          <w:b/>
        </w:rPr>
        <w:t>s</w:t>
      </w:r>
    </w:p>
    <w:p w14:paraId="70F68CC1" w14:textId="24FC8F18" w:rsidR="00BF5F26" w:rsidRDefault="00625E31" w:rsidP="005859CD">
      <w:r>
        <w:t>The</w:t>
      </w:r>
      <w:r w:rsidR="009E5B8E">
        <w:t xml:space="preserve"> </w:t>
      </w:r>
      <w:r>
        <w:t xml:space="preserve">existing </w:t>
      </w:r>
      <w:r w:rsidR="009D1CA6">
        <w:t xml:space="preserve">human gut </w:t>
      </w:r>
      <w:r w:rsidR="008F7715">
        <w:t xml:space="preserve">microbiome studies </w:t>
      </w:r>
      <w:r w:rsidR="009D1CA6">
        <w:t xml:space="preserve">with quantitative profiles </w:t>
      </w:r>
      <w:r w:rsidR="00AD7595">
        <w:t xml:space="preserve">mostly </w:t>
      </w:r>
      <w:r w:rsidR="009D1CA6">
        <w:t>lack</w:t>
      </w:r>
      <w:r>
        <w:t xml:space="preserve"> sequencing of </w:t>
      </w:r>
      <w:r w:rsidR="009E5B8E">
        <w:t>paired oral</w:t>
      </w:r>
      <w:r>
        <w:t xml:space="preserve"> samples</w:t>
      </w:r>
      <w:r w:rsidR="009E5B8E">
        <w:t xml:space="preserve">. </w:t>
      </w:r>
      <w:r w:rsidR="008F7715">
        <w:t>To reuse the quantitative data, we</w:t>
      </w:r>
      <w:r w:rsidR="00660FA9">
        <w:t xml:space="preserve"> followed a similar strategy as used in mice </w:t>
      </w:r>
      <w:r w:rsidR="00DE6C31">
        <w:t xml:space="preserve">to </w:t>
      </w:r>
      <w:r w:rsidR="00AD7595">
        <w:t xml:space="preserve">build a </w:t>
      </w:r>
      <w:r w:rsidR="00DE6C31">
        <w:t>reference set</w:t>
      </w:r>
      <w:r w:rsidR="00AD7595">
        <w:t xml:space="preserve"> of</w:t>
      </w:r>
      <w:r w:rsidR="005439FC">
        <w:t xml:space="preserve"> bacterial 16S rRNA </w:t>
      </w:r>
      <w:r w:rsidR="00AD7595">
        <w:t xml:space="preserve">gene </w:t>
      </w:r>
      <w:r w:rsidR="005439FC">
        <w:t>sequences that typically colonize the human oral cavity</w:t>
      </w:r>
      <w:r w:rsidR="00C82133">
        <w:t xml:space="preserve"> (</w:t>
      </w:r>
      <w:r w:rsidR="00C82133" w:rsidRPr="00C82133">
        <w:rPr>
          <w:highlight w:val="yellow"/>
        </w:rPr>
        <w:t>see STAR Methods</w:t>
      </w:r>
      <w:r w:rsidR="00C82133">
        <w:t>)</w:t>
      </w:r>
      <w:r w:rsidR="005439FC">
        <w:t>.</w:t>
      </w:r>
      <w:r w:rsidR="00660FA9">
        <w:t xml:space="preserve"> Rather than being limited to cultured bacteria, w</w:t>
      </w:r>
      <w:r w:rsidR="004175A7">
        <w:t xml:space="preserve">e leveraged the Human Microbiome Project (HMP) </w:t>
      </w:r>
      <w:r w:rsidR="004175A7">
        <w:rPr>
          <w:rFonts w:hint="eastAsia"/>
        </w:rPr>
        <w:t>that</w:t>
      </w:r>
      <w:r w:rsidR="004175A7">
        <w:t xml:space="preserve"> </w:t>
      </w:r>
      <w:r w:rsidR="002A7BF0">
        <w:t xml:space="preserve">have </w:t>
      </w:r>
      <w:r w:rsidR="004175A7">
        <w:rPr>
          <w:rFonts w:hint="eastAsia"/>
        </w:rPr>
        <w:t xml:space="preserve">sequenced </w:t>
      </w:r>
      <w:r w:rsidR="004175A7">
        <w:t>paired oral</w:t>
      </w:r>
      <w:r w:rsidR="00651A71">
        <w:t xml:space="preserve"> (multiple subsites)</w:t>
      </w:r>
      <w:r w:rsidR="004175A7">
        <w:t>-gut</w:t>
      </w:r>
      <w:r w:rsidR="00651A71">
        <w:t xml:space="preserve"> (stool)</w:t>
      </w:r>
      <w:r w:rsidR="004175A7">
        <w:t xml:space="preserve"> microbiome</w:t>
      </w:r>
      <w:r w:rsidR="009C1C0B">
        <w:t>s</w:t>
      </w:r>
      <w:r w:rsidR="004175A7">
        <w:t xml:space="preserve"> from 237 healthy volunteers </w:t>
      </w:r>
      <w:r w:rsidR="004175A7">
        <w:fldChar w:fldCharType="begin"/>
      </w:r>
      <w:r w:rsidR="002D75C3">
        <w:instrText xml:space="preserve"> ADDIN EN.CITE &lt;EndNote&gt;&lt;Cite&gt;&lt;Author&gt;The Human Microbiome Project Consortium&lt;/Author&gt;&lt;Year&gt;2012&lt;/Year&gt;&lt;RecNum&gt;4&lt;/RecNum&gt;&lt;DisplayText&gt;(The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EndNote&gt;</w:instrText>
      </w:r>
      <w:r w:rsidR="004175A7">
        <w:fldChar w:fldCharType="separate"/>
      </w:r>
      <w:r w:rsidR="002D75C3">
        <w:rPr>
          <w:noProof/>
        </w:rPr>
        <w:t>(The Human Microbiome Project Consortium, 2012)</w:t>
      </w:r>
      <w:r w:rsidR="004175A7">
        <w:fldChar w:fldCharType="end"/>
      </w:r>
      <w:r w:rsidR="004175A7">
        <w:t>. Distinct bacterial communities were found inhabiting the two body sites (</w:t>
      </w:r>
      <w:r w:rsidR="004175A7" w:rsidRPr="00BF0367">
        <w:rPr>
          <w:highlight w:val="yellow"/>
        </w:rPr>
        <w:t xml:space="preserve">Fig. </w:t>
      </w:r>
      <w:r w:rsidR="00001774">
        <w:rPr>
          <w:highlight w:val="yellow"/>
        </w:rPr>
        <w:t>3</w:t>
      </w:r>
      <w:r w:rsidR="004175A7">
        <w:rPr>
          <w:highlight w:val="yellow"/>
        </w:rPr>
        <w:t>A</w:t>
      </w:r>
      <w:r w:rsidR="004175A7">
        <w:t xml:space="preserve">), </w:t>
      </w:r>
      <w:r w:rsidR="007D7197">
        <w:t xml:space="preserve">which provides a pragmatic basis to </w:t>
      </w:r>
      <w:r w:rsidR="008662CE">
        <w:t>define oral-typical</w:t>
      </w:r>
      <w:r w:rsidR="007D7197">
        <w:t xml:space="preserve"> ASVs</w:t>
      </w:r>
      <w:r w:rsidR="008662CE">
        <w:t xml:space="preserve"> based on their abundance and prevalence</w:t>
      </w:r>
      <w:r w:rsidR="007D7197">
        <w:t>.</w:t>
      </w:r>
      <w:r w:rsidR="00025D92">
        <w:t xml:space="preserve"> Here we used t</w:t>
      </w:r>
      <w:r w:rsidR="007D7197">
        <w:t>he</w:t>
      </w:r>
      <w:r w:rsidR="00025D92">
        <w:t xml:space="preserve"> following</w:t>
      </w:r>
      <w:r w:rsidR="007D7197">
        <w:t xml:space="preserve"> filtering criteria </w:t>
      </w:r>
      <w:r w:rsidR="00025D92">
        <w:t>for</w:t>
      </w:r>
      <w:r w:rsidR="007D7197">
        <w:t xml:space="preserve"> oral-typical ASV</w:t>
      </w:r>
      <w:r w:rsidR="00025D92">
        <w:t>s</w:t>
      </w:r>
      <w:r w:rsidR="00C36E5D">
        <w:t>: the</w:t>
      </w:r>
      <w:r w:rsidR="003F15CD">
        <w:t>ir</w:t>
      </w:r>
      <w:r w:rsidR="00C36E5D">
        <w:t xml:space="preserve"> </w:t>
      </w:r>
      <w:r w:rsidR="00AB4CE3">
        <w:t xml:space="preserve">mean </w:t>
      </w:r>
      <w:r w:rsidR="004175A7">
        <w:t xml:space="preserve">relative abundance and prevalence </w:t>
      </w:r>
      <w:r w:rsidR="00C36E5D">
        <w:t>must be</w:t>
      </w:r>
      <w:r w:rsidR="004175A7">
        <w:t xml:space="preserve"> greater than</w:t>
      </w:r>
      <w:r w:rsidR="004175A7">
        <w:rPr>
          <w:rFonts w:hint="eastAsia"/>
        </w:rPr>
        <w:t xml:space="preserve"> </w:t>
      </w:r>
      <w:r w:rsidR="004175A7">
        <w:t xml:space="preserve">0.01% and 5% respectively </w:t>
      </w:r>
      <w:r w:rsidR="00AB4CE3">
        <w:t>among</w:t>
      </w:r>
      <w:r w:rsidR="004175A7">
        <w:t xml:space="preserve"> all oral</w:t>
      </w:r>
      <w:r w:rsidR="003B5FB0">
        <w:t xml:space="preserve"> cavity</w:t>
      </w:r>
      <w:r w:rsidR="004175A7">
        <w:t xml:space="preserve"> samples</w:t>
      </w:r>
      <w:r w:rsidR="00C36E5D">
        <w:t xml:space="preserve">, </w:t>
      </w:r>
      <w:r w:rsidR="00AB4CE3">
        <w:t xml:space="preserve">and </w:t>
      </w:r>
      <w:r w:rsidR="00680683">
        <w:t xml:space="preserve">no greater than </w:t>
      </w:r>
      <w:r w:rsidR="004175A7">
        <w:t xml:space="preserve">the same cutoffs </w:t>
      </w:r>
      <w:r w:rsidR="00C0735A">
        <w:t>among</w:t>
      </w:r>
      <w:r w:rsidR="004175A7">
        <w:t xml:space="preserve"> all fecal samples (</w:t>
      </w:r>
      <w:r w:rsidR="004175A7" w:rsidRPr="00082AB9">
        <w:rPr>
          <w:highlight w:val="yellow"/>
        </w:rPr>
        <w:t xml:space="preserve">Fig. </w:t>
      </w:r>
      <w:r w:rsidR="00BF5FD8">
        <w:rPr>
          <w:highlight w:val="yellow"/>
        </w:rPr>
        <w:t>3</w:t>
      </w:r>
      <w:r w:rsidR="004175A7">
        <w:rPr>
          <w:highlight w:val="yellow"/>
        </w:rPr>
        <w:t>B</w:t>
      </w:r>
      <w:r w:rsidR="004175A7" w:rsidRPr="00082AB9">
        <w:rPr>
          <w:highlight w:val="yellow"/>
        </w:rPr>
        <w:t>,</w:t>
      </w:r>
      <w:r w:rsidR="004175A7">
        <w:rPr>
          <w:highlight w:val="yellow"/>
        </w:rPr>
        <w:t>C</w:t>
      </w:r>
      <w:r w:rsidR="004175A7">
        <w:t xml:space="preserve">). </w:t>
      </w:r>
      <w:r w:rsidR="00EA6371">
        <w:t xml:space="preserve">The rationale of filtering </w:t>
      </w:r>
      <w:r w:rsidR="002A4CD7">
        <w:t>is</w:t>
      </w:r>
      <w:r w:rsidR="00EA6371">
        <w:t xml:space="preserve"> </w:t>
      </w:r>
      <w:r w:rsidR="00F56300">
        <w:t>that</w:t>
      </w:r>
      <w:r w:rsidR="002A4CD7">
        <w:t xml:space="preserve"> the more typical ASV of the oral cavity, the less likely it colonizes the gut</w:t>
      </w:r>
      <w:r w:rsidR="00D770F9">
        <w:t xml:space="preserve"> due to niche specificity</w:t>
      </w:r>
      <w:r w:rsidR="002A4CD7">
        <w:t xml:space="preserve">, and the more likely its presence in feces indicates </w:t>
      </w:r>
      <w:r w:rsidR="00EE5275">
        <w:t>oral-gut</w:t>
      </w:r>
      <w:r w:rsidR="002A4CD7">
        <w:t xml:space="preserve"> translocatio</w:t>
      </w:r>
      <w:r w:rsidR="00EF3B5A">
        <w:t>n</w:t>
      </w:r>
      <w:r w:rsidR="002A4CD7">
        <w:t>.</w:t>
      </w:r>
    </w:p>
    <w:p w14:paraId="70DD92BA" w14:textId="532A67F6" w:rsidR="004B1E35" w:rsidRDefault="0095183C" w:rsidP="004B1E35">
      <w:pPr>
        <w:ind w:firstLine="720"/>
      </w:pPr>
      <w:r>
        <w:t xml:space="preserve">The filtering step left </w:t>
      </w:r>
      <w:r w:rsidR="00E958BB">
        <w:t xml:space="preserve">a reference set of </w:t>
      </w:r>
      <w:r>
        <w:t>178</w:t>
      </w:r>
      <w:r w:rsidR="007A5492">
        <w:t xml:space="preserve"> unique</w:t>
      </w:r>
      <w:r>
        <w:t xml:space="preserve"> ASVs sequenced for 16S rRNA at the V4-V5 region (</w:t>
      </w:r>
      <w:r w:rsidRPr="00716AC3">
        <w:rPr>
          <w:highlight w:val="yellow"/>
        </w:rPr>
        <w:t>Table S2</w:t>
      </w:r>
      <w:r>
        <w:t xml:space="preserve">) and the leading genera are </w:t>
      </w:r>
      <w:proofErr w:type="spellStart"/>
      <w:r w:rsidRPr="00F603A6">
        <w:rPr>
          <w:i/>
          <w:iCs/>
        </w:rPr>
        <w:t>Prevotella</w:t>
      </w:r>
      <w:proofErr w:type="spellEnd"/>
      <w:r>
        <w:t xml:space="preserve"> and </w:t>
      </w:r>
      <w:r w:rsidRPr="00F603A6">
        <w:rPr>
          <w:i/>
          <w:iCs/>
        </w:rPr>
        <w:t>Streptococcus</w:t>
      </w:r>
      <w:r>
        <w:t xml:space="preserve"> (</w:t>
      </w:r>
      <w:r w:rsidRPr="00656F5D">
        <w:rPr>
          <w:highlight w:val="yellow"/>
        </w:rPr>
        <w:t xml:space="preserve">Fig. </w:t>
      </w:r>
      <w:r>
        <w:rPr>
          <w:highlight w:val="yellow"/>
        </w:rPr>
        <w:t>3</w:t>
      </w:r>
      <w:r w:rsidRPr="00656F5D">
        <w:rPr>
          <w:highlight w:val="yellow"/>
        </w:rPr>
        <w:t>D</w:t>
      </w:r>
      <w:r>
        <w:t>).</w:t>
      </w:r>
      <w:r w:rsidRPr="002A4CD7">
        <w:t xml:space="preserve"> </w:t>
      </w:r>
      <w:r w:rsidR="003F15CD">
        <w:t>Using th</w:t>
      </w:r>
      <w:r w:rsidR="00AD7595">
        <w:t>e</w:t>
      </w:r>
      <w:r w:rsidR="003F15CD">
        <w:t xml:space="preserve"> </w:t>
      </w:r>
      <w:r w:rsidR="002A7BF0">
        <w:t>reference set</w:t>
      </w:r>
      <w:r w:rsidR="00A306AA">
        <w:t>,</w:t>
      </w:r>
      <w:r w:rsidR="0065484B">
        <w:t xml:space="preserve"> we found that </w:t>
      </w:r>
      <w:r w:rsidR="004175A7">
        <w:t xml:space="preserve">219 out of 280 </w:t>
      </w:r>
      <w:r w:rsidR="002264C6">
        <w:t xml:space="preserve">HMP </w:t>
      </w:r>
      <w:r w:rsidR="00101052">
        <w:t xml:space="preserve">fecal </w:t>
      </w:r>
      <w:r w:rsidR="004175A7">
        <w:t xml:space="preserve">samples </w:t>
      </w:r>
      <w:r w:rsidR="00847C89">
        <w:t xml:space="preserve">do not contain oral </w:t>
      </w:r>
      <w:r w:rsidR="00262B9D">
        <w:t>ASVs,</w:t>
      </w:r>
      <w:r w:rsidR="00847C89">
        <w:t xml:space="preserve"> and their mean </w:t>
      </w:r>
      <w:r w:rsidR="005342C5">
        <w:t>relative abundance</w:t>
      </w:r>
      <w:r w:rsidR="005D5B77">
        <w:t xml:space="preserve"> </w:t>
      </w:r>
      <w:r w:rsidR="004175A7">
        <w:t>is as low as 0.05%</w:t>
      </w:r>
      <w:r w:rsidR="004F6449">
        <w:t xml:space="preserve"> (</w:t>
      </w:r>
      <w:r w:rsidR="004F6449" w:rsidRPr="00EE344A">
        <w:rPr>
          <w:highlight w:val="yellow"/>
        </w:rPr>
        <w:t xml:space="preserve">Fig. </w:t>
      </w:r>
      <w:r w:rsidR="00BF5FD8">
        <w:rPr>
          <w:highlight w:val="yellow"/>
        </w:rPr>
        <w:t>3</w:t>
      </w:r>
      <w:r w:rsidR="004F6449" w:rsidRPr="00EE344A">
        <w:rPr>
          <w:highlight w:val="yellow"/>
        </w:rPr>
        <w:t>E</w:t>
      </w:r>
      <w:r w:rsidR="004F6449">
        <w:t>)</w:t>
      </w:r>
      <w:r w:rsidR="00CE7937">
        <w:t>.</w:t>
      </w:r>
      <w:r w:rsidR="005859CD">
        <w:t xml:space="preserve"> </w:t>
      </w:r>
      <w:r w:rsidR="00BF5F26">
        <w:t xml:space="preserve">This is consistent with previous findings that </w:t>
      </w:r>
      <w:r w:rsidR="00480170">
        <w:t xml:space="preserve">oral bacteria are very minor members </w:t>
      </w:r>
      <w:r w:rsidR="006074AD">
        <w:t xml:space="preserve">of </w:t>
      </w:r>
      <w:r w:rsidR="00480170">
        <w:t>healthy</w:t>
      </w:r>
      <w:r w:rsidR="00BF5F26">
        <w:t xml:space="preserve"> gut microbiome </w:t>
      </w:r>
      <w:r w:rsidR="00EA0EF0">
        <w:fldChar w:fldCharType="begin"/>
      </w:r>
      <w:r w:rsidR="00EA0EF0">
        <w:instrText xml:space="preserve"> ADDIN EN.CITE &lt;EndNote&gt;&lt;Cite&gt;&lt;Author&gt;Schmidt&lt;/Author&gt;&lt;Year&gt;2019&lt;/Year&gt;&lt;RecNum&gt;10&lt;/RecNum&gt;&lt;DisplayText&gt;(Rashidi&lt;style face="italic"&gt; et al.&lt;/style&gt;, 2021; Schmidt&lt;style face="italic"&gt; et al.&lt;/style&gt;, 2019)&lt;/DisplayText&gt;&lt;record&gt;&lt;rec-number&gt;10&lt;/rec-number&gt;&lt;foreign-keys&gt;&lt;key app="EN" db-id="eeaavdvxvv5azseddsrxz2d0vpf5v0xr9ea5" timestamp="1659466785"&gt;10&lt;/key&gt;&lt;/foreign-keys&gt;&lt;ref-type name="Journal Article"&gt;17&lt;/ref-type&gt;&lt;contributors&gt;&lt;authors&gt;&lt;author&gt;Schmidt, Thomas SB&lt;/author&gt;&lt;author&gt;Hayward, Matthew R&lt;/author&gt;&lt;author&gt;Coelho, Luis P&lt;/author&gt;&lt;author&gt;Li, Simone S&lt;/author&gt;&lt;author&gt;Costea, Paul I&lt;/author&gt;&lt;author&gt;Voigt, Anita Y&lt;/author&gt;&lt;author&gt;Wirbel, Jakob&lt;/author&gt;&lt;author&gt;Maistrenko, Oleksandr M&lt;/author&gt;&lt;author&gt;Alves, Renato JC&lt;/author&gt;&lt;author&gt;Bergsten, Emma&lt;/author&gt;&lt;/authors&gt;&lt;/contributors&gt;&lt;titles&gt;&lt;title&gt;Extensive transmission of microbes along the gastrointestinal tract&lt;/title&gt;&lt;secondary-title&gt;Elife&lt;/secondary-title&gt;&lt;/titles&gt;&lt;periodical&gt;&lt;full-title&gt;Elife&lt;/full-title&gt;&lt;/periodical&gt;&lt;pages&gt;e42693&lt;/pages&gt;&lt;volume&gt;8&lt;/volume&gt;&lt;dates&gt;&lt;year&gt;2019&lt;/year&gt;&lt;/dates&gt;&lt;isbn&gt;2050-084X&lt;/isbn&gt;&lt;urls&gt;&lt;/urls&gt;&lt;/record&gt;&lt;/Cite&gt;&lt;Cite&gt;&lt;Author&gt;Rashidi&lt;/Author&gt;&lt;Year&gt;2021&lt;/Year&gt;&lt;RecNum&gt;11&lt;/RecNum&gt;&lt;record&gt;&lt;rec-number&gt;11&lt;/rec-number&gt;&lt;foreign-keys&gt;&lt;key app="EN" db-id="eeaavdvxvv5azseddsrxz2d0vpf5v0xr9ea5" timestamp="1659466849"&gt;11&lt;/key&gt;&lt;/foreign-keys&gt;&lt;ref-type name="Journal Article"&gt;17&lt;/ref-type&gt;&lt;contributors&gt;&lt;authors&gt;&lt;author&gt;Rashidi, Armin&lt;/author&gt;&lt;author&gt;Ebadi, Maryam&lt;/author&gt;&lt;author&gt;Weisdorf, Daniel J&lt;/author&gt;&lt;author&gt;Costalonga, Massimo&lt;/author&gt;&lt;author&gt;Staley, Christopher&lt;/author&gt;&lt;/authors&gt;&lt;/contributors&gt;&lt;titles&gt;&lt;title&gt;No evidence for colonization of oral bacteria in the distal gut in healthy adults&lt;/title&gt;&lt;secondary-title&gt;Proceedings of the National Academy of Sciences&lt;/secondary-title&gt;&lt;/titles&gt;&lt;periodical&gt;&lt;full-title&gt;Proceedings of the National Academy of Sciences&lt;/full-title&gt;&lt;/periodical&gt;&lt;pages&gt;e2114152118&lt;/pages&gt;&lt;volume&gt;118&lt;/volume&gt;&lt;number&gt;42&lt;/number&gt;&lt;dates&gt;&lt;year&gt;2021&lt;/year&gt;&lt;/dates&gt;&lt;isbn&gt;0027-8424&lt;/isbn&gt;&lt;urls&gt;&lt;/urls&gt;&lt;/record&gt;&lt;/Cite&gt;&lt;/EndNote&gt;</w:instrText>
      </w:r>
      <w:r w:rsidR="00EA0EF0">
        <w:fldChar w:fldCharType="separate"/>
      </w:r>
      <w:r w:rsidR="00EA0EF0">
        <w:rPr>
          <w:noProof/>
        </w:rPr>
        <w:t>(Rashidi</w:t>
      </w:r>
      <w:r w:rsidR="00EA0EF0" w:rsidRPr="00EA0EF0">
        <w:rPr>
          <w:i/>
          <w:noProof/>
        </w:rPr>
        <w:t xml:space="preserve"> et al.</w:t>
      </w:r>
      <w:r w:rsidR="00EA0EF0">
        <w:rPr>
          <w:noProof/>
        </w:rPr>
        <w:t>, 2021; Schmidt</w:t>
      </w:r>
      <w:r w:rsidR="00EA0EF0" w:rsidRPr="00EA0EF0">
        <w:rPr>
          <w:i/>
          <w:noProof/>
        </w:rPr>
        <w:t xml:space="preserve"> et al.</w:t>
      </w:r>
      <w:r w:rsidR="00EA0EF0">
        <w:rPr>
          <w:noProof/>
        </w:rPr>
        <w:t>, 2019)</w:t>
      </w:r>
      <w:r w:rsidR="00EA0EF0">
        <w:fldChar w:fldCharType="end"/>
      </w:r>
      <w:r w:rsidR="00BF5F26">
        <w:t xml:space="preserve">. </w:t>
      </w:r>
      <w:r w:rsidR="00A81188">
        <w:t xml:space="preserve">To show that </w:t>
      </w:r>
      <w:r w:rsidR="005019D3">
        <w:t>filtering</w:t>
      </w:r>
      <w:r w:rsidR="00086A17">
        <w:t xml:space="preserve"> is key to 16S rRNA-based inference of oral bacteria</w:t>
      </w:r>
      <w:r w:rsidR="00A81188">
        <w:t>, we took an alternative approach by</w:t>
      </w:r>
      <w:r w:rsidR="00086A17">
        <w:t xml:space="preserve"> </w:t>
      </w:r>
      <w:r w:rsidR="00A81188">
        <w:t>c</w:t>
      </w:r>
      <w:r w:rsidR="003D4249">
        <w:t>ounting</w:t>
      </w:r>
      <w:r w:rsidR="00B66BF2">
        <w:t xml:space="preserve"> </w:t>
      </w:r>
      <w:r w:rsidR="003D4249">
        <w:t xml:space="preserve">every </w:t>
      </w:r>
      <w:r w:rsidR="00A81188">
        <w:t xml:space="preserve">single </w:t>
      </w:r>
      <w:r w:rsidR="00B66BF2">
        <w:t>ASV</w:t>
      </w:r>
      <w:r w:rsidR="003D4249">
        <w:t xml:space="preserve"> </w:t>
      </w:r>
      <w:r w:rsidR="005019D3">
        <w:t>in feces as of oral origin if it is</w:t>
      </w:r>
      <w:r w:rsidR="00C05B84">
        <w:t xml:space="preserve"> </w:t>
      </w:r>
      <w:r w:rsidR="005019D3">
        <w:t xml:space="preserve">found in </w:t>
      </w:r>
      <w:r w:rsidR="008151DE">
        <w:t xml:space="preserve">any </w:t>
      </w:r>
      <w:r w:rsidR="00493C25">
        <w:t xml:space="preserve">of </w:t>
      </w:r>
      <w:r w:rsidR="008151DE">
        <w:t>paired</w:t>
      </w:r>
      <w:r w:rsidR="00F56300">
        <w:t xml:space="preserve"> oral cavity</w:t>
      </w:r>
      <w:r w:rsidR="005019D3">
        <w:t xml:space="preserve"> </w:t>
      </w:r>
      <w:r w:rsidR="00493C25">
        <w:t xml:space="preserve">subsite </w:t>
      </w:r>
      <w:r w:rsidR="008151DE">
        <w:t>sample</w:t>
      </w:r>
      <w:r w:rsidR="00493C25">
        <w:t>s</w:t>
      </w:r>
      <w:r w:rsidR="00A81188">
        <w:t>. This</w:t>
      </w:r>
      <w:r w:rsidR="005019D3">
        <w:t xml:space="preserve"> naïve approach</w:t>
      </w:r>
      <w:r w:rsidR="00A81188">
        <w:t xml:space="preserve"> led to </w:t>
      </w:r>
      <w:r w:rsidR="00B849D2">
        <w:t xml:space="preserve">an average of </w:t>
      </w:r>
      <w:r w:rsidR="00A81188">
        <w:t xml:space="preserve">247 oral ASVs per </w:t>
      </w:r>
      <w:r w:rsidR="00B849D2">
        <w:t xml:space="preserve">HMP fecal sample </w:t>
      </w:r>
      <w:r w:rsidR="00A81188">
        <w:t>and</w:t>
      </w:r>
      <w:r w:rsidR="003D4249">
        <w:t xml:space="preserve"> </w:t>
      </w:r>
      <w:r w:rsidR="00086A17">
        <w:t>the</w:t>
      </w:r>
      <w:r w:rsidR="00B849D2">
        <w:t>ir</w:t>
      </w:r>
      <w:r w:rsidR="00086A17">
        <w:t xml:space="preserve"> mean relative abundance</w:t>
      </w:r>
      <w:r w:rsidR="00B849D2">
        <w:t xml:space="preserve"> rises </w:t>
      </w:r>
      <w:r w:rsidR="00405E1E">
        <w:t>&gt;300-fold</w:t>
      </w:r>
      <w:r w:rsidR="003D4249">
        <w:t xml:space="preserve"> to </w:t>
      </w:r>
      <w:r w:rsidR="00BF5F26">
        <w:t>15.6%</w:t>
      </w:r>
      <w:r w:rsidR="003944E7">
        <w:t xml:space="preserve">. The severe overestimation </w:t>
      </w:r>
      <w:r w:rsidR="00EB364B">
        <w:t>suggest</w:t>
      </w:r>
      <w:r w:rsidR="003944E7">
        <w:t>s</w:t>
      </w:r>
      <w:r w:rsidR="00636AB5">
        <w:t xml:space="preserve"> t</w:t>
      </w:r>
      <w:r w:rsidR="002A4CD7">
        <w:t>hat the majority of shared ASVs</w:t>
      </w:r>
      <w:r w:rsidR="00AC6E59">
        <w:t xml:space="preserve"> </w:t>
      </w:r>
      <w:r w:rsidR="00AB5F5E">
        <w:t xml:space="preserve">are not indicators of oral-gut transmission but </w:t>
      </w:r>
      <w:r w:rsidR="00EF3B5A">
        <w:t>coincidences of</w:t>
      </w:r>
      <w:r w:rsidR="00AA22A8">
        <w:t xml:space="preserve"> </w:t>
      </w:r>
      <w:r w:rsidR="00EF3B5A">
        <w:t>c</w:t>
      </w:r>
      <w:r w:rsidR="002A4CD7">
        <w:t>losely related bacteria occupy</w:t>
      </w:r>
      <w:r w:rsidR="00EF3B5A">
        <w:t xml:space="preserve">ing </w:t>
      </w:r>
      <w:r w:rsidR="002A4CD7">
        <w:t>both niches</w:t>
      </w:r>
      <w:r w:rsidR="00A81188">
        <w:t>.</w:t>
      </w:r>
    </w:p>
    <w:p w14:paraId="1294C629" w14:textId="18B09142" w:rsidR="001D5660" w:rsidRDefault="005859CD" w:rsidP="00184771">
      <w:pPr>
        <w:ind w:firstLine="720"/>
      </w:pPr>
      <w:r>
        <w:t>To</w:t>
      </w:r>
      <w:r w:rsidR="00331295">
        <w:t xml:space="preserve"> </w:t>
      </w:r>
      <w:r w:rsidR="0084026C">
        <w:t xml:space="preserve">explore whether </w:t>
      </w:r>
      <w:r w:rsidR="00D7246C">
        <w:t>the selected oral ASVs</w:t>
      </w:r>
      <w:r w:rsidR="002A4CD7">
        <w:t xml:space="preserve"> from </w:t>
      </w:r>
      <w:r w:rsidR="003944E7">
        <w:t>HMP healthy subjects</w:t>
      </w:r>
      <w:r w:rsidR="002A4CD7">
        <w:t xml:space="preserve"> can be </w:t>
      </w:r>
      <w:r w:rsidR="00D1572C">
        <w:t xml:space="preserve">applied to </w:t>
      </w:r>
      <w:r w:rsidR="00D7246C">
        <w:t xml:space="preserve">identify oral bacteria in the gut of </w:t>
      </w:r>
      <w:r w:rsidR="004B1E35">
        <w:t>patients</w:t>
      </w:r>
      <w:r w:rsidR="00550D13">
        <w:t xml:space="preserve">, </w:t>
      </w:r>
      <w:r w:rsidR="008B33DA">
        <w:t>w</w:t>
      </w:r>
      <w:r w:rsidR="00FB7063">
        <w:t>e</w:t>
      </w:r>
      <w:r w:rsidR="008B33DA">
        <w:t xml:space="preserve"> reanalyzed</w:t>
      </w:r>
      <w:r w:rsidR="0093786A">
        <w:t xml:space="preserve"> a public study that sequenced</w:t>
      </w:r>
      <w:r w:rsidR="008B33DA">
        <w:t xml:space="preserve"> </w:t>
      </w:r>
      <w:r w:rsidR="00950527">
        <w:t>paired oral</w:t>
      </w:r>
      <w:r w:rsidR="00BF5FD8">
        <w:t xml:space="preserve"> (saliva)</w:t>
      </w:r>
      <w:r w:rsidR="00950527">
        <w:t>-gut</w:t>
      </w:r>
      <w:r w:rsidR="00BF5FD8">
        <w:t xml:space="preserve"> (stool) </w:t>
      </w:r>
      <w:r w:rsidR="008B33DA">
        <w:t>samples</w:t>
      </w:r>
      <w:r w:rsidR="00950527">
        <w:t xml:space="preserve"> from </w:t>
      </w:r>
      <w:r w:rsidR="00AE21C3">
        <w:t xml:space="preserve">IBD </w:t>
      </w:r>
      <w:r w:rsidR="00D71557">
        <w:t>(CD</w:t>
      </w:r>
      <w:r w:rsidR="00361042">
        <w:t xml:space="preserve"> and </w:t>
      </w:r>
      <w:r w:rsidR="00D71557">
        <w:t>UC)</w:t>
      </w:r>
      <w:r w:rsidR="00B56835">
        <w:t xml:space="preserve"> patients</w:t>
      </w:r>
      <w:r w:rsidR="009D557A">
        <w:t xml:space="preserve"> and their</w:t>
      </w:r>
      <w:r w:rsidR="00434CC1">
        <w:t xml:space="preserve"> </w:t>
      </w:r>
      <w:r w:rsidR="009D557A">
        <w:t>healthy controls</w:t>
      </w:r>
      <w:r w:rsidR="00D71557">
        <w:t xml:space="preserve"> (HC)</w:t>
      </w:r>
      <w:r w:rsidR="00BF5FD8">
        <w:t>.</w:t>
      </w:r>
      <w:r w:rsidR="00184771">
        <w:t xml:space="preserve"> We first showed </w:t>
      </w:r>
      <w:r w:rsidR="00184771" w:rsidRPr="00C25533">
        <w:t>that the estimate</w:t>
      </w:r>
      <w:r w:rsidR="00184771">
        <w:t>d oral bacterial fractions in feces are</w:t>
      </w:r>
      <w:r w:rsidR="00747377">
        <w:t xml:space="preserve"> generally</w:t>
      </w:r>
      <w:r w:rsidR="00184771">
        <w:t xml:space="preserve"> robust against variations of the filtering cutoffs </w:t>
      </w:r>
      <w:r w:rsidR="006A636D">
        <w:t xml:space="preserve">used </w:t>
      </w:r>
      <w:r w:rsidR="00184771">
        <w:t>to generate the reference set of oral bacterial sequences (</w:t>
      </w:r>
      <w:r w:rsidR="00184771" w:rsidRPr="00B83868">
        <w:rPr>
          <w:highlight w:val="yellow"/>
        </w:rPr>
        <w:t>Fi</w:t>
      </w:r>
      <w:r w:rsidR="00184771" w:rsidRPr="005F1321">
        <w:rPr>
          <w:highlight w:val="yellow"/>
        </w:rPr>
        <w:t>g. S5</w:t>
      </w:r>
      <w:r w:rsidR="00184771">
        <w:t xml:space="preserve">). Using the </w:t>
      </w:r>
      <w:r w:rsidR="00600A2E">
        <w:t>default</w:t>
      </w:r>
      <w:r w:rsidR="00184771">
        <w:t xml:space="preserve"> reference set, </w:t>
      </w:r>
      <w:r w:rsidR="00547905">
        <w:t>we</w:t>
      </w:r>
      <w:r w:rsidR="0004500D">
        <w:t xml:space="preserve"> </w:t>
      </w:r>
      <w:r w:rsidR="00184771">
        <w:t xml:space="preserve">estimated </w:t>
      </w:r>
      <w:r w:rsidR="00674950">
        <w:t xml:space="preserve">that </w:t>
      </w:r>
      <w:r w:rsidR="00547905">
        <w:t xml:space="preserve">the </w:t>
      </w:r>
      <w:r w:rsidR="00337E31">
        <w:t xml:space="preserve">total </w:t>
      </w:r>
      <w:r w:rsidR="0004500D">
        <w:t xml:space="preserve">fractions of oral ASVs in </w:t>
      </w:r>
      <w:r w:rsidR="00CA42E8">
        <w:t xml:space="preserve">the </w:t>
      </w:r>
      <w:r w:rsidR="009A0D32">
        <w:t>feces</w:t>
      </w:r>
      <w:r w:rsidR="00150A5F">
        <w:t xml:space="preserve"> of </w:t>
      </w:r>
      <w:r w:rsidR="00547905">
        <w:t xml:space="preserve">IBD </w:t>
      </w:r>
      <w:r w:rsidR="0004500D">
        <w:t>patient</w:t>
      </w:r>
      <w:r w:rsidR="009A0D32">
        <w:t>s</w:t>
      </w:r>
      <w:r w:rsidR="00674950">
        <w:t xml:space="preserve"> </w:t>
      </w:r>
      <w:r w:rsidR="00184771">
        <w:t>were</w:t>
      </w:r>
      <w:r w:rsidR="00337E31">
        <w:t xml:space="preserve"> </w:t>
      </w:r>
      <w:r w:rsidR="00150A5F">
        <w:t xml:space="preserve">averagely </w:t>
      </w:r>
      <w:r w:rsidR="00337E31">
        <w:t xml:space="preserve">4 </w:t>
      </w:r>
      <w:r w:rsidR="0004500D">
        <w:t>times</w:t>
      </w:r>
      <w:r w:rsidR="00547905">
        <w:t xml:space="preserve"> (CD</w:t>
      </w:r>
      <w:r w:rsidR="003A4EBB">
        <w:t>: 4</w:t>
      </w:r>
      <w:r w:rsidR="00C007AE">
        <w:t>.</w:t>
      </w:r>
      <w:r w:rsidR="003A4EBB">
        <w:t>2%,</w:t>
      </w:r>
      <w:r w:rsidR="00547905">
        <w:t xml:space="preserve"> UC</w:t>
      </w:r>
      <w:r w:rsidR="003A4EBB">
        <w:t>: 4.3%</w:t>
      </w:r>
      <w:r w:rsidR="00547905">
        <w:t>)</w:t>
      </w:r>
      <w:r w:rsidR="0004500D">
        <w:t xml:space="preserve"> </w:t>
      </w:r>
      <w:r w:rsidR="009A0D32">
        <w:t xml:space="preserve">as high as the </w:t>
      </w:r>
      <w:r w:rsidR="00974359">
        <w:t xml:space="preserve">mean </w:t>
      </w:r>
      <w:r w:rsidR="009A0D32">
        <w:t>fraction</w:t>
      </w:r>
      <w:r w:rsidR="00516BA5">
        <w:t xml:space="preserve"> in the feces of</w:t>
      </w:r>
      <w:r w:rsidR="009A0D32">
        <w:t xml:space="preserve"> </w:t>
      </w:r>
      <w:r w:rsidR="00337E31">
        <w:t>HC</w:t>
      </w:r>
      <w:r w:rsidR="009A0D32">
        <w:t xml:space="preserve"> (1.1</w:t>
      </w:r>
      <w:r w:rsidR="00337E31">
        <w:t>%</w:t>
      </w:r>
      <w:r w:rsidR="009A0D32">
        <w:t>)</w:t>
      </w:r>
      <w:r w:rsidR="00434CC1">
        <w:t xml:space="preserve"> (</w:t>
      </w:r>
      <w:r w:rsidR="00434CC1" w:rsidRPr="00434CC1">
        <w:rPr>
          <w:highlight w:val="yellow"/>
        </w:rPr>
        <w:t>Fig. 3F</w:t>
      </w:r>
      <w:r w:rsidR="00434CC1">
        <w:t>)</w:t>
      </w:r>
      <w:r w:rsidR="00C007AE">
        <w:t>, confirming the notion that IBD patients are enriched with oral bacteria in their gut</w:t>
      </w:r>
      <w:r w:rsidR="009A0D32">
        <w:t xml:space="preserve">. </w:t>
      </w:r>
      <w:r w:rsidR="00B51A93">
        <w:t xml:space="preserve">Among </w:t>
      </w:r>
      <w:r w:rsidR="00747460">
        <w:t>99</w:t>
      </w:r>
      <w:r w:rsidR="0004500D">
        <w:t xml:space="preserve"> </w:t>
      </w:r>
      <w:r w:rsidR="006C4D7F">
        <w:t xml:space="preserve">fecal </w:t>
      </w:r>
      <w:r w:rsidR="0004500D">
        <w:t>samples</w:t>
      </w:r>
      <w:r w:rsidR="00856121">
        <w:t xml:space="preserve"> (HC:41, CD:16, UC:42)</w:t>
      </w:r>
      <w:r w:rsidR="006C4D7F">
        <w:t xml:space="preserve"> that </w:t>
      </w:r>
      <w:r w:rsidR="00B83037">
        <w:t>contained</w:t>
      </w:r>
      <w:r w:rsidR="006C4D7F">
        <w:t xml:space="preserve"> </w:t>
      </w:r>
      <w:r w:rsidR="00C52AC0">
        <w:t xml:space="preserve">at least one </w:t>
      </w:r>
      <w:r w:rsidR="00747460">
        <w:t>oral ASV</w:t>
      </w:r>
      <w:r w:rsidR="00C52AC0">
        <w:t>,</w:t>
      </w:r>
      <w:r w:rsidR="00B51A93">
        <w:t xml:space="preserve"> the proportion of </w:t>
      </w:r>
      <w:r w:rsidR="00A64824">
        <w:t>oral</w:t>
      </w:r>
      <w:r w:rsidR="00B51A93">
        <w:t xml:space="preserve"> ASVs that </w:t>
      </w:r>
      <w:r w:rsidR="008674F2">
        <w:t>were</w:t>
      </w:r>
      <w:r w:rsidR="009F7AC8">
        <w:t xml:space="preserve"> also</w:t>
      </w:r>
      <w:r w:rsidR="00C92977">
        <w:t xml:space="preserve"> </w:t>
      </w:r>
      <w:r w:rsidR="00B51A93">
        <w:t xml:space="preserve">found in paired saliva samples is &gt;70% in </w:t>
      </w:r>
      <w:r w:rsidR="00AD1966">
        <w:t xml:space="preserve">87 </w:t>
      </w:r>
      <w:r w:rsidR="00CF330D">
        <w:t xml:space="preserve">samples </w:t>
      </w:r>
      <w:r w:rsidR="00E95DCB">
        <w:t>(HC:36, CD:15, UC:36</w:t>
      </w:r>
      <w:r w:rsidR="00CF330D">
        <w:t xml:space="preserve">; </w:t>
      </w:r>
      <w:r w:rsidR="009C1D57" w:rsidRPr="009C1D57">
        <w:rPr>
          <w:highlight w:val="yellow"/>
        </w:rPr>
        <w:t>Fig. 3G</w:t>
      </w:r>
      <w:r w:rsidR="009C1D57">
        <w:t>)</w:t>
      </w:r>
      <w:r w:rsidR="00B51A93">
        <w:t xml:space="preserve">. Similarly, &gt;70% </w:t>
      </w:r>
      <w:r w:rsidR="006C4D7F">
        <w:t>of the total fractions of oral ASVs</w:t>
      </w:r>
      <w:r w:rsidR="00C92977">
        <w:t xml:space="preserve"> </w:t>
      </w:r>
      <w:r w:rsidR="00CF330D">
        <w:t xml:space="preserve">in </w:t>
      </w:r>
      <w:r w:rsidR="00497F98">
        <w:t xml:space="preserve">90 </w:t>
      </w:r>
      <w:r w:rsidR="00750044">
        <w:t xml:space="preserve">out of 99 </w:t>
      </w:r>
      <w:r w:rsidR="00497F98">
        <w:t xml:space="preserve">fecal samples </w:t>
      </w:r>
      <w:r w:rsidR="00CF330D">
        <w:t xml:space="preserve">was contributed by those found in the paired saliva samples </w:t>
      </w:r>
      <w:r w:rsidR="00E95DCB">
        <w:t>(HC:38, CD:15, UC:37</w:t>
      </w:r>
      <w:r w:rsidR="00CF330D">
        <w:t xml:space="preserve">; </w:t>
      </w:r>
      <w:r w:rsidR="009C1D57" w:rsidRPr="009C1D57">
        <w:rPr>
          <w:highlight w:val="yellow"/>
        </w:rPr>
        <w:t>Fig. 3H</w:t>
      </w:r>
      <w:r w:rsidR="009C1D57">
        <w:t>)</w:t>
      </w:r>
      <w:r w:rsidR="00B51A93">
        <w:t>.</w:t>
      </w:r>
      <w:r w:rsidR="00D1572C">
        <w:t xml:space="preserve"> </w:t>
      </w:r>
      <w:r w:rsidR="002A4CD7">
        <w:t xml:space="preserve">Both </w:t>
      </w:r>
      <w:r w:rsidR="0084026C">
        <w:t xml:space="preserve">computational </w:t>
      </w:r>
      <w:r w:rsidR="00184771">
        <w:t>validations</w:t>
      </w:r>
      <w:r w:rsidR="00AB5F5E">
        <w:t xml:space="preserve"> </w:t>
      </w:r>
      <w:r w:rsidR="0084026C">
        <w:t>indicate</w:t>
      </w:r>
      <w:r w:rsidR="002A4CD7">
        <w:t xml:space="preserve"> that our inference approach is conservative and less prone to false-positive predictions (i.e., inferred oral ASVs absent from the oral cavity).</w:t>
      </w:r>
      <w:r w:rsidR="00B51A93" w:rsidRPr="00C25533">
        <w:t xml:space="preserve"> </w:t>
      </w:r>
    </w:p>
    <w:p w14:paraId="06F86903" w14:textId="630075D4" w:rsidR="00C161B3" w:rsidRDefault="00327025" w:rsidP="00C161B3">
      <w:r>
        <w:rPr>
          <w:noProof/>
          <w:lang w:eastAsia="en-US"/>
        </w:rPr>
        <w:lastRenderedPageBreak/>
        <w:drawing>
          <wp:inline distT="0" distB="0" distL="0" distR="0" wp14:anchorId="23B53F54" wp14:editId="0821FAA2">
            <wp:extent cx="5718517" cy="3193284"/>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14"/>
                    <a:stretch>
                      <a:fillRect/>
                    </a:stretch>
                  </pic:blipFill>
                  <pic:spPr>
                    <a:xfrm>
                      <a:off x="0" y="0"/>
                      <a:ext cx="5718517" cy="3193284"/>
                    </a:xfrm>
                    <a:prstGeom prst="rect">
                      <a:avLst/>
                    </a:prstGeom>
                  </pic:spPr>
                </pic:pic>
              </a:graphicData>
            </a:graphic>
          </wp:inline>
        </w:drawing>
      </w:r>
    </w:p>
    <w:p w14:paraId="163B67CD" w14:textId="7519BE9D" w:rsidR="001D5660" w:rsidRDefault="001D5660" w:rsidP="000A48DA">
      <w:r w:rsidRPr="00AC26F8">
        <w:rPr>
          <w:b/>
        </w:rPr>
        <w:t xml:space="preserve">Figure </w:t>
      </w:r>
      <w:r w:rsidR="00D963EF">
        <w:rPr>
          <w:b/>
        </w:rPr>
        <w:t>3</w:t>
      </w:r>
      <w:r w:rsidRPr="00AC26F8">
        <w:rPr>
          <w:b/>
        </w:rPr>
        <w:t xml:space="preserve">. </w:t>
      </w:r>
      <w:r w:rsidR="00947D59">
        <w:rPr>
          <w:b/>
        </w:rPr>
        <w:t>B</w:t>
      </w:r>
      <w:r w:rsidR="00446545">
        <w:rPr>
          <w:b/>
        </w:rPr>
        <w:t xml:space="preserve">acterial DNAs typically found in the </w:t>
      </w:r>
      <w:r w:rsidR="00634901">
        <w:rPr>
          <w:b/>
        </w:rPr>
        <w:t xml:space="preserve">human </w:t>
      </w:r>
      <w:r w:rsidR="00446545">
        <w:rPr>
          <w:b/>
        </w:rPr>
        <w:t>oral cavity but not the intestine</w:t>
      </w:r>
      <w:r w:rsidR="00F8546B">
        <w:rPr>
          <w:b/>
        </w:rPr>
        <w:t xml:space="preserve">. </w:t>
      </w:r>
      <w:r w:rsidR="00F8546B" w:rsidRPr="00F8546B">
        <w:rPr>
          <w:bCs/>
        </w:rPr>
        <w:t>(</w:t>
      </w:r>
      <w:r w:rsidR="00F8546B">
        <w:rPr>
          <w:b/>
        </w:rPr>
        <w:t>A</w:t>
      </w:r>
      <w:r w:rsidR="00F8546B" w:rsidRPr="00F8546B">
        <w:rPr>
          <w:bCs/>
        </w:rPr>
        <w:t>)</w:t>
      </w:r>
      <w:r w:rsidR="00F8546B">
        <w:rPr>
          <w:bCs/>
        </w:rPr>
        <w:t xml:space="preserve"> An overview of the </w:t>
      </w:r>
      <w:r w:rsidR="00FB07EB">
        <w:rPr>
          <w:bCs/>
        </w:rPr>
        <w:t xml:space="preserve">4,354 </w:t>
      </w:r>
      <w:r w:rsidR="00F8546B">
        <w:rPr>
          <w:bCs/>
        </w:rPr>
        <w:t xml:space="preserve">microbiome samples from </w:t>
      </w:r>
      <w:r w:rsidR="000F7D64">
        <w:rPr>
          <w:bCs/>
        </w:rPr>
        <w:t>t</w:t>
      </w:r>
      <w:r w:rsidR="00F8546B" w:rsidRPr="00F8546B">
        <w:rPr>
          <w:bCs/>
        </w:rPr>
        <w:t>he</w:t>
      </w:r>
      <w:r w:rsidR="00F032BD" w:rsidRPr="00F8546B">
        <w:rPr>
          <w:bCs/>
        </w:rPr>
        <w:t xml:space="preserve"> Human Microbiome Project (HMP).</w:t>
      </w:r>
      <w:r w:rsidRPr="00F8546B">
        <w:rPr>
          <w:bCs/>
        </w:rPr>
        <w:t xml:space="preserve"> </w:t>
      </w:r>
      <w:r w:rsidR="00F8546B">
        <w:rPr>
          <w:bCs/>
        </w:rPr>
        <w:t>T</w:t>
      </w:r>
      <w:r w:rsidRPr="00F8546B">
        <w:rPr>
          <w:bCs/>
        </w:rPr>
        <w:t>-distributed</w:t>
      </w:r>
      <w:r w:rsidRPr="00AC26F8">
        <w:t xml:space="preserve"> stochastic neighbor embedding (</w:t>
      </w:r>
      <w:proofErr w:type="spellStart"/>
      <w:r w:rsidRPr="00AC26F8">
        <w:t>tSNE</w:t>
      </w:r>
      <w:proofErr w:type="spellEnd"/>
      <w:r w:rsidRPr="00AC26F8">
        <w:t>)</w:t>
      </w:r>
      <w:r w:rsidR="00AD3BC8">
        <w:t xml:space="preserve"> </w:t>
      </w:r>
      <w:r w:rsidR="00AD3BC8">
        <w:fldChar w:fldCharType="begin"/>
      </w:r>
      <w:r w:rsidR="002D75C3">
        <w:instrText xml:space="preserve"> ADDIN EN.CITE &lt;EndNote&gt;&lt;Cite&gt;&lt;Author&gt;Van der Maaten&lt;/Author&gt;&lt;Year&gt;2008&lt;/Year&gt;&lt;RecNum&gt;39&lt;/RecNum&gt;&lt;DisplayText&gt;(Van der Maaten and Hinton, 2008)&lt;/DisplayText&gt;&lt;record&gt;&lt;rec-number&gt;39&lt;/rec-number&gt;&lt;foreign-keys&gt;&lt;key app="EN" db-id="eeaavdvxvv5azseddsrxz2d0vpf5v0xr9ea5" timestamp="1659625214"&gt;39&lt;/key&gt;&lt;/foreign-keys&gt;&lt;ref-type name="Journal Article"&gt;17&lt;/ref-type&gt;&lt;contributors&gt;&lt;authors&gt;&lt;author&gt;Van der Maaten, Laurens&lt;/author&gt;&lt;author&gt;Hinton, Geoffrey&lt;/author&gt;&lt;/authors&gt;&lt;/contributors&gt;&lt;titles&gt;&lt;title&gt;Visualizing data using t-SNE&lt;/title&gt;&lt;secondary-title&gt;Journal of machine learning research&lt;/secondary-title&gt;&lt;/titles&gt;&lt;periodical&gt;&lt;full-title&gt;Journal of machine learning research&lt;/full-title&gt;&lt;/periodical&gt;&lt;volume&gt;9&lt;/volume&gt;&lt;number&gt;11&lt;/number&gt;&lt;dates&gt;&lt;year&gt;2008&lt;/year&gt;&lt;/dates&gt;&lt;isbn&gt;1532-4435&lt;/isbn&gt;&lt;urls&gt;&lt;/urls&gt;&lt;/record&gt;&lt;/Cite&gt;&lt;/EndNote&gt;</w:instrText>
      </w:r>
      <w:r w:rsidR="00AD3BC8">
        <w:fldChar w:fldCharType="separate"/>
      </w:r>
      <w:r w:rsidR="002D75C3">
        <w:rPr>
          <w:noProof/>
        </w:rPr>
        <w:t>(Van der Maaten and Hinton, 2008)</w:t>
      </w:r>
      <w:r w:rsidR="00AD3BC8">
        <w:fldChar w:fldCharType="end"/>
      </w:r>
      <w:r w:rsidR="00F1513D">
        <w:t xml:space="preserve"> collapses </w:t>
      </w:r>
      <w:r w:rsidR="00F8546B">
        <w:t xml:space="preserve">all </w:t>
      </w:r>
      <w:r w:rsidR="00F14D87">
        <w:t>samples</w:t>
      </w:r>
      <w:r w:rsidR="00405420">
        <w:t xml:space="preserve"> (dots)</w:t>
      </w:r>
      <w:r w:rsidR="00F14D87">
        <w:t xml:space="preserve"> </w:t>
      </w:r>
      <w:r w:rsidR="00F1513D">
        <w:t>into distinct clusters</w:t>
      </w:r>
      <w:r w:rsidR="00F14D87">
        <w:t xml:space="preserve"> based on their compositions</w:t>
      </w:r>
      <w:r w:rsidR="00F1513D">
        <w:t>.</w:t>
      </w:r>
      <w:r w:rsidRPr="00AC26F8">
        <w:t xml:space="preserve"> (</w:t>
      </w:r>
      <w:r w:rsidRPr="00AC26F8">
        <w:rPr>
          <w:b/>
          <w:bCs/>
        </w:rPr>
        <w:t>B</w:t>
      </w:r>
      <w:r w:rsidR="00862657">
        <w:rPr>
          <w:b/>
          <w:bCs/>
        </w:rPr>
        <w:t>,</w:t>
      </w:r>
      <w:r w:rsidR="00E9388D">
        <w:rPr>
          <w:b/>
          <w:bCs/>
        </w:rPr>
        <w:t xml:space="preserve"> </w:t>
      </w:r>
      <w:r w:rsidR="00862657">
        <w:rPr>
          <w:b/>
          <w:bCs/>
        </w:rPr>
        <w:t>C</w:t>
      </w:r>
      <w:r w:rsidRPr="00AC26F8">
        <w:t>)</w:t>
      </w:r>
      <w:r w:rsidR="001B5C85">
        <w:t xml:space="preserve"> </w:t>
      </w:r>
      <w:r w:rsidR="000027A1">
        <w:t xml:space="preserve">The </w:t>
      </w:r>
      <w:r w:rsidR="00947D59">
        <w:t>mean r</w:t>
      </w:r>
      <w:r w:rsidR="000027A1">
        <w:t>elative abundance (B) and prevalence (C) of ASVs</w:t>
      </w:r>
      <w:r w:rsidR="009F044C">
        <w:t xml:space="preserve"> (dots)</w:t>
      </w:r>
      <w:r w:rsidR="000027A1">
        <w:t xml:space="preserve"> </w:t>
      </w:r>
      <w:r w:rsidR="00EC5DE6">
        <w:t xml:space="preserve">among </w:t>
      </w:r>
      <w:r w:rsidR="00695FA0">
        <w:t xml:space="preserve">all </w:t>
      </w:r>
      <w:r w:rsidR="00EC5DE6">
        <w:t>HMP</w:t>
      </w:r>
      <w:r w:rsidR="000027A1">
        <w:t xml:space="preserve"> oral </w:t>
      </w:r>
      <w:r w:rsidR="00695FA0">
        <w:t xml:space="preserve">cavity </w:t>
      </w:r>
      <w:r w:rsidR="00823E0F">
        <w:t xml:space="preserve">samples </w:t>
      </w:r>
      <w:r w:rsidR="00974240">
        <w:t xml:space="preserve">(x axis) and </w:t>
      </w:r>
      <w:r w:rsidR="00823E0F">
        <w:t xml:space="preserve">the </w:t>
      </w:r>
      <w:r w:rsidR="00157A9F">
        <w:t>fecal</w:t>
      </w:r>
      <w:r w:rsidR="00823E0F">
        <w:t xml:space="preserve"> samples</w:t>
      </w:r>
      <w:r w:rsidR="00974240">
        <w:t xml:space="preserve"> (y axis)</w:t>
      </w:r>
      <w:r w:rsidR="000027A1">
        <w:t>.</w:t>
      </w:r>
      <w:r w:rsidR="00E20A2D">
        <w:t xml:space="preserve"> </w:t>
      </w:r>
      <w:r w:rsidR="00695FA0">
        <w:t>178 ASVs were identified as o</w:t>
      </w:r>
      <w:r w:rsidR="00E20A2D">
        <w:t xml:space="preserve">ral-typical </w:t>
      </w:r>
      <w:r w:rsidR="00695FA0">
        <w:t xml:space="preserve">and highlighted </w:t>
      </w:r>
      <w:r w:rsidR="00E20A2D">
        <w:t xml:space="preserve">in orange. </w:t>
      </w:r>
      <w:r w:rsidR="00E9388D">
        <w:t>(</w:t>
      </w:r>
      <w:r w:rsidR="00E9388D" w:rsidRPr="00E9388D">
        <w:rPr>
          <w:b/>
          <w:bCs/>
        </w:rPr>
        <w:t>D</w:t>
      </w:r>
      <w:r w:rsidR="00E9388D">
        <w:t>) Genus-level distribution of the 178 oral-typical ASVs</w:t>
      </w:r>
      <w:r w:rsidR="000E28BA">
        <w:t xml:space="preserve">. </w:t>
      </w:r>
      <w:r w:rsidR="00E9388D">
        <w:t>(</w:t>
      </w:r>
      <w:r w:rsidR="00E9388D" w:rsidRPr="00E9388D">
        <w:rPr>
          <w:b/>
          <w:bCs/>
        </w:rPr>
        <w:t>E</w:t>
      </w:r>
      <w:r w:rsidR="00072420">
        <w:rPr>
          <w:b/>
          <w:bCs/>
        </w:rPr>
        <w:t>,</w:t>
      </w:r>
      <w:r w:rsidR="00B462EE">
        <w:rPr>
          <w:b/>
          <w:bCs/>
        </w:rPr>
        <w:t xml:space="preserve"> </w:t>
      </w:r>
      <w:r w:rsidR="00072420">
        <w:rPr>
          <w:b/>
          <w:bCs/>
        </w:rPr>
        <w:t>F</w:t>
      </w:r>
      <w:r w:rsidR="00E9388D">
        <w:t xml:space="preserve">) </w:t>
      </w:r>
      <w:r w:rsidR="00F1368F">
        <w:t xml:space="preserve">The </w:t>
      </w:r>
      <w:r w:rsidR="00C91B5A">
        <w:t xml:space="preserve">total </w:t>
      </w:r>
      <w:r w:rsidR="006704E6">
        <w:t>fractions of oral-typical ASVs in</w:t>
      </w:r>
      <w:r w:rsidR="00395102">
        <w:t xml:space="preserve"> the </w:t>
      </w:r>
      <w:r w:rsidR="005D6455">
        <w:t>feces</w:t>
      </w:r>
      <w:r w:rsidR="00395102">
        <w:t xml:space="preserve"> of </w:t>
      </w:r>
      <w:r w:rsidR="00185C5F">
        <w:t xml:space="preserve">(E) </w:t>
      </w:r>
      <w:r w:rsidR="00395102">
        <w:t>HMP subjects</w:t>
      </w:r>
      <w:r w:rsidR="00E77454">
        <w:t xml:space="preserve"> (n=280)</w:t>
      </w:r>
      <w:r w:rsidR="00072420">
        <w:t xml:space="preserve"> </w:t>
      </w:r>
      <w:r w:rsidR="00750A50">
        <w:t>and</w:t>
      </w:r>
      <w:r w:rsidR="00072420">
        <w:t xml:space="preserve"> </w:t>
      </w:r>
      <w:r w:rsidR="00185C5F">
        <w:t xml:space="preserve">(F) </w:t>
      </w:r>
      <w:r w:rsidR="00072420">
        <w:t>p</w:t>
      </w:r>
      <w:r w:rsidR="0019290D">
        <w:t>atients with inflammatory bowel disease</w:t>
      </w:r>
      <w:r w:rsidR="000E652C">
        <w:t xml:space="preserve"> </w:t>
      </w:r>
      <w:r w:rsidR="007048C7">
        <w:t>a</w:t>
      </w:r>
      <w:r w:rsidR="00750A50">
        <w:t xml:space="preserve">s well as </w:t>
      </w:r>
      <w:r w:rsidR="000E652C">
        <w:t>their own healthy controls</w:t>
      </w:r>
      <w:r w:rsidR="00B91C51">
        <w:t xml:space="preserve"> (n=101)</w:t>
      </w:r>
      <w:r w:rsidR="006704E6">
        <w:t>.</w:t>
      </w:r>
      <w:r w:rsidR="00072420">
        <w:t xml:space="preserve"> </w:t>
      </w:r>
      <w:r w:rsidR="00395102">
        <w:t xml:space="preserve">Each circle represents a </w:t>
      </w:r>
      <w:r w:rsidR="00D43E40">
        <w:t xml:space="preserve">fecal </w:t>
      </w:r>
      <w:r w:rsidR="00395102">
        <w:t>sample</w:t>
      </w:r>
      <w:r w:rsidR="00072420">
        <w:t>.</w:t>
      </w:r>
      <w:r w:rsidR="00AB12C0">
        <w:t xml:space="preserve"> HC: healthy control (n=</w:t>
      </w:r>
      <w:r w:rsidR="00853C90">
        <w:t>43</w:t>
      </w:r>
      <w:r w:rsidR="00AB12C0">
        <w:t>); CD: Crohn’s disease (n=</w:t>
      </w:r>
      <w:r w:rsidR="00853C90">
        <w:t>16</w:t>
      </w:r>
      <w:r w:rsidR="00AB12C0">
        <w:t>); UC: ulcerative colitis (n=</w:t>
      </w:r>
      <w:r w:rsidR="00853C90">
        <w:t>42</w:t>
      </w:r>
      <w:r w:rsidR="00AB12C0">
        <w:t>).</w:t>
      </w:r>
      <w:r w:rsidR="00072420">
        <w:t xml:space="preserve"> </w:t>
      </w:r>
      <w:r w:rsidR="00B462EE">
        <w:t>(</w:t>
      </w:r>
      <w:r w:rsidR="00B462EE" w:rsidRPr="00B462EE">
        <w:rPr>
          <w:b/>
          <w:bCs/>
        </w:rPr>
        <w:t>G</w:t>
      </w:r>
      <w:r w:rsidR="00B462EE">
        <w:t>) Proportions of fecal ASVs inferred as of oral origin that can also be found in paired saliva samples. (</w:t>
      </w:r>
      <w:r w:rsidR="00B462EE" w:rsidRPr="00B462EE">
        <w:rPr>
          <w:b/>
          <w:bCs/>
        </w:rPr>
        <w:t>H</w:t>
      </w:r>
      <w:r w:rsidR="00B462EE">
        <w:t>)</w:t>
      </w:r>
      <w:r w:rsidR="00D43DD3">
        <w:t xml:space="preserve"> </w:t>
      </w:r>
      <w:r w:rsidR="00670631">
        <w:t>Total</w:t>
      </w:r>
      <w:r w:rsidR="00AB1410">
        <w:t xml:space="preserve"> fractions</w:t>
      </w:r>
      <w:r w:rsidR="00D43DD3">
        <w:t xml:space="preserve"> </w:t>
      </w:r>
      <w:r w:rsidR="00670631">
        <w:t>of</w:t>
      </w:r>
      <w:r w:rsidR="00E2003A">
        <w:t xml:space="preserve"> inferred</w:t>
      </w:r>
      <w:r w:rsidR="00670631">
        <w:t xml:space="preserve"> </w:t>
      </w:r>
      <w:r w:rsidR="00D43DD3">
        <w:t xml:space="preserve">oral ASVs </w:t>
      </w:r>
      <w:r w:rsidR="00E2003A">
        <w:t xml:space="preserve">that were also </w:t>
      </w:r>
      <w:r w:rsidR="00670631">
        <w:t xml:space="preserve">found </w:t>
      </w:r>
      <w:r w:rsidR="00D43DD3">
        <w:t>in the paired saliva samples, divided by</w:t>
      </w:r>
      <w:r w:rsidR="00670631">
        <w:t xml:space="preserve"> </w:t>
      </w:r>
      <w:r w:rsidR="00D43DD3">
        <w:t xml:space="preserve">total fractions of all </w:t>
      </w:r>
      <w:r w:rsidR="00E2003A">
        <w:t xml:space="preserve">inferred </w:t>
      </w:r>
      <w:r w:rsidR="00D43DD3">
        <w:t>oral ASVs</w:t>
      </w:r>
      <w:r w:rsidR="00E2003A">
        <w:t xml:space="preserve"> in the feces</w:t>
      </w:r>
      <w:r w:rsidR="00D43DD3">
        <w:t>.</w:t>
      </w:r>
      <w:r w:rsidR="00B462EE">
        <w:t xml:space="preserve"> </w:t>
      </w:r>
      <w:r w:rsidR="00053D73">
        <w:t xml:space="preserve">Data sources: </w:t>
      </w:r>
      <w:r w:rsidR="00A720F3">
        <w:t>panel</w:t>
      </w:r>
      <w:r w:rsidR="00072420">
        <w:t>s</w:t>
      </w:r>
      <w:r w:rsidR="00A720F3">
        <w:t xml:space="preserve"> A-E </w:t>
      </w:r>
      <w:r w:rsidR="00A720F3">
        <w:fldChar w:fldCharType="begin"/>
      </w:r>
      <w:r w:rsidR="002D75C3">
        <w:instrText xml:space="preserve"> ADDIN EN.CITE &lt;EndNote&gt;&lt;Cite&gt;&lt;Author&gt;The Human Microbiome Project Consortium&lt;/Author&gt;&lt;Year&gt;2012&lt;/Year&gt;&lt;RecNum&gt;4&lt;/RecNum&gt;&lt;DisplayText&gt;(The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EndNote&gt;</w:instrText>
      </w:r>
      <w:r w:rsidR="00A720F3">
        <w:fldChar w:fldCharType="separate"/>
      </w:r>
      <w:r w:rsidR="002D75C3">
        <w:rPr>
          <w:noProof/>
        </w:rPr>
        <w:t>(The Human Microbiome Project Consortium, 2012)</w:t>
      </w:r>
      <w:r w:rsidR="00A720F3">
        <w:fldChar w:fldCharType="end"/>
      </w:r>
      <w:r w:rsidR="00A720F3">
        <w:t>; panel</w:t>
      </w:r>
      <w:r w:rsidR="00072420">
        <w:t>s</w:t>
      </w:r>
      <w:r w:rsidR="00A720F3">
        <w:t xml:space="preserve"> F</w:t>
      </w:r>
      <w:r w:rsidR="00072420">
        <w:t>-H</w:t>
      </w:r>
      <w:r w:rsidR="00A720F3">
        <w:t xml:space="preserve"> </w:t>
      </w:r>
      <w:r w:rsidR="00A720F3">
        <w:fldChar w:fldCharType="begin"/>
      </w:r>
      <w:r w:rsidR="00D5631C">
        <w:instrText xml:space="preserve"> ADDIN EN.CITE &lt;EndNote&gt;&lt;Cite&gt;&lt;Author&gt;Imai&lt;/Author&gt;&lt;Year&gt;2021&lt;/Year&gt;&lt;RecNum&gt;40&lt;/RecNum&gt;&lt;DisplayText&gt;(Imai&lt;style face="italic"&gt; et al.&lt;/style&gt;, 2021)&lt;/DisplayText&gt;&lt;record&gt;&lt;rec-number&gt;40&lt;/rec-number&gt;&lt;foreign-keys&gt;&lt;key app="EN" db-id="eeaavdvxvv5azseddsrxz2d0vpf5v0xr9ea5" timestamp="1659629096"&gt;40&lt;/key&gt;&lt;/foreign-keys&gt;&lt;ref-type name="Journal Article"&gt;17&lt;/ref-type&gt;&lt;contributors&gt;&lt;authors&gt;&lt;author&gt;Imai, Jin&lt;/author&gt;&lt;author&gt;Ichikawa, Hitoshi&lt;/author&gt;&lt;author&gt;Kitamoto, Sho&lt;/author&gt;&lt;author&gt;Golob, Jonathan L&lt;/author&gt;&lt;author&gt;Kaneko, Motoki&lt;/author&gt;&lt;author&gt;Nagata, Junko&lt;/author&gt;&lt;author&gt;Takahashi, Miho&lt;/author&gt;&lt;author&gt;Gillilland III, Merritt G&lt;/author&gt;&lt;author&gt;Tanaka, Rika&lt;/author&gt;&lt;author&gt;Nagao-Kitamoto, Hiroko&lt;/author&gt;&lt;/authors&gt;&lt;/contributors&gt;&lt;titles&gt;&lt;title&gt;A potential pathogenic association between periodontal disease and Crohn’s disease&lt;/title&gt;&lt;secondary-title&gt;JCI insight&lt;/secondary-title&gt;&lt;/titles&gt;&lt;periodical&gt;&lt;full-title&gt;JCI insight&lt;/full-title&gt;&lt;/periodical&gt;&lt;volume&gt;6&lt;/volume&gt;&lt;number&gt;23&lt;/number&gt;&lt;dates&gt;&lt;year&gt;2021&lt;/year&gt;&lt;/dates&gt;&lt;urls&gt;&lt;/urls&gt;&lt;/record&gt;&lt;/Cite&gt;&lt;/EndNote&gt;</w:instrText>
      </w:r>
      <w:r w:rsidR="00A720F3">
        <w:fldChar w:fldCharType="separate"/>
      </w:r>
      <w:r w:rsidR="00D5631C">
        <w:rPr>
          <w:noProof/>
        </w:rPr>
        <w:t>(Imai</w:t>
      </w:r>
      <w:r w:rsidR="00D5631C" w:rsidRPr="00D5631C">
        <w:rPr>
          <w:i/>
          <w:noProof/>
        </w:rPr>
        <w:t xml:space="preserve"> et al.</w:t>
      </w:r>
      <w:r w:rsidR="00D5631C">
        <w:rPr>
          <w:noProof/>
        </w:rPr>
        <w:t>, 2021)</w:t>
      </w:r>
      <w:r w:rsidR="00A720F3">
        <w:fldChar w:fldCharType="end"/>
      </w:r>
      <w:r w:rsidR="00A720F3">
        <w:t>.</w:t>
      </w:r>
    </w:p>
    <w:p w14:paraId="41F63BC0" w14:textId="77777777" w:rsidR="008519EA" w:rsidRPr="00AC26F8" w:rsidRDefault="008519EA" w:rsidP="000A48DA"/>
    <w:p w14:paraId="5CB8AE20" w14:textId="76F94B47" w:rsidR="001D26BB" w:rsidRDefault="000D5A59" w:rsidP="000A48DA">
      <w:pPr>
        <w:rPr>
          <w:b/>
        </w:rPr>
      </w:pPr>
      <w:r w:rsidRPr="002871E0">
        <w:rPr>
          <w:b/>
          <w:i/>
          <w:iCs/>
        </w:rPr>
        <w:t>Streptococcus</w:t>
      </w:r>
      <w:r w:rsidR="00A70C22">
        <w:rPr>
          <w:b/>
        </w:rPr>
        <w:t>-</w:t>
      </w:r>
      <w:r w:rsidR="00154DFB">
        <w:rPr>
          <w:b/>
        </w:rPr>
        <w:t>dominat</w:t>
      </w:r>
      <w:r w:rsidR="00A70C22">
        <w:rPr>
          <w:b/>
        </w:rPr>
        <w:t>ion</w:t>
      </w:r>
      <w:r w:rsidR="00154DFB">
        <w:rPr>
          <w:b/>
        </w:rPr>
        <w:t xml:space="preserve"> states of allo-HCT </w:t>
      </w:r>
      <w:r>
        <w:rPr>
          <w:b/>
        </w:rPr>
        <w:t>recipients</w:t>
      </w:r>
      <w:r w:rsidR="00154DFB">
        <w:rPr>
          <w:b/>
        </w:rPr>
        <w:t xml:space="preserve"> indicate oral-</w:t>
      </w:r>
      <w:r w:rsidR="00705896">
        <w:rPr>
          <w:b/>
        </w:rPr>
        <w:t>gut</w:t>
      </w:r>
      <w:r w:rsidR="00154DFB">
        <w:rPr>
          <w:b/>
        </w:rPr>
        <w:t xml:space="preserve"> translocation</w:t>
      </w:r>
    </w:p>
    <w:p w14:paraId="246C8730" w14:textId="57CF427A" w:rsidR="00C66C3C" w:rsidRDefault="0053203B" w:rsidP="008438BD">
      <w:pPr>
        <w:ind w:firstLine="720"/>
      </w:pPr>
      <w:r>
        <w:t xml:space="preserve">We applied the inference approach established above to </w:t>
      </w:r>
      <w:r w:rsidR="006B132E">
        <w:t xml:space="preserve">a </w:t>
      </w:r>
      <w:r w:rsidR="00401872">
        <w:t xml:space="preserve">large-scale microbiome dataset </w:t>
      </w:r>
      <w:r w:rsidR="00841A4E">
        <w:t xml:space="preserve">with quantitative profiles </w:t>
      </w:r>
      <w:r w:rsidR="00627614">
        <w:t>(16S amplicon sequencing</w:t>
      </w:r>
      <w:r w:rsidR="00841A4E">
        <w:t xml:space="preserve"> and qPCR</w:t>
      </w:r>
      <w:r w:rsidR="00627614">
        <w:t>)</w:t>
      </w:r>
      <w:r w:rsidR="00DD1AC9">
        <w:t xml:space="preserve"> </w:t>
      </w:r>
      <w:r w:rsidR="00DD1AC9">
        <w:fldChar w:fldCharType="begin">
          <w:fldData xml:space="preserve">PEVuZE5vdGU+PENpdGU+PEF1dGhvcj5MaWFvPC9BdXRob3I+PFllYXI+MjAyMTwvWWVhcj48UmVj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</w:fldData>
        </w:fldChar>
      </w:r>
      <w:r w:rsidR="00DD1AC9">
        <w:instrText xml:space="preserve"> ADDIN EN.CITE </w:instrText>
      </w:r>
      <w:r w:rsidR="00DD1AC9">
        <w:fldChar w:fldCharType="begin">
          <w:fldData xml:space="preserve">PEVuZE5vdGU+PENpdGU+PEF1dGhvcj5MaWFvPC9BdXRob3I+PFllYXI+MjAyMTwvWWVhcj48UmVj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</w:fldData>
        </w:fldChar>
      </w:r>
      <w:r w:rsidR="00DD1AC9">
        <w:instrText xml:space="preserve"> ADDIN EN.CITE.DATA </w:instrText>
      </w:r>
      <w:r w:rsidR="00DD1AC9">
        <w:fldChar w:fldCharType="end"/>
      </w:r>
      <w:r w:rsidR="00DD1AC9">
        <w:fldChar w:fldCharType="separate"/>
      </w:r>
      <w:r w:rsidR="00DD1AC9">
        <w:rPr>
          <w:noProof/>
        </w:rPr>
        <w:t>(Liao et al., 2021; Yan et al., 2022)</w:t>
      </w:r>
      <w:r w:rsidR="00DD1AC9">
        <w:fldChar w:fldCharType="end"/>
      </w:r>
      <w:r w:rsidR="001F42D4">
        <w:t xml:space="preserve">. The </w:t>
      </w:r>
      <w:r w:rsidR="00DD1AC9">
        <w:t xml:space="preserve">dataset was obtained from </w:t>
      </w:r>
      <w:r w:rsidR="00360B6A">
        <w:t xml:space="preserve">adult </w:t>
      </w:r>
      <w:r w:rsidR="00DD1AC9">
        <w:t>patients</w:t>
      </w:r>
      <w:r w:rsidR="00401872">
        <w:t xml:space="preserve"> receiving</w:t>
      </w:r>
      <w:r w:rsidR="00D51374">
        <w:t xml:space="preserve"> a</w:t>
      </w:r>
      <w:r w:rsidR="00D51374">
        <w:rPr>
          <w:rFonts w:hint="eastAsia"/>
        </w:rPr>
        <w:t>ll</w:t>
      </w:r>
      <w:r w:rsidR="00D51374">
        <w:t>ogeneic hematopoietic cell transplantation</w:t>
      </w:r>
      <w:r w:rsidR="00401872">
        <w:t xml:space="preserve"> </w:t>
      </w:r>
      <w:r w:rsidR="00D51374">
        <w:t>(</w:t>
      </w:r>
      <w:r w:rsidR="00401872">
        <w:t>allo-HCT</w:t>
      </w:r>
      <w:r w:rsidR="00D51374">
        <w:t>)</w:t>
      </w:r>
      <w:r w:rsidR="00DD1AC9">
        <w:t>—</w:t>
      </w:r>
      <w:r w:rsidR="00627614">
        <w:t xml:space="preserve">the </w:t>
      </w:r>
      <w:r w:rsidR="00235695">
        <w:t>only</w:t>
      </w:r>
      <w:r w:rsidR="00627614">
        <w:t xml:space="preserve"> curative therapy for </w:t>
      </w:r>
      <w:r w:rsidR="00582FB3">
        <w:t>a variety of</w:t>
      </w:r>
      <w:r w:rsidR="00627614">
        <w:t xml:space="preserve"> hematologic disorders</w:t>
      </w:r>
      <w:r w:rsidR="00A633AC">
        <w:t xml:space="preserve"> </w:t>
      </w:r>
      <w:r w:rsidR="00CE371A">
        <w:t>including</w:t>
      </w:r>
      <w:r w:rsidR="00627614">
        <w:rPr>
          <w:rFonts w:hint="eastAsia"/>
        </w:rPr>
        <w:t xml:space="preserve"> </w:t>
      </w:r>
      <w:r w:rsidR="00A633AC" w:rsidRPr="00AC26F8">
        <w:t xml:space="preserve">leukemias, lymphomas, and myeloma </w:t>
      </w:r>
      <w:r w:rsidR="00627614">
        <w:fldChar w:fldCharType="begin"/>
      </w:r>
      <w:r w:rsidR="00627614">
        <w:instrText xml:space="preserve"> ADDIN EN.CITE &lt;EndNote&gt;&lt;Cite&gt;&lt;Author&gt;Shono&lt;/Author&gt;&lt;Year&gt;2018&lt;/Year&gt;&lt;RecNum&gt;46&lt;/RecNum&gt;&lt;DisplayText&gt;(Shono and van den Brink, 2018)&lt;/DisplayText&gt;&lt;record&gt;&lt;rec-number&gt;46&lt;/rec-number&gt;&lt;foreign-keys&gt;&lt;key app="EN" db-id="eeaavdvxvv5azseddsrxz2d0vpf5v0xr9ea5" timestamp="1659878877"&gt;46&lt;/key&gt;&lt;/foreign-keys&gt;&lt;ref-type name="Journal Article"&gt;17&lt;/ref-type&gt;&lt;contributors&gt;&lt;authors&gt;&lt;author&gt;Shono, Yusuke&lt;/author&gt;&lt;author&gt;van den Brink, Marcel RM&lt;/author&gt;&lt;/authors&gt;&lt;/contributors&gt;&lt;titles&gt;&lt;title&gt;Gut microbiota injury in allogeneic haematopoietic stem cell transplantation&lt;/title&gt;&lt;secondary-title&gt;Nature Reviews Cancer&lt;/secondary-title&gt;&lt;/titles&gt;&lt;periodical&gt;&lt;full-title&gt;Nature Reviews Cancer&lt;/full-title&gt;&lt;/periodical&gt;&lt;pages&gt;283-295&lt;/pages&gt;&lt;volume&gt;18&lt;/volume&gt;&lt;number&gt;5&lt;/number&gt;&lt;dates&gt;&lt;year&gt;2018&lt;/year&gt;&lt;/dates&gt;&lt;isbn&gt;1474-1768&lt;/isbn&gt;&lt;urls&gt;&lt;/urls&gt;&lt;/record&gt;&lt;/Cite&gt;&lt;/EndNote&gt;</w:instrText>
      </w:r>
      <w:r w:rsidR="00627614">
        <w:fldChar w:fldCharType="separate"/>
      </w:r>
      <w:r w:rsidR="00627614">
        <w:rPr>
          <w:noProof/>
        </w:rPr>
        <w:t>(Shono and van den Brink, 2018)</w:t>
      </w:r>
      <w:r w:rsidR="00627614">
        <w:fldChar w:fldCharType="end"/>
      </w:r>
      <w:r w:rsidR="00627614">
        <w:t xml:space="preserve">. </w:t>
      </w:r>
      <w:r w:rsidR="00401872">
        <w:t>Along with other related procedures (conditioning regime, antibiotic exposure</w:t>
      </w:r>
      <w:r w:rsidR="00E1203D">
        <w:t>, etc.</w:t>
      </w:r>
      <w:r w:rsidR="00401872">
        <w:t xml:space="preserve">), allo-HCT </w:t>
      </w:r>
      <w:r w:rsidR="00DB4950">
        <w:t>disrupted</w:t>
      </w:r>
      <w:r w:rsidR="001937C4">
        <w:t xml:space="preserve"> the gut microbiome compositions</w:t>
      </w:r>
      <w:r w:rsidR="00401872">
        <w:t xml:space="preserve"> of the recipients, where </w:t>
      </w:r>
      <w:r w:rsidR="00401872" w:rsidRPr="00621BE1">
        <w:rPr>
          <w:i/>
          <w:iCs/>
        </w:rPr>
        <w:t>Enterococcus</w:t>
      </w:r>
      <w:r w:rsidR="00401872">
        <w:t xml:space="preserve"> and </w:t>
      </w:r>
      <w:r w:rsidR="00401872" w:rsidRPr="00621BE1">
        <w:rPr>
          <w:i/>
          <w:iCs/>
        </w:rPr>
        <w:t>Streptococcus</w:t>
      </w:r>
      <w:r w:rsidR="00401872">
        <w:t xml:space="preserve"> are the two most abundant genera that frequently dominate (&gt;30% relative abundance of a single ASV</w:t>
      </w:r>
      <w:r w:rsidR="005C6B34">
        <w:t xml:space="preserve">; </w:t>
      </w:r>
      <w:r w:rsidR="005C6B34">
        <w:fldChar w:fldCharType="begin"/>
      </w:r>
      <w:r w:rsidR="005C6B34">
        <w:instrText xml:space="preserve"> ADDIN EN.CITE &lt;EndNote&gt;&lt;Cite&gt;&lt;Author&gt;Taur&lt;/Author&gt;&lt;Year&gt;2012&lt;/Year&gt;&lt;RecNum&gt;24&lt;/RecNum&gt;&lt;DisplayText&gt;(Taur et al., 2012)&lt;/DisplayText&gt;&lt;record&gt;&lt;rec-number&gt;24&lt;/rec-number&gt;&lt;foreign-keys&gt;&lt;key app="EN" db-id="2sp5sfrv1a5aw5ewfx5v0pdpsarfx02azxv2" timestamp="1660088114"&gt;24&lt;/key&gt;&lt;/foreign-keys&gt;&lt;ref-type name="Journal Article"&gt;17&lt;/ref-type&gt;&lt;contributors&gt;&lt;authors&gt;&lt;author&gt;Taur, Ying&lt;/author&gt;&lt;author&gt;Xavier, Joao B&lt;/author&gt;&lt;author&gt;Lipuma, Lauren&lt;/author&gt;&lt;author&gt;Ubeda, Carles&lt;/author&gt;&lt;author&gt;Goldberg, Jenna&lt;/author&gt;&lt;author&gt;Gobourne, Asia&lt;/author&gt;&lt;author&gt;Lee, Yeon Joo&lt;/author&gt;&lt;author&gt;Dubin, Krista A&lt;/author&gt;&lt;author&gt;Socci, Nicholas D&lt;/author&gt;&lt;author&gt;Viale, Agnes&lt;/author&gt;&lt;/authors&gt;&lt;/contributors&gt;&lt;titles&gt;&lt;title&gt;Intestinal domination and the risk of bacteremia in patients undergoing allogeneic hematopoietic stem cell transplantation&lt;/title&gt;&lt;secondary-title&gt;Clinical infectious diseases&lt;/secondary-title&gt;&lt;/titles&gt;&lt;periodical&gt;&lt;full-title&gt;Clinical infectious diseases&lt;/full-title&gt;&lt;/periodical&gt;&lt;pages&gt;905-914&lt;/pages&gt;&lt;volume&gt;55&lt;/volume&gt;&lt;number&gt;7&lt;/number&gt;&lt;dates&gt;&lt;year&gt;2012&lt;/year&gt;&lt;/dates&gt;&lt;isbn&gt;1537-6591&lt;/isbn&gt;&lt;urls&gt;&lt;/urls&gt;&lt;/record&gt;&lt;/Cite&gt;&lt;/EndNote&gt;</w:instrText>
      </w:r>
      <w:r w:rsidR="005C6B34">
        <w:fldChar w:fldCharType="separate"/>
      </w:r>
      <w:r w:rsidR="005C6B34">
        <w:rPr>
          <w:noProof/>
        </w:rPr>
        <w:t>(Taur et al., 2012)</w:t>
      </w:r>
      <w:r w:rsidR="005C6B34">
        <w:fldChar w:fldCharType="end"/>
      </w:r>
      <w:r w:rsidR="00401872">
        <w:t xml:space="preserve">) the </w:t>
      </w:r>
      <w:r w:rsidR="00A63DE7">
        <w:t>intestinal bacterial communities</w:t>
      </w:r>
      <w:r w:rsidR="00401872">
        <w:t xml:space="preserve"> (</w:t>
      </w:r>
      <w:r w:rsidR="00401872" w:rsidRPr="00401872">
        <w:rPr>
          <w:highlight w:val="yellow"/>
        </w:rPr>
        <w:t>Fig. 4A, top</w:t>
      </w:r>
      <w:r w:rsidR="00401872">
        <w:t>)</w:t>
      </w:r>
      <w:r w:rsidR="00DB4950">
        <w:t xml:space="preserve"> </w:t>
      </w:r>
      <w:r w:rsidR="00DB4950">
        <w:fldChar w:fldCharType="begin"/>
      </w:r>
      <w:r w:rsidR="00765F86">
        <w:instrText xml:space="preserve"> ADDIN EN.CITE &lt;EndNote&gt;&lt;Cite&gt;&lt;Author&gt;Peled&lt;/Author&gt;&lt;Year&gt;2020&lt;/Year&gt;&lt;RecNum&gt;43&lt;/RecNum&gt;&lt;DisplayText&gt;(Peled et al., 2020)&lt;/DisplayText&gt;&lt;record&gt;&lt;rec-number&gt;43&lt;/rec-number&gt;&lt;foreign-keys&gt;&lt;key app="EN" db-id="eeaavdvxvv5azseddsrxz2d0vpf5v0xr9ea5" timestamp="1659841434"&gt;43&lt;/key&gt;&lt;/foreign-keys&gt;&lt;ref-type name="Journal Article"&gt;17&lt;/ref-type&gt;&lt;contributors&gt;&lt;authors&gt;&lt;author&gt;Peled, Jonathan U&lt;/author&gt;&lt;author&gt;Gomes, Antonio LC&lt;/author&gt;&lt;author&gt;Devlin, Sean M&lt;/author&gt;&lt;author&gt;Littmann, Eric R&lt;/author&gt;&lt;author&gt;Taur, Ying&lt;/author&gt;&lt;author&gt;Sung, Anthony D&lt;/author&gt;&lt;author&gt;Weber, Daniela&lt;/author&gt;&lt;author&gt;Hashimoto, Daigo&lt;/author&gt;&lt;author&gt;Slingerland, Ann E&lt;/author&gt;&lt;author&gt;Slingerland, John B&lt;/author&gt;&lt;/authors&gt;&lt;/contributors&gt;&lt;titles&gt;&lt;title&gt;Microbiota as predictor of mortality in allogeneic hematopoietic-cell transplantation&lt;/title&gt;&lt;secondary-title&gt;New England Journal of Medicine&lt;/secondary-title&gt;&lt;/titles&gt;&lt;periodical&gt;&lt;full-title&gt;New England Journal of Medicine&lt;/full-title&gt;&lt;/periodical&gt;&lt;pages&gt;822-834&lt;/pages&gt;&lt;volume&gt;382&lt;/volume&gt;&lt;number&gt;9&lt;/number&gt;&lt;dates&gt;&lt;year&gt;2020&lt;/year&gt;&lt;/dates&gt;&lt;isbn&gt;0028-4793&lt;/isbn&gt;&lt;urls&gt;&lt;/urls&gt;&lt;/record&gt;&lt;/Cite&gt;&lt;/EndNote&gt;</w:instrText>
      </w:r>
      <w:r w:rsidR="00DB4950">
        <w:fldChar w:fldCharType="separate"/>
      </w:r>
      <w:r w:rsidR="00DB4950">
        <w:rPr>
          <w:noProof/>
        </w:rPr>
        <w:t>(Peled et al., 2020)</w:t>
      </w:r>
      <w:r w:rsidR="00DB4950">
        <w:fldChar w:fldCharType="end"/>
      </w:r>
      <w:r w:rsidR="00401872">
        <w:t xml:space="preserve">. </w:t>
      </w:r>
      <w:r w:rsidR="00731431">
        <w:t>Among the 10</w:t>
      </w:r>
      <w:r w:rsidR="00797F99">
        <w:t>,</w:t>
      </w:r>
      <w:r w:rsidR="008E1EF5">
        <w:t>433</w:t>
      </w:r>
      <w:r w:rsidR="00797F99">
        <w:t xml:space="preserve"> </w:t>
      </w:r>
      <w:r w:rsidR="00976EBB">
        <w:t xml:space="preserve">samples </w:t>
      </w:r>
      <w:r w:rsidR="00C1337A">
        <w:t>from 1,276 patients</w:t>
      </w:r>
      <w:r w:rsidR="00731431">
        <w:t xml:space="preserve">, </w:t>
      </w:r>
      <w:r w:rsidR="002C7CF9">
        <w:t>901</w:t>
      </w:r>
      <w:r w:rsidR="00401872">
        <w:t xml:space="preserve"> were </w:t>
      </w:r>
      <w:r w:rsidR="002C7CF9">
        <w:t>dominated by at least on</w:t>
      </w:r>
      <w:r w:rsidR="002A7FB4">
        <w:t xml:space="preserve">e </w:t>
      </w:r>
      <w:r w:rsidR="00401872">
        <w:t xml:space="preserve">oral ASV </w:t>
      </w:r>
      <w:r w:rsidR="002C7CF9">
        <w:t xml:space="preserve">and </w:t>
      </w:r>
      <w:r w:rsidR="005B0CC6">
        <w:t>the</w:t>
      </w:r>
      <w:r w:rsidR="0085066D">
        <w:t xml:space="preserve"> leading genera of thes</w:t>
      </w:r>
      <w:r w:rsidR="005B0CC6">
        <w:t xml:space="preserve">e ASVs </w:t>
      </w:r>
      <w:r w:rsidR="0085066D">
        <w:t>are</w:t>
      </w:r>
      <w:r w:rsidR="00862A7E">
        <w:t xml:space="preserve"> </w:t>
      </w:r>
      <w:r w:rsidR="00862A7E" w:rsidRPr="00AC26F8">
        <w:rPr>
          <w:i/>
        </w:rPr>
        <w:t>Streptococcus</w:t>
      </w:r>
      <w:r w:rsidR="00862A7E" w:rsidRPr="0086019E">
        <w:rPr>
          <w:iCs/>
        </w:rPr>
        <w:t>,</w:t>
      </w:r>
      <w:r w:rsidR="00862A7E">
        <w:rPr>
          <w:i/>
        </w:rPr>
        <w:t xml:space="preserve"> Actinomyces</w:t>
      </w:r>
      <w:r w:rsidR="00862A7E" w:rsidRPr="0086019E">
        <w:rPr>
          <w:iCs/>
        </w:rPr>
        <w:t xml:space="preserve">, </w:t>
      </w:r>
      <w:r w:rsidR="00DE39BE">
        <w:rPr>
          <w:iCs/>
        </w:rPr>
        <w:t xml:space="preserve">and </w:t>
      </w:r>
      <w:proofErr w:type="spellStart"/>
      <w:r w:rsidR="00862A7E">
        <w:rPr>
          <w:i/>
        </w:rPr>
        <w:t>Abiotrophia</w:t>
      </w:r>
      <w:proofErr w:type="spellEnd"/>
      <w:r w:rsidR="00A25EF3">
        <w:rPr>
          <w:i/>
        </w:rPr>
        <w:t xml:space="preserve"> </w:t>
      </w:r>
      <w:r w:rsidR="00A25EF3">
        <w:rPr>
          <w:iCs/>
        </w:rPr>
        <w:t>(</w:t>
      </w:r>
      <w:r w:rsidR="00A25EF3" w:rsidRPr="00DE39BE">
        <w:rPr>
          <w:iCs/>
          <w:highlight w:val="yellow"/>
        </w:rPr>
        <w:t>Fig. 4A, middle</w:t>
      </w:r>
      <w:r w:rsidR="00A25EF3">
        <w:rPr>
          <w:iCs/>
        </w:rPr>
        <w:t>)</w:t>
      </w:r>
      <w:r w:rsidR="00992CE6">
        <w:t>.</w:t>
      </w:r>
      <w:r w:rsidR="00A25EF3">
        <w:t xml:space="preserve"> </w:t>
      </w:r>
      <w:r w:rsidR="00B2474A">
        <w:rPr>
          <w:bCs/>
        </w:rPr>
        <w:t>The</w:t>
      </w:r>
      <w:r w:rsidR="002F36D5">
        <w:rPr>
          <w:bCs/>
        </w:rPr>
        <w:t xml:space="preserve"> total bacterial loads of</w:t>
      </w:r>
      <w:r w:rsidR="003A18C4">
        <w:rPr>
          <w:bCs/>
        </w:rPr>
        <w:t xml:space="preserve"> a subset of</w:t>
      </w:r>
      <w:r w:rsidR="002F36D5">
        <w:rPr>
          <w:bCs/>
        </w:rPr>
        <w:t xml:space="preserve"> 3,</w:t>
      </w:r>
      <w:r w:rsidR="003A18C4">
        <w:rPr>
          <w:bCs/>
        </w:rPr>
        <w:t>126</w:t>
      </w:r>
      <w:r w:rsidR="002F36D5">
        <w:rPr>
          <w:bCs/>
        </w:rPr>
        <w:t xml:space="preserve"> samples </w:t>
      </w:r>
      <w:r w:rsidR="00B2474A">
        <w:rPr>
          <w:bCs/>
        </w:rPr>
        <w:t>showed</w:t>
      </w:r>
      <w:r w:rsidR="008D6001">
        <w:rPr>
          <w:bCs/>
        </w:rPr>
        <w:t xml:space="preserve"> that t</w:t>
      </w:r>
      <w:r w:rsidR="002F36D5">
        <w:rPr>
          <w:bCs/>
        </w:rPr>
        <w:t>h</w:t>
      </w:r>
      <w:r w:rsidR="008D6001">
        <w:rPr>
          <w:bCs/>
        </w:rPr>
        <w:t>e</w:t>
      </w:r>
      <w:r w:rsidR="002F36D5">
        <w:rPr>
          <w:bCs/>
        </w:rPr>
        <w:t xml:space="preserve"> </w:t>
      </w:r>
      <w:r w:rsidR="00454730">
        <w:rPr>
          <w:bCs/>
        </w:rPr>
        <w:t>fecal</w:t>
      </w:r>
      <w:r w:rsidR="008D6001">
        <w:rPr>
          <w:bCs/>
        </w:rPr>
        <w:t xml:space="preserve"> </w:t>
      </w:r>
      <w:r w:rsidR="00454730">
        <w:rPr>
          <w:bCs/>
        </w:rPr>
        <w:t>sample</w:t>
      </w:r>
      <w:r w:rsidR="002F36D5">
        <w:rPr>
          <w:bCs/>
        </w:rPr>
        <w:t xml:space="preserve">s </w:t>
      </w:r>
      <w:r w:rsidR="008D6001">
        <w:rPr>
          <w:bCs/>
        </w:rPr>
        <w:t>highly enriched with o</w:t>
      </w:r>
      <w:r w:rsidR="002F36D5">
        <w:rPr>
          <w:bCs/>
        </w:rPr>
        <w:t xml:space="preserve">ral </w:t>
      </w:r>
      <w:r w:rsidR="008D6001">
        <w:rPr>
          <w:bCs/>
        </w:rPr>
        <w:t>ASVs</w:t>
      </w:r>
      <w:r w:rsidR="002F36D5">
        <w:rPr>
          <w:bCs/>
        </w:rPr>
        <w:t xml:space="preserve"> have lower </w:t>
      </w:r>
      <w:r w:rsidR="008D6001">
        <w:rPr>
          <w:bCs/>
        </w:rPr>
        <w:t>bacterial biomass</w:t>
      </w:r>
      <w:r w:rsidR="002F36D5">
        <w:rPr>
          <w:bCs/>
        </w:rPr>
        <w:t xml:space="preserve"> (</w:t>
      </w:r>
      <w:r w:rsidR="002F36D5" w:rsidRPr="00852F46">
        <w:rPr>
          <w:bCs/>
          <w:highlight w:val="yellow"/>
        </w:rPr>
        <w:t xml:space="preserve">Fig. </w:t>
      </w:r>
      <w:r w:rsidR="002F36D5" w:rsidRPr="00310375">
        <w:rPr>
          <w:bCs/>
          <w:highlight w:val="yellow"/>
        </w:rPr>
        <w:t>4A, bottom</w:t>
      </w:r>
      <w:r w:rsidR="002F36D5">
        <w:rPr>
          <w:bCs/>
        </w:rPr>
        <w:t>).</w:t>
      </w:r>
      <w:r w:rsidR="00190A5F" w:rsidRPr="00190A5F">
        <w:rPr>
          <w:bCs/>
        </w:rPr>
        <w:t xml:space="preserve"> </w:t>
      </w:r>
      <w:r w:rsidR="00190A5F" w:rsidRPr="00EF2E66">
        <w:rPr>
          <w:bCs/>
        </w:rPr>
        <w:t>We confirm</w:t>
      </w:r>
      <w:r w:rsidR="00190A5F">
        <w:rPr>
          <w:bCs/>
        </w:rPr>
        <w:t>ed</w:t>
      </w:r>
      <w:r w:rsidR="00190A5F" w:rsidRPr="00EF2E66">
        <w:rPr>
          <w:bCs/>
        </w:rPr>
        <w:t xml:space="preserve"> </w:t>
      </w:r>
      <w:r w:rsidR="00190A5F" w:rsidRPr="00EF2E66">
        <w:rPr>
          <w:bCs/>
        </w:rPr>
        <w:lastRenderedPageBreak/>
        <w:t xml:space="preserve">that the total </w:t>
      </w:r>
      <w:r w:rsidR="009C1AF6">
        <w:rPr>
          <w:bCs/>
        </w:rPr>
        <w:t>fractions of oral</w:t>
      </w:r>
      <w:r w:rsidR="00535F0F">
        <w:rPr>
          <w:bCs/>
        </w:rPr>
        <w:t xml:space="preserve"> </w:t>
      </w:r>
      <w:r w:rsidR="00190A5F">
        <w:rPr>
          <w:bCs/>
        </w:rPr>
        <w:t>ASV</w:t>
      </w:r>
      <w:r w:rsidR="00190A5F" w:rsidRPr="00EF2E66">
        <w:rPr>
          <w:bCs/>
        </w:rPr>
        <w:t xml:space="preserve">s detected in the </w:t>
      </w:r>
      <w:r w:rsidR="00190A5F">
        <w:rPr>
          <w:bCs/>
        </w:rPr>
        <w:t xml:space="preserve">feces </w:t>
      </w:r>
      <w:r w:rsidR="00715F81">
        <w:rPr>
          <w:bCs/>
        </w:rPr>
        <w:t xml:space="preserve">of allo-HCT recipients </w:t>
      </w:r>
      <w:r w:rsidR="00190A5F">
        <w:rPr>
          <w:bCs/>
        </w:rPr>
        <w:t xml:space="preserve">are not correlated with sequencing depths </w:t>
      </w:r>
      <w:r w:rsidR="00190A5F" w:rsidRPr="00EF2E66">
        <w:rPr>
          <w:bCs/>
        </w:rPr>
        <w:t>(</w:t>
      </w:r>
      <w:r w:rsidR="00190A5F" w:rsidRPr="008E5402">
        <w:rPr>
          <w:bCs/>
          <w:highlight w:val="yellow"/>
        </w:rPr>
        <w:t>Fig. S</w:t>
      </w:r>
      <w:r w:rsidR="007C0F04">
        <w:rPr>
          <w:bCs/>
          <w:highlight w:val="yellow"/>
        </w:rPr>
        <w:t>6</w:t>
      </w:r>
      <w:r w:rsidR="00190A5F" w:rsidRPr="00EF2E66">
        <w:rPr>
          <w:bCs/>
        </w:rPr>
        <w:t>).</w:t>
      </w:r>
    </w:p>
    <w:p w14:paraId="05D5D99B" w14:textId="28F778EC" w:rsidR="00122E13" w:rsidRDefault="008A2529" w:rsidP="000D3519">
      <w:pPr>
        <w:ind w:firstLine="720"/>
      </w:pPr>
      <w:r>
        <w:t>Due to the lack of</w:t>
      </w:r>
      <w:r w:rsidR="006B132E">
        <w:t xml:space="preserve"> paired oral </w:t>
      </w:r>
      <w:r>
        <w:t>samples,</w:t>
      </w:r>
      <w:r w:rsidR="00F853CD">
        <w:t xml:space="preserve"> we are unclear whether the inferred oral ASVs originated from the oral cavity of the same patients</w:t>
      </w:r>
      <w:r w:rsidR="0034184D">
        <w:t>.</w:t>
      </w:r>
      <w:r w:rsidR="006B132E">
        <w:t xml:space="preserve"> </w:t>
      </w:r>
      <w:r w:rsidR="00C66C3C">
        <w:t xml:space="preserve">To </w:t>
      </w:r>
      <w:r w:rsidR="00801955">
        <w:t>attenuate the limitation</w:t>
      </w:r>
      <w:r w:rsidR="006B132E">
        <w:t xml:space="preserve">, </w:t>
      </w:r>
      <w:r w:rsidR="00C66C3C">
        <w:t xml:space="preserve">we </w:t>
      </w:r>
      <w:r w:rsidR="00627614">
        <w:t xml:space="preserve">used co-occurrence analysis </w:t>
      </w:r>
      <w:r w:rsidR="00B57726">
        <w:t>(</w:t>
      </w:r>
      <w:r w:rsidR="00B57726" w:rsidRPr="00B57726">
        <w:rPr>
          <w:highlight w:val="yellow"/>
        </w:rPr>
        <w:t>see STAR Methods</w:t>
      </w:r>
      <w:r w:rsidR="00B57726">
        <w:t xml:space="preserve">) </w:t>
      </w:r>
      <w:r w:rsidR="00627614">
        <w:t xml:space="preserve">to identify </w:t>
      </w:r>
      <w:r w:rsidR="00FF165F">
        <w:t>combinations of oral</w:t>
      </w:r>
      <w:r w:rsidR="00627614">
        <w:t xml:space="preserve"> ASVs that were </w:t>
      </w:r>
      <w:r w:rsidR="00D24EE2">
        <w:t>simultaneously</w:t>
      </w:r>
      <w:r w:rsidR="00FF165F">
        <w:t xml:space="preserve"> </w:t>
      </w:r>
      <w:r w:rsidR="00627614">
        <w:t xml:space="preserve">present in the feces more than expected by chance. The co-occurring </w:t>
      </w:r>
      <w:r w:rsidR="00B57726">
        <w:t xml:space="preserve">oral </w:t>
      </w:r>
      <w:r w:rsidR="00627614">
        <w:t xml:space="preserve">ASVs, if </w:t>
      </w:r>
      <w:r w:rsidR="006807A3">
        <w:t>existed</w:t>
      </w:r>
      <w:r w:rsidR="00627614">
        <w:t xml:space="preserve">, </w:t>
      </w:r>
      <w:r w:rsidR="008B768E">
        <w:t xml:space="preserve">would </w:t>
      </w:r>
      <w:r w:rsidR="00627614">
        <w:t xml:space="preserve">indicate collective bacterial transmission from the oral cavity to the gut. </w:t>
      </w:r>
      <w:r w:rsidR="00D96285">
        <w:t>W</w:t>
      </w:r>
      <w:r w:rsidR="00627614">
        <w:t xml:space="preserve">e found 71 </w:t>
      </w:r>
      <w:r w:rsidR="00F84D8C">
        <w:t>such oral-</w:t>
      </w:r>
      <w:r w:rsidR="00627614">
        <w:t>ASV groups of size from 2 to 5</w:t>
      </w:r>
      <w:r w:rsidR="00E82C32">
        <w:t xml:space="preserve">, among which </w:t>
      </w:r>
      <w:r w:rsidR="00627614">
        <w:t xml:space="preserve">55 contain </w:t>
      </w:r>
      <w:r w:rsidR="00627614" w:rsidRPr="00627614">
        <w:rPr>
          <w:i/>
          <w:iCs/>
        </w:rPr>
        <w:t>Streptococcus</w:t>
      </w:r>
      <w:r w:rsidR="00627614">
        <w:t xml:space="preserve"> ASVs (</w:t>
      </w:r>
      <w:r w:rsidR="00627614" w:rsidRPr="00627614">
        <w:rPr>
          <w:highlight w:val="yellow"/>
        </w:rPr>
        <w:t>Table S</w:t>
      </w:r>
      <w:r w:rsidR="00A43772">
        <w:rPr>
          <w:highlight w:val="yellow"/>
        </w:rPr>
        <w:t>3</w:t>
      </w:r>
      <w:r w:rsidR="00627614">
        <w:t xml:space="preserve">). </w:t>
      </w:r>
      <w:r w:rsidR="00352EF8">
        <w:t>To identify the species</w:t>
      </w:r>
      <w:r w:rsidR="00581802">
        <w:t xml:space="preserve"> of </w:t>
      </w:r>
      <w:r w:rsidR="00627614">
        <w:t xml:space="preserve">the </w:t>
      </w:r>
      <w:r w:rsidR="00627614" w:rsidRPr="00627614">
        <w:rPr>
          <w:i/>
          <w:iCs/>
        </w:rPr>
        <w:t>Streptococcus</w:t>
      </w:r>
      <w:r w:rsidR="00627614">
        <w:t xml:space="preserve"> ASVs</w:t>
      </w:r>
      <w:r w:rsidR="00352EF8">
        <w:t>, we extracted</w:t>
      </w:r>
      <w:r w:rsidR="00627614">
        <w:t xml:space="preserve"> </w:t>
      </w:r>
      <w:r w:rsidR="00352EF8">
        <w:t xml:space="preserve">shotgun metagenomes </w:t>
      </w:r>
      <w:r w:rsidR="00627614">
        <w:t xml:space="preserve">from </w:t>
      </w:r>
      <w:r w:rsidR="0062539E">
        <w:t>1</w:t>
      </w:r>
      <w:r w:rsidR="00C12ADD">
        <w:t>9</w:t>
      </w:r>
      <w:r w:rsidR="00627614">
        <w:t xml:space="preserve"> samples which have </w:t>
      </w:r>
      <w:r w:rsidR="00D32447">
        <w:t>at least 10%</w:t>
      </w:r>
      <w:r w:rsidR="0058412E">
        <w:t xml:space="preserve"> (measured by 16S amplicon sequencing)</w:t>
      </w:r>
      <w:r w:rsidR="00D32447">
        <w:t xml:space="preserve"> ASV_8 (the most abundant </w:t>
      </w:r>
      <w:r w:rsidR="00D32447" w:rsidRPr="00D32447">
        <w:rPr>
          <w:i/>
          <w:iCs/>
        </w:rPr>
        <w:t>Streptococcus</w:t>
      </w:r>
      <w:r w:rsidR="00D32447">
        <w:t xml:space="preserve"> ASV</w:t>
      </w:r>
      <w:r w:rsidR="00C06083">
        <w:t xml:space="preserve"> inferred as of oral origin</w:t>
      </w:r>
      <w:r w:rsidR="00D32447">
        <w:t xml:space="preserve">) from </w:t>
      </w:r>
      <w:r w:rsidR="00627614">
        <w:t>the same allo-HCT cohort</w:t>
      </w:r>
      <w:r w:rsidR="00352EF8">
        <w:t xml:space="preserve">. </w:t>
      </w:r>
      <w:r w:rsidR="00641065">
        <w:t>We were able to recover</w:t>
      </w:r>
      <w:r w:rsidR="0062539E">
        <w:t xml:space="preserve"> 22</w:t>
      </w:r>
      <w:r w:rsidR="00641065">
        <w:t xml:space="preserve"> high-quality metagenome-assembled genomes</w:t>
      </w:r>
      <w:r w:rsidR="00BA6F3B">
        <w:t xml:space="preserve"> of </w:t>
      </w:r>
      <w:r w:rsidR="00BA6F3B" w:rsidRPr="00BA6F3B">
        <w:rPr>
          <w:i/>
          <w:iCs/>
        </w:rPr>
        <w:t>Streptococcus</w:t>
      </w:r>
      <w:r w:rsidR="00BA6F3B">
        <w:rPr>
          <w:i/>
          <w:iCs/>
        </w:rPr>
        <w:t xml:space="preserve"> spp.</w:t>
      </w:r>
      <w:r w:rsidR="00A456AA">
        <w:t>, among which</w:t>
      </w:r>
      <w:r w:rsidR="00641065">
        <w:t xml:space="preserve"> </w:t>
      </w:r>
      <w:r w:rsidR="0080243A">
        <w:t>15</w:t>
      </w:r>
      <w:r w:rsidR="00641065">
        <w:t xml:space="preserve"> were annotated as </w:t>
      </w:r>
      <w:r w:rsidR="00703170" w:rsidRPr="00AC26F8">
        <w:rPr>
          <w:i/>
        </w:rPr>
        <w:t>S. thermophilus</w:t>
      </w:r>
      <w:r w:rsidR="000D3519">
        <w:t>—</w:t>
      </w:r>
      <w:r w:rsidR="0080243A">
        <w:t xml:space="preserve">a </w:t>
      </w:r>
      <w:r w:rsidR="0004480D">
        <w:t>probiotic species of</w:t>
      </w:r>
      <w:r w:rsidR="0080243A">
        <w:t xml:space="preserve"> lactic acid </w:t>
      </w:r>
      <w:r w:rsidR="00E70B1C">
        <w:t>bacteri</w:t>
      </w:r>
      <w:r w:rsidR="00081B9B">
        <w:t>a</w:t>
      </w:r>
      <w:r w:rsidR="00954A28">
        <w:t xml:space="preserve">. To </w:t>
      </w:r>
      <w:r w:rsidR="00122E13" w:rsidRPr="00122E13">
        <w:t xml:space="preserve">assess the viability of </w:t>
      </w:r>
      <w:r w:rsidR="00122E13">
        <w:t xml:space="preserve">the </w:t>
      </w:r>
      <w:r w:rsidR="00122E13" w:rsidRPr="00954A28">
        <w:rPr>
          <w:i/>
          <w:iCs/>
        </w:rPr>
        <w:t>Streptococcus</w:t>
      </w:r>
      <w:r w:rsidR="00122E13">
        <w:t xml:space="preserve"> </w:t>
      </w:r>
      <w:r w:rsidR="000D3519">
        <w:t>genome</w:t>
      </w:r>
      <w:r w:rsidR="00122E13">
        <w:t>s</w:t>
      </w:r>
      <w:r w:rsidR="00C12ADD">
        <w:t>, we compute</w:t>
      </w:r>
      <w:r w:rsidR="00C51CFC">
        <w:t>d</w:t>
      </w:r>
      <w:r w:rsidR="00C12ADD">
        <w:t xml:space="preserve"> the </w:t>
      </w:r>
      <w:r w:rsidR="00D552A5">
        <w:t xml:space="preserve">ratio of </w:t>
      </w:r>
      <w:r w:rsidR="00C12ADD">
        <w:t xml:space="preserve">metagenomic </w:t>
      </w:r>
      <w:r w:rsidR="00D552A5">
        <w:t xml:space="preserve">reads </w:t>
      </w:r>
      <w:r w:rsidR="00E977CF">
        <w:t>near the</w:t>
      </w:r>
      <w:r w:rsidR="00D552A5">
        <w:t xml:space="preserve"> </w:t>
      </w:r>
      <w:r w:rsidR="00E977CF">
        <w:t xml:space="preserve">replication origin to the replication terminus </w:t>
      </w:r>
      <w:r w:rsidR="00C12ADD">
        <w:t xml:space="preserve">(i.e., </w:t>
      </w:r>
      <w:r w:rsidR="00C12ADD" w:rsidRPr="00122E13">
        <w:t>peak-to-trough</w:t>
      </w:r>
      <w:r w:rsidR="007107F4">
        <w:t xml:space="preserve"> (PTR)</w:t>
      </w:r>
      <w:r w:rsidR="00C12ADD" w:rsidRPr="00122E13">
        <w:t xml:space="preserve"> ratio</w:t>
      </w:r>
      <w:r w:rsidR="00C12ADD">
        <w:t xml:space="preserve">) </w:t>
      </w:r>
      <w:r w:rsidR="00D552A5">
        <w:t>to</w:t>
      </w:r>
      <w:r w:rsidR="007107F4">
        <w:t xml:space="preserve"> estimate</w:t>
      </w:r>
      <w:r w:rsidR="00122E13">
        <w:t xml:space="preserve"> </w:t>
      </w:r>
      <w:r w:rsidR="00E70B1C">
        <w:t>the simultaneous replication events averaged across the population</w:t>
      </w:r>
      <w:r w:rsidR="00122E13" w:rsidRPr="00122E13">
        <w:t xml:space="preserve"> (</w:t>
      </w:r>
      <w:hyperlink r:id="rId15" w:anchor="bib3" w:history="1">
        <w:r w:rsidR="00122E13" w:rsidRPr="00122E13">
          <w:t>Gao and Li, 2018</w:t>
        </w:r>
      </w:hyperlink>
      <w:r w:rsidR="00122E13" w:rsidRPr="00122E13">
        <w:t>; </w:t>
      </w:r>
      <w:hyperlink r:id="rId16" w:anchor="bib4" w:history="1">
        <w:proofErr w:type="spellStart"/>
        <w:r w:rsidR="00122E13" w:rsidRPr="00122E13">
          <w:t>Korem</w:t>
        </w:r>
        <w:proofErr w:type="spellEnd"/>
        <w:r w:rsidR="00122E13" w:rsidRPr="00122E13">
          <w:t xml:space="preserve"> et al., 2015</w:t>
        </w:r>
      </w:hyperlink>
      <w:r w:rsidR="00122E13" w:rsidRPr="00122E13">
        <w:t>).</w:t>
      </w:r>
      <w:r w:rsidR="00122E13">
        <w:t xml:space="preserve"> We found that the</w:t>
      </w:r>
      <w:r w:rsidR="00C51CFC">
        <w:t xml:space="preserve"> averaged</w:t>
      </w:r>
      <w:r w:rsidR="00122E13">
        <w:t xml:space="preserve"> </w:t>
      </w:r>
      <w:r w:rsidR="007107F4">
        <w:t>PTR</w:t>
      </w:r>
      <w:r w:rsidR="00122E13">
        <w:t xml:space="preserve"> ratio is 1.5</w:t>
      </w:r>
      <w:r w:rsidR="00C51CFC">
        <w:t>0</w:t>
      </w:r>
      <w:r w:rsidR="00774262">
        <w:t xml:space="preserve"> </w:t>
      </w:r>
      <m:oMath>
        <m:r>
          <w:rPr>
            <w:rFonts w:ascii="Cambria Math" w:hAnsi="Cambria Math"/>
          </w:rPr>
          <m:t>±</m:t>
        </m:r>
      </m:oMath>
      <w:r w:rsidR="00C51CFC">
        <w:t xml:space="preserve"> 0.16</w:t>
      </w:r>
      <w:r w:rsidR="00774262">
        <w:t xml:space="preserve"> </w:t>
      </w:r>
      <w:r w:rsidR="00C12ADD">
        <w:t>(</w:t>
      </w:r>
      <w:r w:rsidR="00C12ADD" w:rsidRPr="00C12ADD">
        <w:rPr>
          <w:highlight w:val="yellow"/>
        </w:rPr>
        <w:t>Table S</w:t>
      </w:r>
      <w:r w:rsidR="007A44D0">
        <w:rPr>
          <w:highlight w:val="yellow"/>
        </w:rPr>
        <w:t>4</w:t>
      </w:r>
      <w:r w:rsidR="00C12ADD">
        <w:t>)</w:t>
      </w:r>
      <w:r w:rsidR="00122E13">
        <w:t>, suggesting</w:t>
      </w:r>
      <w:r w:rsidR="00C12ADD">
        <w:t xml:space="preserve"> a possible mixture of 50% 2-fork and 50% single-fork cells</w:t>
      </w:r>
      <w:r w:rsidR="00D552A5" w:rsidRPr="00D552A5">
        <w:t>.</w:t>
      </w:r>
      <w:r w:rsidR="00C51CFC">
        <w:t xml:space="preserve"> The PTR-based g</w:t>
      </w:r>
      <w:r w:rsidR="00C51CFC">
        <w:rPr>
          <w:rFonts w:hint="eastAsia"/>
        </w:rPr>
        <w:t>rowth</w:t>
      </w:r>
      <w:r w:rsidR="00C51CFC">
        <w:t xml:space="preserve"> estimates indicated </w:t>
      </w:r>
      <w:r w:rsidR="00D552A5" w:rsidRPr="00D552A5">
        <w:t xml:space="preserve">that </w:t>
      </w:r>
      <w:r w:rsidR="00D552A5">
        <w:t>the</w:t>
      </w:r>
      <w:r w:rsidR="00C51CFC">
        <w:t xml:space="preserve">se </w:t>
      </w:r>
      <w:r w:rsidR="00D552A5" w:rsidRPr="00C12ADD">
        <w:rPr>
          <w:i/>
          <w:iCs/>
        </w:rPr>
        <w:t xml:space="preserve">Streptococcus </w:t>
      </w:r>
      <w:r w:rsidR="00C51CFC" w:rsidRPr="00C51CFC">
        <w:t>genomes</w:t>
      </w:r>
      <w:r w:rsidR="00C51CFC">
        <w:t xml:space="preserve"> generally </w:t>
      </w:r>
      <w:r w:rsidR="00740733">
        <w:t>ha</w:t>
      </w:r>
      <w:r w:rsidR="00755708">
        <w:t>d</w:t>
      </w:r>
      <w:r w:rsidR="00740733">
        <w:t xml:space="preserve"> s</w:t>
      </w:r>
      <w:r w:rsidR="00C51CFC">
        <w:t>low</w:t>
      </w:r>
      <w:r w:rsidR="00740733">
        <w:t xml:space="preserve"> to intermediate</w:t>
      </w:r>
      <w:r w:rsidR="00C51CFC">
        <w:t xml:space="preserve"> </w:t>
      </w:r>
      <w:r w:rsidR="00740733">
        <w:t>growth at the time of sampling.</w:t>
      </w:r>
    </w:p>
    <w:p w14:paraId="1A347A4F" w14:textId="77777777" w:rsidR="00E70B1C" w:rsidRDefault="00E70B1C" w:rsidP="000A48DA"/>
    <w:p w14:paraId="6C75DB28" w14:textId="4F9FC166" w:rsidR="005F3DB8" w:rsidRPr="005F3DB8" w:rsidRDefault="005F3DB8" w:rsidP="000A48DA">
      <w:pPr>
        <w:rPr>
          <w:b/>
        </w:rPr>
      </w:pPr>
      <w:r>
        <w:rPr>
          <w:b/>
        </w:rPr>
        <w:t xml:space="preserve">Validation of </w:t>
      </w:r>
      <w:r w:rsidR="00AF2CA1">
        <w:rPr>
          <w:b/>
        </w:rPr>
        <w:t xml:space="preserve">the </w:t>
      </w:r>
      <w:r w:rsidRPr="00AF2CA1">
        <w:rPr>
          <w:b/>
          <w:i/>
          <w:iCs/>
        </w:rPr>
        <w:t>ma</w:t>
      </w:r>
      <w:r w:rsidR="00AF2CA1">
        <w:rPr>
          <w:b/>
          <w:i/>
          <w:iCs/>
        </w:rPr>
        <w:t>r</w:t>
      </w:r>
      <w:r w:rsidRPr="00AF2CA1">
        <w:rPr>
          <w:b/>
          <w:i/>
          <w:iCs/>
        </w:rPr>
        <w:t>ker</w:t>
      </w:r>
      <w:r>
        <w:rPr>
          <w:b/>
        </w:rPr>
        <w:t xml:space="preserve"> hypothesis in </w:t>
      </w:r>
      <w:r w:rsidR="0093332D">
        <w:rPr>
          <w:b/>
        </w:rPr>
        <w:t>the gut microbiome of allo-HCT recipients</w:t>
      </w:r>
    </w:p>
    <w:p w14:paraId="5BCDDD38" w14:textId="1526BFBF" w:rsidR="00BA10F3" w:rsidRDefault="002871E0" w:rsidP="0070343A">
      <w:r>
        <w:t xml:space="preserve">The allo-HCT recipients require antibiotics to prophylactically minimize the risk of developing infections before immune system reconstitution and/or to treat infections when they develop </w:t>
      </w:r>
      <w:r>
        <w:fldChar w:fldCharType="begin"/>
      </w:r>
      <w:r>
        <w:instrText xml:space="preserve"> ADDIN EN.CITE &lt;EndNote&gt;&lt;Cite&gt;&lt;Author&gt;Shono&lt;/Author&gt;&lt;Year&gt;2018&lt;/Year&gt;&lt;RecNum&gt;46&lt;/RecNum&gt;&lt;DisplayText&gt;(Shono and van den Brink, 2018)&lt;/DisplayText&gt;&lt;record&gt;&lt;rec-number&gt;46&lt;/rec-number&gt;&lt;foreign-keys&gt;&lt;key app="EN" db-id="eeaavdvxvv5azseddsrxz2d0vpf5v0xr9ea5" timestamp="1659878877"&gt;46&lt;/key&gt;&lt;/foreign-keys&gt;&lt;ref-type name="Journal Article"&gt;17&lt;/ref-type&gt;&lt;contributors&gt;&lt;authors&gt;&lt;author&gt;Shono, Yusuke&lt;/author&gt;&lt;author&gt;van den Brink, Marcel RM&lt;/author&gt;&lt;/authors&gt;&lt;/contributors&gt;&lt;titles&gt;&lt;title&gt;Gut microbiota injury in allogeneic haematopoietic stem cell transplantation&lt;/title&gt;&lt;secondary-title&gt;Nature Reviews Cancer&lt;/secondary-title&gt;&lt;/titles&gt;&lt;periodical&gt;&lt;full-title&gt;Nature Reviews Cancer&lt;/full-title&gt;&lt;/periodical&gt;&lt;pages&gt;283-295&lt;/pages&gt;&lt;volume&gt;18&lt;/volume&gt;&lt;number&gt;5&lt;/number&gt;&lt;dates&gt;&lt;year&gt;2018&lt;/year&gt;&lt;/dates&gt;&lt;isbn&gt;1474-1768&lt;/isbn&gt;&lt;urls&gt;&lt;/urls&gt;&lt;/record&gt;&lt;/Cite&gt;&lt;/EndNote&gt;</w:instrText>
      </w:r>
      <w:r>
        <w:fldChar w:fldCharType="separate"/>
      </w:r>
      <w:r>
        <w:rPr>
          <w:noProof/>
        </w:rPr>
        <w:t>(Shono and van den Brink, 2018)</w:t>
      </w:r>
      <w:r>
        <w:fldChar w:fldCharType="end"/>
      </w:r>
      <w:r>
        <w:t>.</w:t>
      </w:r>
      <w:r w:rsidR="006E60E6">
        <w:t xml:space="preserve"> For the cohort we used, the </w:t>
      </w:r>
      <w:r w:rsidR="00463D6C">
        <w:t xml:space="preserve">allo-HCT procedure </w:t>
      </w:r>
      <w:r w:rsidR="00E03EA8">
        <w:t xml:space="preserve">usually </w:t>
      </w:r>
      <w:r w:rsidR="00463D6C">
        <w:t>started a</w:t>
      </w:r>
      <w:r w:rsidR="00A96D90">
        <w:t xml:space="preserve">ntibiotic prophylaxis within a week </w:t>
      </w:r>
      <w:r w:rsidR="00057DB2">
        <w:t>prior to</w:t>
      </w:r>
      <w:r w:rsidR="00A96D90">
        <w:t xml:space="preserve"> transplantation. </w:t>
      </w:r>
      <w:r w:rsidR="00A159F6" w:rsidRPr="00AC26F8">
        <w:t xml:space="preserve">The timing of antibacterial </w:t>
      </w:r>
      <w:r w:rsidR="00A83439">
        <w:t xml:space="preserve">antibiotic </w:t>
      </w:r>
      <w:r w:rsidR="00DF6E18">
        <w:t>administration</w:t>
      </w:r>
      <w:r w:rsidR="00A159F6" w:rsidRPr="00AC26F8">
        <w:t xml:space="preserve"> (</w:t>
      </w:r>
      <w:r w:rsidR="00A159F6" w:rsidRPr="00666128">
        <w:rPr>
          <w:bCs/>
          <w:highlight w:val="yellow"/>
        </w:rPr>
        <w:t>Fig</w:t>
      </w:r>
      <w:r w:rsidR="00A159F6" w:rsidRPr="00FD6E36">
        <w:rPr>
          <w:bCs/>
          <w:highlight w:val="yellow"/>
        </w:rPr>
        <w:t xml:space="preserve">. </w:t>
      </w:r>
      <w:r w:rsidR="00DF6E18" w:rsidRPr="00FD6E36">
        <w:rPr>
          <w:bCs/>
          <w:highlight w:val="yellow"/>
        </w:rPr>
        <w:t>4</w:t>
      </w:r>
      <w:r w:rsidR="001C1D6F" w:rsidRPr="00FD6E36">
        <w:rPr>
          <w:bCs/>
          <w:highlight w:val="yellow"/>
        </w:rPr>
        <w:t>B</w:t>
      </w:r>
      <w:r w:rsidR="00A159F6" w:rsidRPr="00FD6E36">
        <w:rPr>
          <w:highlight w:val="yellow"/>
        </w:rPr>
        <w:t xml:space="preserve">, </w:t>
      </w:r>
      <w:r w:rsidR="00015731" w:rsidRPr="00FD6E36">
        <w:rPr>
          <w:highlight w:val="yellow"/>
        </w:rPr>
        <w:t>top</w:t>
      </w:r>
      <w:r w:rsidR="00A159F6" w:rsidRPr="00AC26F8">
        <w:t xml:space="preserve">) corresponded </w:t>
      </w:r>
      <w:r w:rsidR="00976738">
        <w:rPr>
          <w:rFonts w:hint="eastAsia"/>
        </w:rPr>
        <w:t>well</w:t>
      </w:r>
      <w:r w:rsidR="00976738">
        <w:t xml:space="preserve"> </w:t>
      </w:r>
      <w:r w:rsidR="00A159F6" w:rsidRPr="00AC26F8">
        <w:t xml:space="preserve">to the </w:t>
      </w:r>
      <w:r w:rsidR="005E52F8">
        <w:t>decline</w:t>
      </w:r>
      <w:r w:rsidR="00DF6E18">
        <w:t>d</w:t>
      </w:r>
      <w:r w:rsidR="00A159F6" w:rsidRPr="00AC26F8">
        <w:t xml:space="preserve"> gut</w:t>
      </w:r>
      <w:r w:rsidR="00DF6E18">
        <w:t xml:space="preserve"> bacterial relative </w:t>
      </w:r>
      <w:r w:rsidR="00A159F6" w:rsidRPr="00AC26F8">
        <w:t>(</w:t>
      </w:r>
      <w:r w:rsidR="00976738" w:rsidRPr="00976738">
        <w:rPr>
          <w:highlight w:val="yellow"/>
        </w:rPr>
        <w:t xml:space="preserve">Fig. </w:t>
      </w:r>
      <w:r w:rsidR="00976738" w:rsidRPr="00FD6E36">
        <w:rPr>
          <w:highlight w:val="yellow"/>
        </w:rPr>
        <w:t xml:space="preserve">4B, </w:t>
      </w:r>
      <w:r w:rsidR="00015731" w:rsidRPr="00FD6E36">
        <w:rPr>
          <w:highlight w:val="yellow"/>
        </w:rPr>
        <w:t>middle</w:t>
      </w:r>
      <w:r w:rsidR="00A159F6" w:rsidRPr="00AC26F8">
        <w:t xml:space="preserve">) and </w:t>
      </w:r>
      <w:r w:rsidR="007276F8">
        <w:t>absolute</w:t>
      </w:r>
      <w:r w:rsidR="00A159F6" w:rsidRPr="00AC26F8">
        <w:t xml:space="preserve"> </w:t>
      </w:r>
      <w:r w:rsidR="00015731">
        <w:t>(</w:t>
      </w:r>
      <w:r w:rsidR="00976738" w:rsidRPr="00976738">
        <w:rPr>
          <w:highlight w:val="yellow"/>
        </w:rPr>
        <w:t>Fig. 4B</w:t>
      </w:r>
      <w:r w:rsidR="00976738" w:rsidRPr="00FD6E36">
        <w:rPr>
          <w:highlight w:val="yellow"/>
        </w:rPr>
        <w:t xml:space="preserve">, </w:t>
      </w:r>
      <w:r w:rsidR="00015731" w:rsidRPr="00FD6E36">
        <w:rPr>
          <w:highlight w:val="yellow"/>
        </w:rPr>
        <w:t>bottom</w:t>
      </w:r>
      <w:r w:rsidR="00DF6E18">
        <w:t>)</w:t>
      </w:r>
      <w:r w:rsidR="00976738">
        <w:t xml:space="preserve"> abundances</w:t>
      </w:r>
      <w:r w:rsidR="00A159F6" w:rsidRPr="00AC26F8">
        <w:t xml:space="preserve">. </w:t>
      </w:r>
      <w:r w:rsidR="00877F41">
        <w:t>Since the mean</w:t>
      </w:r>
      <w:r w:rsidR="00AB4FC8">
        <w:t xml:space="preserve"> </w:t>
      </w:r>
      <w:r w:rsidR="00072E58">
        <w:t>oral bacterial loads</w:t>
      </w:r>
      <w:r w:rsidR="003460CD">
        <w:t xml:space="preserve"> fluctuated </w:t>
      </w:r>
      <w:r w:rsidR="00AB4FC8">
        <w:t xml:space="preserve">around a stable </w:t>
      </w:r>
      <w:r w:rsidR="006E5319">
        <w:t>average</w:t>
      </w:r>
      <w:r w:rsidR="00877F41">
        <w:t>, the increased</w:t>
      </w:r>
      <w:r w:rsidR="00A159F6" w:rsidRPr="00AC26F8">
        <w:t xml:space="preserve"> relative abundance</w:t>
      </w:r>
      <w:r w:rsidR="00877F41">
        <w:t xml:space="preserve"> of oral ASVs was</w:t>
      </w:r>
      <w:r w:rsidR="005D4BE4">
        <w:t xml:space="preserve"> mainly</w:t>
      </w:r>
      <w:r w:rsidR="00877F41">
        <w:t xml:space="preserve"> driven by the declined gut bacterial </w:t>
      </w:r>
      <w:r w:rsidR="00682C7F">
        <w:t>load</w:t>
      </w:r>
      <w:r w:rsidR="001B6FBB">
        <w:t>. Th</w:t>
      </w:r>
      <w:r w:rsidR="000F6B13">
        <w:t>is</w:t>
      </w:r>
      <w:r w:rsidR="00736AC5">
        <w:t xml:space="preserve"> </w:t>
      </w:r>
      <w:r w:rsidR="00B977A2">
        <w:t>suppor</w:t>
      </w:r>
      <w:r w:rsidR="001B6FBB">
        <w:t>ts</w:t>
      </w:r>
      <w:r w:rsidR="006A5C3E">
        <w:t xml:space="preserve"> the </w:t>
      </w:r>
      <w:r w:rsidR="006A5C3E" w:rsidRPr="001B6FBB">
        <w:rPr>
          <w:i/>
          <w:iCs/>
        </w:rPr>
        <w:t xml:space="preserve">marker </w:t>
      </w:r>
      <w:r w:rsidR="006A5C3E">
        <w:t>hypothe</w:t>
      </w:r>
      <w:r w:rsidR="00567E28">
        <w:t>sis</w:t>
      </w:r>
      <w:r w:rsidR="001B6FBB">
        <w:t xml:space="preserve"> and generates a negative correlation </w:t>
      </w:r>
      <w:r w:rsidR="00D63560">
        <w:t>(Pearson’s r = -0.27</w:t>
      </w:r>
      <w:r w:rsidR="00D63560" w:rsidRPr="00AC26F8">
        <w:t>,</w:t>
      </w:r>
      <w:r w:rsidR="00D63560">
        <w:t xml:space="preserve"> P = 2.2e-54</w:t>
      </w:r>
      <w:r w:rsidR="00D63560" w:rsidRPr="00AC26F8">
        <w:t xml:space="preserve">) </w:t>
      </w:r>
      <w:r w:rsidR="001B6FBB">
        <w:t xml:space="preserve">between </w:t>
      </w:r>
      <w:r w:rsidR="00A159F6" w:rsidRPr="00AC26F8">
        <w:t>the</w:t>
      </w:r>
      <w:r w:rsidR="006D4228">
        <w:t xml:space="preserve"> oral bacterial</w:t>
      </w:r>
      <w:r w:rsidR="00A159F6" w:rsidRPr="00AC26F8">
        <w:t xml:space="preserve"> proportion</w:t>
      </w:r>
      <w:r w:rsidR="003A1181">
        <w:t>s</w:t>
      </w:r>
      <w:r w:rsidR="00A159F6" w:rsidRPr="00AC26F8">
        <w:t xml:space="preserve"> </w:t>
      </w:r>
      <w:r w:rsidR="001B6FBB">
        <w:t xml:space="preserve">and </w:t>
      </w:r>
      <w:r w:rsidR="00A159F6" w:rsidRPr="00AC26F8">
        <w:t xml:space="preserve">the total bacterial </w:t>
      </w:r>
      <w:r w:rsidR="00B04956">
        <w:t>load</w:t>
      </w:r>
      <w:r w:rsidR="003A1181">
        <w:t>s</w:t>
      </w:r>
      <w:r w:rsidR="00A159F6" w:rsidRPr="00AC26F8">
        <w:t xml:space="preserve"> </w:t>
      </w:r>
      <w:r w:rsidR="001B6FBB">
        <w:t xml:space="preserve">in feces </w:t>
      </w:r>
      <w:r w:rsidR="00A159F6" w:rsidRPr="00AC26F8">
        <w:t>(</w:t>
      </w:r>
      <w:r w:rsidR="00A159F6" w:rsidRPr="003C6B9F">
        <w:rPr>
          <w:bCs/>
          <w:highlight w:val="yellow"/>
        </w:rPr>
        <w:t xml:space="preserve">Fig. </w:t>
      </w:r>
      <w:r w:rsidR="00E801B9" w:rsidRPr="003C6B9F">
        <w:rPr>
          <w:bCs/>
          <w:highlight w:val="yellow"/>
        </w:rPr>
        <w:t>4</w:t>
      </w:r>
      <w:r w:rsidR="003C6B9F" w:rsidRPr="003C6B9F">
        <w:rPr>
          <w:bCs/>
          <w:highlight w:val="yellow"/>
        </w:rPr>
        <w:t>C</w:t>
      </w:r>
      <w:r w:rsidR="00A159F6" w:rsidRPr="00AC26F8">
        <w:t>).</w:t>
      </w:r>
      <w:r w:rsidR="008438BD">
        <w:t xml:space="preserve"> T</w:t>
      </w:r>
      <w:r w:rsidR="00617E1B">
        <w:t xml:space="preserve">he inverse correlation of oral bacteria is </w:t>
      </w:r>
      <w:r w:rsidR="008438BD">
        <w:t xml:space="preserve">in </w:t>
      </w:r>
      <w:r w:rsidR="00617E1B">
        <w:t xml:space="preserve">direct </w:t>
      </w:r>
      <w:r w:rsidR="008438BD">
        <w:t xml:space="preserve">contrast to </w:t>
      </w:r>
      <w:r w:rsidR="008438BD" w:rsidRPr="00D124D1">
        <w:rPr>
          <w:i/>
          <w:iCs/>
        </w:rPr>
        <w:t>Enterococcus</w:t>
      </w:r>
      <w:r w:rsidR="0070343A">
        <w:t xml:space="preserve"> </w:t>
      </w:r>
      <w:r w:rsidR="0070343A">
        <w:fldChar w:fldCharType="begin"/>
      </w:r>
      <w:r w:rsidR="0070343A">
        <w:instrText xml:space="preserve"> ADDIN EN.CITE &lt;EndNote&gt;&lt;Cite&gt;&lt;Author&gt;Stein-Thoeringer&lt;/Author&gt;&lt;Year&gt;2019&lt;/Year&gt;&lt;RecNum&gt;52&lt;/RecNum&gt;&lt;DisplayText&gt;(Stein-Thoeringer et al., 2019)&lt;/DisplayText&gt;&lt;record&gt;&lt;rec-number&gt;52&lt;/rec-number&gt;&lt;foreign-keys&gt;&lt;key app="EN" db-id="eeaavdvxvv5azseddsrxz2d0vpf5v0xr9ea5" timestamp="1661301754"&gt;52&lt;/key&gt;&lt;/foreign-keys&gt;&lt;ref-type name="Journal Article"&gt;17&lt;/ref-type&gt;&lt;contributors&gt;&lt;authors&gt;&lt;author&gt;Stein-Thoeringer, CK&lt;/author&gt;&lt;author&gt;Nichols, KB&lt;/author&gt;&lt;author&gt;Lazrak, A&lt;/author&gt;&lt;author&gt;Docampo, MD&lt;/author&gt;&lt;author&gt;Slingerland, AE&lt;/author&gt;&lt;author&gt;Slingerland, JB&lt;/author&gt;&lt;author&gt;Clurman, AG&lt;/author&gt;&lt;author&gt;Armijo, G&lt;/author&gt;&lt;author&gt;Gomes, ALC&lt;/author&gt;&lt;author&gt;Shono, Y&lt;/author&gt;&lt;/authors&gt;&lt;/contributors&gt;&lt;titles&gt;&lt;title&gt;Lactose drives Enterococcus expansion to promote graft-versus-host disease&lt;/title&gt;&lt;secondary-title&gt;Science&lt;/secondary-title&gt;&lt;/titles&gt;&lt;periodical&gt;&lt;full-title&gt;Science&lt;/full-title&gt;&lt;/periodical&gt;&lt;pages&gt;1143-1149&lt;/pages&gt;&lt;volume&gt;366&lt;/volume&gt;&lt;number&gt;6469&lt;/number&gt;&lt;dates&gt;&lt;year&gt;2019&lt;/year&gt;&lt;/dates&gt;&lt;isbn&gt;0036-8075&lt;/isbn&gt;&lt;urls&gt;&lt;/urls&gt;&lt;/record&gt;&lt;/Cite&gt;&lt;/EndNote&gt;</w:instrText>
      </w:r>
      <w:r w:rsidR="0070343A">
        <w:fldChar w:fldCharType="separate"/>
      </w:r>
      <w:r w:rsidR="0070343A">
        <w:rPr>
          <w:noProof/>
        </w:rPr>
        <w:t>(Stein-Thoeringer et al., 2019)</w:t>
      </w:r>
      <w:r w:rsidR="0070343A">
        <w:fldChar w:fldCharType="end"/>
      </w:r>
      <w:r w:rsidR="0070343A">
        <w:t xml:space="preserve"> </w:t>
      </w:r>
      <w:r w:rsidR="008438BD">
        <w:t xml:space="preserve">and </w:t>
      </w:r>
      <w:r w:rsidR="008438BD" w:rsidRPr="00D124D1">
        <w:rPr>
          <w:i/>
          <w:iCs/>
        </w:rPr>
        <w:t>Candida spp.</w:t>
      </w:r>
      <w:r w:rsidR="008438BD">
        <w:t xml:space="preserve"> </w:t>
      </w:r>
      <w:r w:rsidR="008438BD">
        <w:fldChar w:fldCharType="begin">
          <w:fldData xml:space="preserve">PEVuZE5vdGU+PENpdGU+PEF1dGhvcj5Sb2xsaW5nPC9BdXRob3I+PFllYXI+MjAyMTwvWWVhcj48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</w:fldData>
        </w:fldChar>
      </w:r>
      <w:r w:rsidR="008438BD">
        <w:instrText xml:space="preserve"> ADDIN EN.CITE </w:instrText>
      </w:r>
      <w:r w:rsidR="008438BD">
        <w:fldChar w:fldCharType="begin">
          <w:fldData xml:space="preserve">PEVuZE5vdGU+PENpdGU+PEF1dGhvcj5Sb2xsaW5nPC9BdXRob3I+PFllYXI+MjAyMTwvWWVhcj48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</w:fldData>
        </w:fldChar>
      </w:r>
      <w:r w:rsidR="008438BD">
        <w:instrText xml:space="preserve"> ADDIN EN.CITE.DATA </w:instrText>
      </w:r>
      <w:r w:rsidR="008438BD">
        <w:fldChar w:fldCharType="end"/>
      </w:r>
      <w:r w:rsidR="008438BD">
        <w:fldChar w:fldCharType="separate"/>
      </w:r>
      <w:r w:rsidR="008438BD">
        <w:rPr>
          <w:noProof/>
        </w:rPr>
        <w:t>(Rolling et al., 2021; Zhai et al., 2020)</w:t>
      </w:r>
      <w:r w:rsidR="008438BD">
        <w:fldChar w:fldCharType="end"/>
      </w:r>
      <w:r w:rsidR="008438BD">
        <w:t xml:space="preserve"> whose relative abundance</w:t>
      </w:r>
      <w:r w:rsidR="00C10562">
        <w:t>s in the gut</w:t>
      </w:r>
      <w:r w:rsidR="008438BD">
        <w:t xml:space="preserve"> i</w:t>
      </w:r>
      <w:r w:rsidR="00617E1B">
        <w:t xml:space="preserve">nforms </w:t>
      </w:r>
      <w:r w:rsidR="008438BD">
        <w:t>their absolute quantities.</w:t>
      </w:r>
    </w:p>
    <w:p w14:paraId="7A1BFB74" w14:textId="3CC1E140" w:rsidR="0095166F" w:rsidRDefault="00EB0939" w:rsidP="00CF5E1E">
      <w:pPr>
        <w:ind w:firstLine="720"/>
      </w:pPr>
      <w:r>
        <w:rPr>
          <w:rFonts w:hint="eastAsia"/>
        </w:rPr>
        <w:t>Given</w:t>
      </w:r>
      <w:r>
        <w:t xml:space="preserve"> the complex antibiotic use pattern, w</w:t>
      </w:r>
      <w:r w:rsidR="000415F9">
        <w:t xml:space="preserve">e </w:t>
      </w:r>
      <w:r w:rsidR="002332A9">
        <w:t xml:space="preserve">conducted a </w:t>
      </w:r>
      <w:r w:rsidR="005C6B34">
        <w:t xml:space="preserve">time-varying </w:t>
      </w:r>
      <w:r w:rsidR="002332A9">
        <w:t>survival analysis</w:t>
      </w:r>
      <w:r w:rsidR="00AD6BFA">
        <w:t xml:space="preserve"> </w:t>
      </w:r>
      <w:r w:rsidR="002332A9">
        <w:t xml:space="preserve">to </w:t>
      </w:r>
      <w:r w:rsidR="008D43C2">
        <w:t>identify</w:t>
      </w:r>
      <w:r w:rsidR="002332A9">
        <w:t xml:space="preserve"> which antibiotic exposures</w:t>
      </w:r>
      <w:r w:rsidR="005C6B34">
        <w:t xml:space="preserve"> in the past</w:t>
      </w:r>
      <w:r w:rsidR="002332A9">
        <w:t xml:space="preserve"> </w:t>
      </w:r>
      <w:r w:rsidR="002948F3">
        <w:t>predict the</w:t>
      </w:r>
      <w:r w:rsidR="002332A9">
        <w:t xml:space="preserve"> </w:t>
      </w:r>
      <w:r w:rsidR="005C6B34">
        <w:t xml:space="preserve">future occurrence of </w:t>
      </w:r>
      <w:r w:rsidR="00436FB3">
        <w:t>oral</w:t>
      </w:r>
      <w:r w:rsidR="0066716A">
        <w:t xml:space="preserve"> ASV </w:t>
      </w:r>
      <w:r w:rsidR="00436FB3">
        <w:t>domination</w:t>
      </w:r>
      <w:r w:rsidR="002332A9">
        <w:t xml:space="preserve"> </w:t>
      </w:r>
      <w:r w:rsidR="007A1424">
        <w:t xml:space="preserve">in the gut </w:t>
      </w:r>
      <w:r w:rsidR="002332A9">
        <w:t>above null expectation.</w:t>
      </w:r>
      <w:r w:rsidR="005C6B34">
        <w:t xml:space="preserve"> </w:t>
      </w:r>
      <w:r w:rsidR="00D952C8">
        <w:t>P</w:t>
      </w:r>
      <w:r w:rsidR="005C6B34">
        <w:t>iperacillin/tazobactam (</w:t>
      </w:r>
      <w:r w:rsidR="00360B6A">
        <w:t xml:space="preserve">TZP, </w:t>
      </w:r>
      <w:r w:rsidR="005C6B34">
        <w:t>P=5.7e-7)</w:t>
      </w:r>
      <w:r w:rsidR="00A65B03">
        <w:t>—</w:t>
      </w:r>
      <w:r w:rsidR="00A65B03" w:rsidRPr="00AC26F8">
        <w:t>a combination of beta-lactam and beta-lactamase inhibitor</w:t>
      </w:r>
      <w:r w:rsidR="00A65B03">
        <w:t>—</w:t>
      </w:r>
      <w:r w:rsidR="005F43E7">
        <w:t>strongly</w:t>
      </w:r>
      <w:r w:rsidR="005C6B34">
        <w:t xml:space="preserve"> increase</w:t>
      </w:r>
      <w:r w:rsidR="00AA22B3">
        <w:t>d</w:t>
      </w:r>
      <w:r w:rsidR="005C6B34">
        <w:t xml:space="preserve"> the risk of </w:t>
      </w:r>
      <w:r w:rsidR="007A1424">
        <w:t>domination by oral-derived bacteria</w:t>
      </w:r>
      <w:r w:rsidR="008A4E08">
        <w:t xml:space="preserve"> (</w:t>
      </w:r>
      <w:r w:rsidR="008A4E08" w:rsidRPr="00F45046">
        <w:rPr>
          <w:highlight w:val="yellow"/>
        </w:rPr>
        <w:t>Fig. 4D</w:t>
      </w:r>
      <w:r w:rsidR="008A4E08">
        <w:t>)</w:t>
      </w:r>
      <w:r w:rsidR="005C6B34">
        <w:t>.</w:t>
      </w:r>
      <w:r w:rsidR="006B2184">
        <w:t xml:space="preserve"> </w:t>
      </w:r>
      <w:r w:rsidR="00563743">
        <w:t>In</w:t>
      </w:r>
      <w:r w:rsidR="009D1FA7">
        <w:t xml:space="preserve"> </w:t>
      </w:r>
      <w:r w:rsidR="00563743">
        <w:t>a</w:t>
      </w:r>
      <w:r w:rsidR="00B242C1">
        <w:t xml:space="preserve">n </w:t>
      </w:r>
      <w:r w:rsidR="00645537" w:rsidRPr="00AC26F8">
        <w:t xml:space="preserve">independent cohort of pediatric </w:t>
      </w:r>
      <w:r w:rsidR="00B242C1">
        <w:t xml:space="preserve">allo-HCT recipients </w:t>
      </w:r>
      <w:r w:rsidR="00645537">
        <w:fldChar w:fldCharType="begin"/>
      </w:r>
      <w:r w:rsidR="00645537">
        <w:instrText xml:space="preserve"> ADDIN EN.CITE &lt;EndNote&gt;&lt;Cite&gt;&lt;Author&gt;Bekker&lt;/Author&gt;&lt;Year&gt;2019&lt;/Year&gt;&lt;RecNum&gt;48&lt;/RecNum&gt;&lt;DisplayText&gt;(Bekker et al., 2019)&lt;/DisplayText&gt;&lt;record&gt;&lt;rec-number&gt;48&lt;/rec-number&gt;&lt;foreign-keys&gt;&lt;key app="EN" db-id="eeaavdvxvv5azseddsrxz2d0vpf5v0xr9ea5" timestamp="1659881029"&gt;48&lt;/key&gt;&lt;/foreign-keys&gt;&lt;ref-type name="Journal Article"&gt;17&lt;/ref-type&gt;&lt;contributors&gt;&lt;authors&gt;&lt;author&gt;Bekker, Vincent&lt;/author&gt;&lt;author&gt;Zwittink, Romy D&lt;/author&gt;&lt;author&gt;Knetsch, Cornelis W&lt;/author&gt;&lt;author&gt;Sanders, Ingrid MJG&lt;/author&gt;&lt;author&gt;Berghuis, Dagmar&lt;/author&gt;&lt;author&gt;Heidt, Peter J&lt;/author&gt;&lt;author&gt;Vossen, Jaak MJJ&lt;/author&gt;&lt;author&gt;de Vos, Willem M&lt;/author&gt;&lt;author&gt;Belzer, Clara&lt;/author&gt;&lt;author&gt;Bredius, Robbert GM&lt;/author&gt;&lt;/authors&gt;&lt;/contributors&gt;&lt;titles&gt;&lt;title&gt;Dynamics of the gut microbiota in children receiving selective or total gut decontamination treatment during hematopoietic stem cell transplantation&lt;/title&gt;&lt;secondary-title&gt;Biology of Blood and Marrow Transplantation&lt;/secondary-title&gt;&lt;/titles&gt;&lt;periodical&gt;&lt;full-title&gt;Biology of Blood and Marrow Transplantation&lt;/full-title&gt;&lt;/periodical&gt;&lt;pages&gt;1164-1171&lt;/pages&gt;&lt;volume&gt;25&lt;/volume&gt;&lt;number&gt;6&lt;/number&gt;&lt;dates&gt;&lt;year&gt;2019&lt;/year&gt;&lt;/dates&gt;&lt;isbn&gt;1083-8791&lt;/isbn&gt;&lt;urls&gt;&lt;/urls&gt;&lt;/record&gt;&lt;/Cite&gt;&lt;/EndNote&gt;</w:instrText>
      </w:r>
      <w:r w:rsidR="00645537">
        <w:fldChar w:fldCharType="separate"/>
      </w:r>
      <w:r w:rsidR="00645537">
        <w:rPr>
          <w:noProof/>
        </w:rPr>
        <w:t>(Bekker et al., 2019)</w:t>
      </w:r>
      <w:r w:rsidR="00645537">
        <w:fldChar w:fldCharType="end"/>
      </w:r>
      <w:r w:rsidR="00645537">
        <w:t>,</w:t>
      </w:r>
      <w:r w:rsidR="005F43E7">
        <w:t xml:space="preserve"> we confirmed the association by observing that</w:t>
      </w:r>
      <w:r w:rsidR="00645537">
        <w:t xml:space="preserve"> children who have received oral </w:t>
      </w:r>
      <w:r w:rsidR="00B242C1">
        <w:t>TZP</w:t>
      </w:r>
      <w:r w:rsidR="00645537">
        <w:t xml:space="preserve"> ha</w:t>
      </w:r>
      <w:r w:rsidR="00B242C1">
        <w:t>d</w:t>
      </w:r>
      <w:r w:rsidR="00645537">
        <w:t xml:space="preserve"> </w:t>
      </w:r>
      <w:r w:rsidR="008D43C2">
        <w:t xml:space="preserve">much </w:t>
      </w:r>
      <w:r w:rsidR="00645537">
        <w:t xml:space="preserve">higher relative abundance of oral bacteria in feces than those who have received </w:t>
      </w:r>
      <w:r w:rsidR="00B242C1">
        <w:t>oral</w:t>
      </w:r>
      <w:r w:rsidR="00645537">
        <w:t xml:space="preserve"> polymyxin/neomycin (</w:t>
      </w:r>
      <w:r w:rsidR="00645537" w:rsidRPr="008A4E08">
        <w:rPr>
          <w:highlight w:val="yellow"/>
        </w:rPr>
        <w:t>Fig. S7</w:t>
      </w:r>
      <w:r w:rsidR="00645537">
        <w:t>).</w:t>
      </w:r>
      <w:r w:rsidR="00B242C1">
        <w:t xml:space="preserve"> </w:t>
      </w:r>
      <w:r w:rsidR="0033141C">
        <w:t xml:space="preserve">According to the </w:t>
      </w:r>
      <w:r w:rsidR="0033141C" w:rsidRPr="0033141C">
        <w:rPr>
          <w:i/>
          <w:iCs/>
        </w:rPr>
        <w:t xml:space="preserve">marker </w:t>
      </w:r>
      <w:r w:rsidR="0033141C">
        <w:t xml:space="preserve">hypothesis, </w:t>
      </w:r>
      <w:r w:rsidR="00B242C1">
        <w:t xml:space="preserve">the </w:t>
      </w:r>
      <w:r w:rsidR="005F43E7">
        <w:t>positive association</w:t>
      </w:r>
      <w:r w:rsidR="0033141C">
        <w:t xml:space="preserve"> </w:t>
      </w:r>
      <w:r w:rsidR="00D3018C">
        <w:t xml:space="preserve">of TZP </w:t>
      </w:r>
      <w:r w:rsidR="00B242C1">
        <w:t xml:space="preserve">reflects the strong anaerobe-killing capacity of this drug </w:t>
      </w:r>
      <w:r w:rsidR="00B242C1">
        <w:fldChar w:fldCharType="begin"/>
      </w:r>
      <w:r w:rsidR="00B242C1">
        <w:instrText xml:space="preserve"> ADDIN EN.CITE &lt;EndNote&gt;&lt;Cite&gt;&lt;Author&gt;Morjaria&lt;/Author&gt;&lt;Year&gt;2019&lt;/Year&gt;&lt;RecNum&gt;47&lt;/RecNum&gt;&lt;DisplayText&gt;(Morjaria et al., 2019)&lt;/DisplayText&gt;&lt;record&gt;&lt;rec-number&gt;47&lt;/rec-number&gt;&lt;foreign-keys&gt;&lt;key app="EN" db-id="eeaavdvxvv5azseddsrxz2d0vpf5v0xr9ea5" timestamp="1659879205"&gt;47&lt;/key&gt;&lt;/foreign-keys&gt;&lt;ref-type name="Journal Article"&gt;17&lt;/ref-type&gt;&lt;contributors&gt;&lt;authors&gt;&lt;author&gt;Morjaria, Sejal&lt;/author&gt;&lt;author&gt;Schluter, Jonas&lt;/author&gt;&lt;author&gt;Taylor, Bradford P&lt;/author&gt;&lt;author&gt;Littmann, Eric R&lt;/author&gt;&lt;author&gt;Carter, Rebecca A&lt;/author&gt;&lt;author&gt;Fontana, Emily&lt;/author&gt;&lt;author&gt;Peled, Jonathan U&lt;/author&gt;&lt;author&gt;van den Brink, Marcel RM&lt;/author&gt;&lt;author&gt;Xavier, Joao B&lt;/author&gt;&lt;author&gt;Taur, Ying&lt;/author&gt;&lt;/authors&gt;&lt;/contributors&gt;&lt;titles&gt;&lt;title&gt;Antibiotic-induced shifts in fecal microbiota density and composition during hematopoietic stem cell transplantation&lt;/title&gt;&lt;secondary-title&gt;Infection and immunity&lt;/secondary-title&gt;&lt;/titles&gt;&lt;periodical&gt;&lt;full-title&gt;Infection and immunity&lt;/full-title&gt;&lt;/periodical&gt;&lt;pages&gt;e00206-19&lt;/pages&gt;&lt;volume&gt;87&lt;/volume&gt;&lt;number&gt;9&lt;/number&gt;&lt;dates&gt;&lt;year&gt;2019&lt;/year&gt;&lt;/dates&gt;&lt;isbn&gt;0019-9567&lt;/isbn&gt;&lt;urls&gt;&lt;/urls&gt;&lt;/record&gt;&lt;/Cite&gt;&lt;/EndNote&gt;</w:instrText>
      </w:r>
      <w:r w:rsidR="00B242C1">
        <w:fldChar w:fldCharType="separate"/>
      </w:r>
      <w:r w:rsidR="00B242C1">
        <w:rPr>
          <w:noProof/>
        </w:rPr>
        <w:t>(Morjaria et al., 2019)</w:t>
      </w:r>
      <w:r w:rsidR="00B242C1">
        <w:fldChar w:fldCharType="end"/>
      </w:r>
      <w:r w:rsidR="00B242C1">
        <w:t>.</w:t>
      </w:r>
      <w:r w:rsidR="00563743" w:rsidRPr="00563743">
        <w:t xml:space="preserve"> </w:t>
      </w:r>
      <w:r w:rsidR="00563743">
        <w:t>Other than TZP, orally (P=0.049)</w:t>
      </w:r>
      <w:r w:rsidR="00563743" w:rsidRPr="00563743">
        <w:t xml:space="preserve"> </w:t>
      </w:r>
      <w:r w:rsidR="00563743">
        <w:t>but not i</w:t>
      </w:r>
      <w:r w:rsidR="00563743" w:rsidRPr="00AC26F8">
        <w:t>ntravenous</w:t>
      </w:r>
      <w:r w:rsidR="00D3018C">
        <w:t xml:space="preserve">ly (P=0.58) administered </w:t>
      </w:r>
      <w:r w:rsidR="00563743" w:rsidRPr="00AC26F8">
        <w:t xml:space="preserve">vancomycin </w:t>
      </w:r>
      <w:r w:rsidR="00563743">
        <w:t xml:space="preserve">is associated with </w:t>
      </w:r>
      <w:r w:rsidR="00C671C0">
        <w:t>intestinal domination of oral bacteria</w:t>
      </w:r>
      <w:r w:rsidR="00563743">
        <w:t xml:space="preserve">, </w:t>
      </w:r>
      <w:r w:rsidR="00563743" w:rsidRPr="00AC26F8">
        <w:t xml:space="preserve">likely because </w:t>
      </w:r>
      <w:r w:rsidR="0085315D">
        <w:t xml:space="preserve">the latter </w:t>
      </w:r>
      <w:r w:rsidR="00563743" w:rsidRPr="00AC26F8">
        <w:t>fails to reach the</w:t>
      </w:r>
      <w:r w:rsidR="00D3018C">
        <w:t xml:space="preserve"> gut</w:t>
      </w:r>
      <w:r w:rsidR="00563743" w:rsidRPr="00AC26F8">
        <w:t>.</w:t>
      </w:r>
      <w:r w:rsidR="00772754">
        <w:t xml:space="preserve"> </w:t>
      </w:r>
      <w:r w:rsidR="005D4BE4">
        <w:t>Interestingly, q</w:t>
      </w:r>
      <w:r w:rsidR="00563743">
        <w:t xml:space="preserve">uinolones (P=6.1e-4) reduced the risk </w:t>
      </w:r>
      <w:r w:rsidR="00F01B2A">
        <w:t>and thus preserved the total bacterial loads.</w:t>
      </w:r>
    </w:p>
    <w:p w14:paraId="0AEF3BDA" w14:textId="4585D286" w:rsidR="00DB54CD" w:rsidRPr="001A45BA" w:rsidRDefault="00E157B5" w:rsidP="000A48DA">
      <w:r>
        <w:rPr>
          <w:noProof/>
          <w:lang w:eastAsia="en-US"/>
        </w:rPr>
        <w:lastRenderedPageBreak/>
        <w:drawing>
          <wp:inline distT="0" distB="0" distL="0" distR="0" wp14:anchorId="39EA4183" wp14:editId="0BD1CA6F">
            <wp:extent cx="5943600" cy="3096260"/>
            <wp:effectExtent l="0" t="0" r="0" b="254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17"/>
                    <a:stretch>
                      <a:fillRect/>
                    </a:stretch>
                  </pic:blipFill>
                  <pic:spPr>
                    <a:xfrm>
                      <a:off x="0" y="0"/>
                      <a:ext cx="5943600" cy="3096260"/>
                    </a:xfrm>
                    <a:prstGeom prst="rect">
                      <a:avLst/>
                    </a:prstGeom>
                  </pic:spPr>
                </pic:pic>
              </a:graphicData>
            </a:graphic>
          </wp:inline>
        </w:drawing>
      </w:r>
    </w:p>
    <w:p w14:paraId="4E2E6B91" w14:textId="0EED9D2F" w:rsidR="00DB54CD" w:rsidRDefault="00DB54CD" w:rsidP="000A48DA">
      <w:r w:rsidRPr="00AC26F8">
        <w:rPr>
          <w:b/>
        </w:rPr>
        <w:t xml:space="preserve">Figure </w:t>
      </w:r>
      <w:r w:rsidR="00745122">
        <w:rPr>
          <w:b/>
        </w:rPr>
        <w:t>4</w:t>
      </w:r>
      <w:r w:rsidRPr="00AC26F8">
        <w:rPr>
          <w:b/>
        </w:rPr>
        <w:t xml:space="preserve">. </w:t>
      </w:r>
      <w:r w:rsidR="006A26F2">
        <w:rPr>
          <w:b/>
        </w:rPr>
        <w:t>Relative enrichment of o</w:t>
      </w:r>
      <w:r w:rsidRPr="00AC26F8">
        <w:rPr>
          <w:b/>
        </w:rPr>
        <w:t xml:space="preserve">ral bacteria in </w:t>
      </w:r>
      <w:r w:rsidR="0058574F">
        <w:rPr>
          <w:b/>
        </w:rPr>
        <w:t xml:space="preserve">the </w:t>
      </w:r>
      <w:r w:rsidRPr="00AC26F8">
        <w:rPr>
          <w:b/>
        </w:rPr>
        <w:t>feces of allo-</w:t>
      </w:r>
      <w:r w:rsidR="0058574F">
        <w:rPr>
          <w:b/>
        </w:rPr>
        <w:t>HCT recipients</w:t>
      </w:r>
      <w:r w:rsidRPr="00AC26F8">
        <w:rPr>
          <w:b/>
        </w:rPr>
        <w:t>.</w:t>
      </w:r>
      <w:r w:rsidRPr="00AC26F8">
        <w:t xml:space="preserve"> (</w:t>
      </w:r>
      <w:r w:rsidRPr="00AC26F8">
        <w:rPr>
          <w:b/>
          <w:bCs/>
        </w:rPr>
        <w:t>A</w:t>
      </w:r>
      <w:r w:rsidRPr="00AC26F8">
        <w:t>)</w:t>
      </w:r>
      <w:r w:rsidRPr="00AC26F8">
        <w:rPr>
          <w:b/>
        </w:rPr>
        <w:t xml:space="preserve"> </w:t>
      </w:r>
      <w:r w:rsidR="002729CA">
        <w:t xml:space="preserve">Overview of the gut microbiome states of all 10,433 </w:t>
      </w:r>
      <w:r w:rsidR="00891185">
        <w:t xml:space="preserve">fecal </w:t>
      </w:r>
      <w:r w:rsidR="002729CA">
        <w:t xml:space="preserve">samples. The taxonomic composition (top), </w:t>
      </w:r>
      <w:r w:rsidR="00421645">
        <w:t>total fractions of oral bacteria</w:t>
      </w:r>
      <w:r w:rsidR="002729CA">
        <w:t xml:space="preserve"> (middle), and</w:t>
      </w:r>
      <w:r w:rsidR="00891185">
        <w:t xml:space="preserve"> </w:t>
      </w:r>
      <w:r w:rsidR="002729CA">
        <w:t xml:space="preserve">total bacterial loads (bottom) were aligned </w:t>
      </w:r>
      <w:r w:rsidR="00972228">
        <w:t>for each sample</w:t>
      </w:r>
      <w:r w:rsidRPr="00AC26F8">
        <w:t xml:space="preserve">. </w:t>
      </w:r>
      <w:r w:rsidRPr="00AC26F8">
        <w:rPr>
          <w:bCs/>
        </w:rPr>
        <w:t>(</w:t>
      </w:r>
      <w:r w:rsidR="006A26F2" w:rsidRPr="00421645">
        <w:rPr>
          <w:b/>
        </w:rPr>
        <w:t>B</w:t>
      </w:r>
      <w:r w:rsidRPr="00AC26F8">
        <w:rPr>
          <w:bCs/>
        </w:rPr>
        <w:t xml:space="preserve">) </w:t>
      </w:r>
      <w:r w:rsidR="00D96B0D">
        <w:rPr>
          <w:bCs/>
        </w:rPr>
        <w:t>Antibiotic administration (top) and p</w:t>
      </w:r>
      <w:r w:rsidR="00D95EFC">
        <w:rPr>
          <w:bCs/>
        </w:rPr>
        <w:t>opulation d</w:t>
      </w:r>
      <w:r w:rsidRPr="00AC26F8">
        <w:rPr>
          <w:bCs/>
        </w:rPr>
        <w:t>ynamics</w:t>
      </w:r>
      <w:r w:rsidRPr="00AC26F8">
        <w:t xml:space="preserve"> of </w:t>
      </w:r>
      <w:r w:rsidR="00D96B0D">
        <w:t xml:space="preserve">the </w:t>
      </w:r>
      <w:r w:rsidRPr="00AC26F8">
        <w:t>relative</w:t>
      </w:r>
      <w:r w:rsidR="00D96B0D">
        <w:t xml:space="preserve"> (middle)</w:t>
      </w:r>
      <w:r w:rsidRPr="00AC26F8">
        <w:t xml:space="preserve"> </w:t>
      </w:r>
      <w:r w:rsidR="00421645">
        <w:t>and</w:t>
      </w:r>
      <w:r w:rsidRPr="00AC26F8">
        <w:t xml:space="preserve"> absolute</w:t>
      </w:r>
      <w:r w:rsidR="00D96B0D">
        <w:t xml:space="preserve"> (bottom)</w:t>
      </w:r>
      <w:r w:rsidRPr="00AC26F8">
        <w:t xml:space="preserve"> abundances</w:t>
      </w:r>
      <w:r w:rsidR="00ED4DD6">
        <w:t xml:space="preserve"> (16S copies per gram feces)</w:t>
      </w:r>
      <w:r w:rsidR="00B202C2">
        <w:t xml:space="preserve"> </w:t>
      </w:r>
      <w:r w:rsidRPr="00AC26F8">
        <w:t xml:space="preserve">of </w:t>
      </w:r>
      <w:r w:rsidR="00D95EFC">
        <w:t>oral and gut</w:t>
      </w:r>
      <w:r w:rsidR="00B24ECD">
        <w:t xml:space="preserve"> </w:t>
      </w:r>
      <w:r w:rsidR="00D95EFC">
        <w:t>bacteria</w:t>
      </w:r>
      <w:r w:rsidR="00F410FC">
        <w:t xml:space="preserve"> in the feces</w:t>
      </w:r>
      <w:r w:rsidRPr="00AC26F8">
        <w:t xml:space="preserve">. </w:t>
      </w:r>
      <w:r w:rsidR="00B202C2">
        <w:t xml:space="preserve">Line and dots: mean; shading: 95% confidence interval (CI). </w:t>
      </w:r>
      <w:r w:rsidRPr="00AC26F8">
        <w:t>(</w:t>
      </w:r>
      <w:r w:rsidR="00421645">
        <w:rPr>
          <w:b/>
          <w:bCs/>
        </w:rPr>
        <w:t>C</w:t>
      </w:r>
      <w:r w:rsidRPr="00AC26F8">
        <w:t xml:space="preserve">) Negative </w:t>
      </w:r>
      <w:r w:rsidR="00421645">
        <w:t>association</w:t>
      </w:r>
      <w:r w:rsidRPr="00AC26F8">
        <w:t xml:space="preserve"> between</w:t>
      </w:r>
      <w:r w:rsidR="00421645">
        <w:t xml:space="preserve"> </w:t>
      </w:r>
      <w:r w:rsidR="00D95EFC">
        <w:t>proportions of oral bacteria in feces</w:t>
      </w:r>
      <w:r w:rsidR="00483DFF">
        <w:t xml:space="preserve"> a</w:t>
      </w:r>
      <w:r w:rsidR="00421645">
        <w:t>nd total bacterial load</w:t>
      </w:r>
      <w:r w:rsidR="00483DFF">
        <w:t xml:space="preserve">s across </w:t>
      </w:r>
      <w:r w:rsidR="00286536">
        <w:t>3,</w:t>
      </w:r>
      <w:r w:rsidR="009A2EF9">
        <w:t>055</w:t>
      </w:r>
      <w:r w:rsidR="00286536">
        <w:t xml:space="preserve"> </w:t>
      </w:r>
      <w:r w:rsidR="00483DFF">
        <w:t xml:space="preserve">samples </w:t>
      </w:r>
      <w:r w:rsidR="000A30E5">
        <w:t xml:space="preserve">(dots) </w:t>
      </w:r>
      <w:r w:rsidR="00461394">
        <w:t xml:space="preserve">with loads </w:t>
      </w:r>
      <w:r w:rsidR="00F7388F">
        <w:t>no less than</w:t>
      </w:r>
      <w:r w:rsidR="00AB698C">
        <w:t xml:space="preserve"> 1,</w:t>
      </w:r>
      <w:r w:rsidR="00461394">
        <w:t>000 16S copies per gram</w:t>
      </w:r>
      <w:r w:rsidR="009D33C5">
        <w:t xml:space="preserve"> feces</w:t>
      </w:r>
      <w:r w:rsidRPr="00AC26F8">
        <w:t xml:space="preserve">. </w:t>
      </w:r>
      <w:r w:rsidR="00251069">
        <w:t>Bar height:</w:t>
      </w:r>
      <w:r w:rsidR="00284AD6">
        <w:t xml:space="preserve"> </w:t>
      </w:r>
      <w:r w:rsidR="00251069">
        <w:t>mean; r</w:t>
      </w:r>
      <w:r w:rsidRPr="00AC26F8">
        <w:t xml:space="preserve">ed </w:t>
      </w:r>
      <w:r w:rsidR="005065E9">
        <w:t>line: best linear fit; shading and bars: 95% CI</w:t>
      </w:r>
      <w:r w:rsidRPr="00AC26F8">
        <w:t>. (</w:t>
      </w:r>
      <w:r w:rsidR="005065E9">
        <w:rPr>
          <w:b/>
          <w:bCs/>
        </w:rPr>
        <w:t>D</w:t>
      </w:r>
      <w:r w:rsidRPr="00AC26F8">
        <w:t xml:space="preserve">) </w:t>
      </w:r>
      <w:r w:rsidR="0081585E">
        <w:t>Association between antibiotic exposure and intestinal domination of ora</w:t>
      </w:r>
      <w:r w:rsidR="00286536">
        <w:t xml:space="preserve">l </w:t>
      </w:r>
      <w:r w:rsidR="0081585E">
        <w:t>ASVs. Vertical line: h</w:t>
      </w:r>
      <w:r w:rsidRPr="00AC26F8">
        <w:t>azard ratio</w:t>
      </w:r>
      <w:r w:rsidR="0081585E">
        <w:t>; bar width:</w:t>
      </w:r>
      <w:r w:rsidRPr="00AC26F8">
        <w:t xml:space="preserve"> 95% </w:t>
      </w:r>
      <w:r w:rsidR="005065E9">
        <w:t>CI</w:t>
      </w:r>
      <w:r w:rsidRPr="00AC26F8">
        <w:t>.</w:t>
      </w:r>
      <w:r w:rsidR="00516139">
        <w:t xml:space="preserve"> ****: P&lt;0.0001; ***: P&lt;0.001</w:t>
      </w:r>
      <w:r w:rsidR="002C53D4">
        <w:t xml:space="preserve">, *: P&lt;0.05. </w:t>
      </w:r>
      <w:r w:rsidR="00385669">
        <w:t xml:space="preserve">Chi-square </w:t>
      </w:r>
      <w:r w:rsidR="00877D80">
        <w:t>test</w:t>
      </w:r>
      <w:r w:rsidR="00B24ECD">
        <w:t>.</w:t>
      </w:r>
    </w:p>
    <w:p w14:paraId="55C0892C" w14:textId="77777777" w:rsidR="00A02F27" w:rsidRPr="00AC26F8" w:rsidRDefault="00A02F27" w:rsidP="000A48DA">
      <w:pPr>
        <w:rPr>
          <w:b/>
        </w:rPr>
      </w:pPr>
    </w:p>
    <w:p w14:paraId="05BD03BD" w14:textId="47FC3689" w:rsidR="0015189C" w:rsidRPr="00AC26F8" w:rsidRDefault="00A32819" w:rsidP="000A48DA">
      <w:pPr>
        <w:rPr>
          <w:b/>
        </w:rPr>
      </w:pPr>
      <w:r>
        <w:rPr>
          <w:b/>
        </w:rPr>
        <w:t xml:space="preserve">Ecological mechanisms </w:t>
      </w:r>
      <w:r w:rsidR="00FC0EBC">
        <w:rPr>
          <w:b/>
        </w:rPr>
        <w:t xml:space="preserve">underlying </w:t>
      </w:r>
      <w:r>
        <w:rPr>
          <w:b/>
        </w:rPr>
        <w:t xml:space="preserve">the </w:t>
      </w:r>
      <w:r w:rsidRPr="001D1E80">
        <w:rPr>
          <w:b/>
          <w:i/>
          <w:iCs/>
        </w:rPr>
        <w:t>marker</w:t>
      </w:r>
      <w:r>
        <w:rPr>
          <w:b/>
        </w:rPr>
        <w:t xml:space="preserve"> hypothesis</w:t>
      </w:r>
    </w:p>
    <w:p w14:paraId="5767187A" w14:textId="7A2A0181" w:rsidR="000A48DA" w:rsidRDefault="00A142A1" w:rsidP="000A48DA">
      <w:pPr>
        <w:widowControl w:val="0"/>
        <w:autoSpaceDE w:val="0"/>
        <w:autoSpaceDN w:val="0"/>
        <w:adjustRightInd w:val="0"/>
      </w:pPr>
      <w:r>
        <w:t xml:space="preserve">To </w:t>
      </w:r>
      <w:r w:rsidR="00C57DD7">
        <w:t>elucidate the mechanisms</w:t>
      </w:r>
      <w:r w:rsidR="00FB6C87">
        <w:t xml:space="preserve"> of the </w:t>
      </w:r>
      <w:r w:rsidR="00FB6C87" w:rsidRPr="008B1E0F">
        <w:rPr>
          <w:i/>
          <w:iCs/>
        </w:rPr>
        <w:t>marker</w:t>
      </w:r>
      <w:r w:rsidR="00FB6C87">
        <w:t xml:space="preserve"> hypothesis</w:t>
      </w:r>
      <w:r w:rsidR="0087464B">
        <w:t>,</w:t>
      </w:r>
      <w:r>
        <w:t xml:space="preserve"> </w:t>
      </w:r>
      <w:r w:rsidR="000A48DA">
        <w:t xml:space="preserve">we developed a mathematical model </w:t>
      </w:r>
      <w:r w:rsidR="0051023D">
        <w:t xml:space="preserve">by considering </w:t>
      </w:r>
      <w:r w:rsidR="002C7FF1">
        <w:t xml:space="preserve">two competing forces </w:t>
      </w:r>
      <w:r w:rsidR="0051023D">
        <w:t xml:space="preserve">that </w:t>
      </w:r>
      <w:r w:rsidR="000B1F55">
        <w:t>regulate t</w:t>
      </w:r>
      <w:r w:rsidR="002C7FF1">
        <w:t>he oral bacteria</w:t>
      </w:r>
      <w:r w:rsidR="00E371FD">
        <w:t>l load</w:t>
      </w:r>
      <w:r w:rsidR="002C7FF1">
        <w:t xml:space="preserve"> in the intestine (</w:t>
      </w:r>
      <w:r w:rsidR="002C7FF1" w:rsidRPr="002C7FF1">
        <w:rPr>
          <w:highlight w:val="yellow"/>
        </w:rPr>
        <w:t>Fig. 5A</w:t>
      </w:r>
      <w:r w:rsidR="002C7FF1">
        <w:t>): antibiotics inhibit their growth but relieve them from the competitive inhibitions from the gut commensals</w:t>
      </w:r>
      <w:r w:rsidR="0044313E">
        <w:t xml:space="preserve"> (i.e., ecological release</w:t>
      </w:r>
      <w:r w:rsidR="000E33B5">
        <w:t xml:space="preserve"> effect</w:t>
      </w:r>
      <w:r w:rsidR="0044313E">
        <w:t>)</w:t>
      </w:r>
      <w:r w:rsidR="002C7FF1">
        <w:t xml:space="preserve">. </w:t>
      </w:r>
      <w:r w:rsidR="002C7FF1">
        <w:rPr>
          <w:rFonts w:hint="eastAsia"/>
        </w:rPr>
        <w:t>The</w:t>
      </w:r>
      <w:r w:rsidR="002C7FF1">
        <w:t xml:space="preserve"> kinetic equations</w:t>
      </w:r>
      <w:r w:rsidR="008B1E0F">
        <w:t xml:space="preserve"> of the model</w:t>
      </w:r>
      <w:r w:rsidR="002C7FF1">
        <w:t xml:space="preserve"> are shown below</w:t>
      </w:r>
      <w:r w:rsidR="00B42BAE">
        <w:t xml:space="preserve"> </w:t>
      </w:r>
      <w:r w:rsidR="000A48DA">
        <w:fldChar w:fldCharType="begin"/>
      </w:r>
      <w:r w:rsidR="000A48DA">
        <w:instrText>ADDIN F1000_CSL_BIBLIOGRAPHY</w:instrText>
      </w:r>
      <w:r w:rsidR="000A48DA">
        <w:fldChar w:fldCharType="separate"/>
      </w:r>
    </w:p>
    <w:p w14:paraId="2922E46D" w14:textId="77777777" w:rsidR="000A48DA" w:rsidRDefault="000A48DA" w:rsidP="000A48DA">
      <w:pPr>
        <w:widowControl w:val="0"/>
        <w:autoSpaceDE w:val="0"/>
        <w:autoSpaceDN w:val="0"/>
        <w:adjustRightInd w:val="0"/>
        <w:ind w:left="1440" w:firstLine="720"/>
      </w:pPr>
      <w:r>
        <w:fldChar w:fldCharType="end"/>
      </w:r>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num>
          <m:den>
            <m:r>
              <w:rPr>
                <w:rFonts w:ascii="Cambria Math" w:hAnsi="Cambria Math"/>
              </w:rPr>
              <m:t>dt</m:t>
            </m:r>
          </m:den>
        </m:f>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o</m:t>
            </m:r>
          </m:sub>
        </m:sSub>
        <m:sSub>
          <m:sSubPr>
            <m:ctrlPr>
              <w:rPr>
                <w:rFonts w:ascii="Cambria Math" w:hAnsi="Cambria Math"/>
                <w:i/>
              </w:rPr>
            </m:ctrlPr>
          </m:sSubPr>
          <m:e>
            <m:r>
              <w:rPr>
                <w:rFonts w:ascii="Cambria Math" w:hAnsi="Cambria Math"/>
              </w:rPr>
              <m:t>ε</m:t>
            </m:r>
          </m:e>
          <m:sub>
            <m:r>
              <w:rPr>
                <w:rFonts w:ascii="Cambria Math" w:hAnsi="Cambria Math"/>
              </w:rPr>
              <m:t>o</m:t>
            </m:r>
          </m:sub>
        </m:sSub>
        <m:d>
          <m:dPr>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num>
              <m:den>
                <m:sSub>
                  <m:sSubPr>
                    <m:ctrlPr>
                      <w:rPr>
                        <w:rFonts w:ascii="Cambria Math" w:hAnsi="Cambria Math"/>
                      </w:rPr>
                    </m:ctrlPr>
                  </m:sSubPr>
                  <m:e>
                    <m:r>
                      <w:rPr>
                        <w:rFonts w:ascii="Cambria Math" w:hAnsi="Cambria Math"/>
                      </w:rPr>
                      <m:t>K</m:t>
                    </m:r>
                  </m:e>
                  <m:sub>
                    <m:r>
                      <w:rPr>
                        <w:rFonts w:ascii="Cambria Math" w:hAnsi="Cambria Math"/>
                      </w:rPr>
                      <m:t>o</m:t>
                    </m:r>
                  </m:sub>
                </m:sSub>
              </m:den>
            </m:f>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num>
              <m:den>
                <m:sSub>
                  <m:sSubPr>
                    <m:ctrlPr>
                      <w:rPr>
                        <w:rFonts w:ascii="Cambria Math" w:hAnsi="Cambria Math"/>
                      </w:rPr>
                    </m:ctrlPr>
                  </m:sSubPr>
                  <m:e>
                    <m:r>
                      <w:rPr>
                        <w:rFonts w:ascii="Cambria Math" w:hAnsi="Cambria Math"/>
                      </w:rPr>
                      <m:t>K</m:t>
                    </m:r>
                  </m:e>
                  <m:sub>
                    <m:r>
                      <w:rPr>
                        <w:rFonts w:ascii="Cambria Math" w:hAnsi="Cambria Math"/>
                      </w:rPr>
                      <m:t>g</m:t>
                    </m:r>
                  </m:sub>
                </m:sSub>
              </m:den>
            </m:f>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oMath>
      <w:r>
        <w:tab/>
      </w:r>
      <w:r>
        <w:tab/>
      </w:r>
      <w:r>
        <w:tab/>
        <w:t>Eq. (1)</w:t>
      </w:r>
    </w:p>
    <w:p w14:paraId="3AA1F6D9" w14:textId="77777777" w:rsidR="000A48DA" w:rsidRDefault="000A48DA" w:rsidP="000A48DA">
      <w:r>
        <w:tab/>
      </w:r>
      <w:r>
        <w:tab/>
      </w:r>
      <w:r>
        <w:tab/>
      </w:r>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num>
          <m:den>
            <m:r>
              <w:rPr>
                <w:rFonts w:ascii="Cambria Math" w:hAnsi="Cambria Math"/>
              </w:rPr>
              <m:t>dt</m:t>
            </m:r>
          </m:den>
        </m:f>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g</m:t>
            </m:r>
          </m:sub>
        </m:sSub>
        <m:sSub>
          <m:sSubPr>
            <m:ctrlPr>
              <w:rPr>
                <w:rFonts w:ascii="Cambria Math" w:hAnsi="Cambria Math"/>
                <w:i/>
              </w:rPr>
            </m:ctrlPr>
          </m:sSubPr>
          <m:e>
            <m:r>
              <w:rPr>
                <w:rFonts w:ascii="Cambria Math" w:hAnsi="Cambria Math"/>
              </w:rPr>
              <m:t>ε</m:t>
            </m:r>
          </m:e>
          <m:sub>
            <m:r>
              <w:rPr>
                <w:rFonts w:ascii="Cambria Math" w:hAnsi="Cambria Math"/>
              </w:rPr>
              <m:t>g</m:t>
            </m:r>
          </m:sub>
        </m:sSub>
        <m:d>
          <m:dPr>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num>
              <m:den>
                <m:sSub>
                  <m:sSubPr>
                    <m:ctrlPr>
                      <w:rPr>
                        <w:rFonts w:ascii="Cambria Math" w:hAnsi="Cambria Math"/>
                      </w:rPr>
                    </m:ctrlPr>
                  </m:sSubPr>
                  <m:e>
                    <m:r>
                      <w:rPr>
                        <w:rFonts w:ascii="Cambria Math" w:hAnsi="Cambria Math"/>
                      </w:rPr>
                      <m:t>K</m:t>
                    </m:r>
                  </m:e>
                  <m:sub>
                    <m:r>
                      <w:rPr>
                        <w:rFonts w:ascii="Cambria Math" w:hAnsi="Cambria Math"/>
                      </w:rPr>
                      <m:t>o</m:t>
                    </m:r>
                  </m:sub>
                </m:sSub>
              </m:den>
            </m:f>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num>
              <m:den>
                <m:sSub>
                  <m:sSubPr>
                    <m:ctrlPr>
                      <w:rPr>
                        <w:rFonts w:ascii="Cambria Math" w:hAnsi="Cambria Math"/>
                      </w:rPr>
                    </m:ctrlPr>
                  </m:sSubPr>
                  <m:e>
                    <m:r>
                      <w:rPr>
                        <w:rFonts w:ascii="Cambria Math" w:hAnsi="Cambria Math"/>
                      </w:rPr>
                      <m:t>K</m:t>
                    </m:r>
                  </m:e>
                  <m:sub>
                    <m:r>
                      <w:rPr>
                        <w:rFonts w:ascii="Cambria Math" w:hAnsi="Cambria Math"/>
                      </w:rPr>
                      <m:t>g</m:t>
                    </m:r>
                  </m:sub>
                </m:sSub>
              </m:den>
            </m:f>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oMath>
      <w:r>
        <w:tab/>
      </w:r>
      <w:r>
        <w:tab/>
      </w:r>
      <w:r>
        <w:tab/>
      </w:r>
      <w:r>
        <w:tab/>
        <w:t>Eq. (2)</w:t>
      </w:r>
    </w:p>
    <w:p w14:paraId="5EDB645D" w14:textId="34115711" w:rsidR="00BF0BC5" w:rsidRDefault="000A48DA" w:rsidP="00241EF2">
      <w:r>
        <w:t xml:space="preserve">Here </w:t>
      </w:r>
      <m:oMath>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oMath>
      <w:r>
        <w:t xml:space="preserve"> and </w:t>
      </w:r>
      <m:oMath>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oMath>
      <w:r>
        <w:t xml:space="preserve"> are the oral and gut bacterial </w:t>
      </w:r>
      <w:r w:rsidR="007A695E">
        <w:t>loads</w:t>
      </w:r>
      <w:r>
        <w:t xml:space="preserve"> respectively, </w:t>
      </w:r>
      <m:oMath>
        <m:sSub>
          <m:sSubPr>
            <m:ctrlPr>
              <w:rPr>
                <w:rFonts w:ascii="Cambria Math" w:hAnsi="Cambria Math"/>
              </w:rPr>
            </m:ctrlPr>
          </m:sSubPr>
          <m:e>
            <m:r>
              <w:rPr>
                <w:rFonts w:ascii="Cambria Math" w:hAnsi="Cambria Math"/>
              </w:rPr>
              <m:t>α</m:t>
            </m:r>
          </m:e>
          <m:sub>
            <m:r>
              <w:rPr>
                <w:rFonts w:ascii="Cambria Math" w:hAnsi="Cambria Math"/>
              </w:rPr>
              <m:t>o</m:t>
            </m:r>
          </m:sub>
        </m:sSub>
      </m:oMath>
      <w:r>
        <w:t xml:space="preserve"> is the</w:t>
      </w:r>
      <w:r w:rsidR="00BD6A9C">
        <w:t xml:space="preserve"> rate of</w:t>
      </w:r>
      <w:r>
        <w:t xml:space="preserve"> oral-gut</w:t>
      </w:r>
      <w:r w:rsidR="007A695E">
        <w:t xml:space="preserve"> </w:t>
      </w:r>
      <w:r>
        <w:t xml:space="preserve">transmission, </w:t>
      </w:r>
      <m:oMath>
        <m:r>
          <w:rPr>
            <w:rFonts w:ascii="Cambria Math" w:hAnsi="Cambria Math"/>
          </w:rPr>
          <m:t>δ</m:t>
        </m:r>
      </m:oMath>
      <w:r>
        <w:t xml:space="preserve"> is the rate constant of bacterial loss, </w:t>
      </w:r>
      <m:oMath>
        <m:sSub>
          <m:sSubPr>
            <m:ctrlPr>
              <w:rPr>
                <w:rFonts w:ascii="Cambria Math" w:hAnsi="Cambria Math"/>
              </w:rPr>
            </m:ctrlPr>
          </m:sSubPr>
          <m:e>
            <m:r>
              <w:rPr>
                <w:rFonts w:ascii="Cambria Math" w:hAnsi="Cambria Math"/>
              </w:rPr>
              <m:t>K</m:t>
            </m:r>
          </m:e>
          <m:sub>
            <m:r>
              <w:rPr>
                <w:rFonts w:ascii="Cambria Math" w:hAnsi="Cambria Math"/>
              </w:rPr>
              <m:t>o</m:t>
            </m:r>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g</m:t>
            </m:r>
          </m:sub>
        </m:sSub>
        <m:r>
          <w:rPr>
            <w:rFonts w:ascii="Cambria Math" w:hAnsi="Cambria Math"/>
          </w:rPr>
          <m:t xml:space="preserve"> </m:t>
        </m:r>
      </m:oMath>
      <w:r>
        <w:t xml:space="preserve">are the carrying capacities, and </w:t>
      </w:r>
      <m:oMath>
        <m:sSub>
          <m:sSubPr>
            <m:ctrlPr>
              <w:rPr>
                <w:rFonts w:ascii="Cambria Math" w:hAnsi="Cambria Math"/>
              </w:rPr>
            </m:ctrlPr>
          </m:sSubPr>
          <m:e>
            <m:r>
              <w:rPr>
                <w:rFonts w:ascii="Cambria Math" w:hAnsi="Cambria Math"/>
              </w:rPr>
              <m:t>γ</m:t>
            </m:r>
          </m:e>
          <m:sub>
            <m:r>
              <w:rPr>
                <w:rFonts w:ascii="Cambria Math" w:hAnsi="Cambria Math"/>
              </w:rPr>
              <m:t>o</m:t>
            </m:r>
          </m:sub>
        </m:sSub>
      </m:oMath>
      <w:r>
        <w:t xml:space="preserve"> and </w:t>
      </w:r>
      <m:oMath>
        <m:sSub>
          <m:sSubPr>
            <m:ctrlPr>
              <w:rPr>
                <w:rFonts w:ascii="Cambria Math" w:hAnsi="Cambria Math"/>
              </w:rPr>
            </m:ctrlPr>
          </m:sSubPr>
          <m:e>
            <m:r>
              <w:rPr>
                <w:rFonts w:ascii="Cambria Math" w:hAnsi="Cambria Math"/>
              </w:rPr>
              <m:t>γ</m:t>
            </m:r>
          </m:e>
          <m:sub>
            <m:r>
              <w:rPr>
                <w:rFonts w:ascii="Cambria Math" w:hAnsi="Cambria Math"/>
              </w:rPr>
              <m:t>g</m:t>
            </m:r>
          </m:sub>
        </m:sSub>
      </m:oMath>
      <w:r>
        <w:t xml:space="preserve"> are the maximum growth rates. The physiological values of these parameters </w:t>
      </w:r>
      <w:r w:rsidR="007D39D3">
        <w:t>(</w:t>
      </w:r>
      <w:r w:rsidR="007D39D3" w:rsidRPr="007D39D3">
        <w:rPr>
          <w:highlight w:val="yellow"/>
        </w:rPr>
        <w:t>Table S</w:t>
      </w:r>
      <w:r w:rsidR="00864821">
        <w:rPr>
          <w:highlight w:val="yellow"/>
        </w:rPr>
        <w:t>5</w:t>
      </w:r>
      <w:r w:rsidR="007D39D3">
        <w:t xml:space="preserve">) </w:t>
      </w:r>
      <w:r>
        <w:t>were taken from the literature (</w:t>
      </w:r>
      <m:oMath>
        <m:sSub>
          <m:sSubPr>
            <m:ctrlPr>
              <w:rPr>
                <w:rFonts w:ascii="Cambria Math" w:hAnsi="Cambria Math"/>
              </w:rPr>
            </m:ctrlPr>
          </m:sSubPr>
          <m:e>
            <m:r>
              <w:rPr>
                <w:rFonts w:ascii="Cambria Math" w:hAnsi="Cambria Math"/>
              </w:rPr>
              <m:t>K</m:t>
            </m:r>
          </m:e>
          <m:sub>
            <m:r>
              <w:rPr>
                <w:rFonts w:ascii="Cambria Math" w:hAnsi="Cambria Math"/>
              </w:rPr>
              <m:t>g</m:t>
            </m:r>
          </m:sub>
        </m:sSub>
      </m:oMath>
      <w:r>
        <w:t xml:space="preserve"> and </w:t>
      </w:r>
      <m:oMath>
        <m:r>
          <w:rPr>
            <w:rFonts w:ascii="Cambria Math" w:hAnsi="Cambria Math"/>
          </w:rPr>
          <m:t>δ</m:t>
        </m:r>
      </m:oMath>
      <w:r>
        <w:t>)</w:t>
      </w:r>
      <w:r w:rsidR="003F7E88">
        <w:t>,</w:t>
      </w:r>
      <w:r>
        <w:t xml:space="preserve"> </w:t>
      </w:r>
      <w:r w:rsidR="002E1C83">
        <w:rPr>
          <w:rFonts w:hint="eastAsia"/>
        </w:rPr>
        <w:t>predicted</w:t>
      </w:r>
      <w:r w:rsidR="002E1C83">
        <w:t xml:space="preserve"> </w:t>
      </w:r>
      <w:r>
        <w:t>by theoretical modeling (</w:t>
      </w:r>
      <m:oMath>
        <m:sSub>
          <m:sSubPr>
            <m:ctrlPr>
              <w:rPr>
                <w:rFonts w:ascii="Cambria Math" w:hAnsi="Cambria Math"/>
              </w:rPr>
            </m:ctrlPr>
          </m:sSubPr>
          <m:e>
            <m:r>
              <w:rPr>
                <w:rFonts w:ascii="Cambria Math" w:hAnsi="Cambria Math"/>
              </w:rPr>
              <m:t>γ</m:t>
            </m:r>
          </m:e>
          <m:sub>
            <m:r>
              <w:rPr>
                <w:rFonts w:ascii="Cambria Math" w:hAnsi="Cambria Math"/>
              </w:rPr>
              <m:t>o</m:t>
            </m:r>
          </m:sub>
        </m:sSub>
      </m:oMath>
      <w:r>
        <w:t xml:space="preserve"> and </w:t>
      </w:r>
      <m:oMath>
        <m:sSub>
          <m:sSubPr>
            <m:ctrlPr>
              <w:rPr>
                <w:rFonts w:ascii="Cambria Math" w:hAnsi="Cambria Math"/>
              </w:rPr>
            </m:ctrlPr>
          </m:sSubPr>
          <m:e>
            <m:r>
              <w:rPr>
                <w:rFonts w:ascii="Cambria Math" w:hAnsi="Cambria Math"/>
              </w:rPr>
              <m:t>γ</m:t>
            </m:r>
          </m:e>
          <m:sub>
            <m:r>
              <w:rPr>
                <w:rFonts w:ascii="Cambria Math" w:hAnsi="Cambria Math"/>
              </w:rPr>
              <m:t>g</m:t>
            </m:r>
          </m:sub>
        </m:sSub>
      </m:oMath>
      <w:r>
        <w:t>)</w:t>
      </w:r>
      <w:r w:rsidR="003F7E88">
        <w:t>,</w:t>
      </w:r>
      <w:r>
        <w:t xml:space="preserve"> </w:t>
      </w:r>
      <w:r w:rsidR="007A695E">
        <w:t xml:space="preserve">or </w:t>
      </w:r>
      <w:r w:rsidR="002E1C83">
        <w:t xml:space="preserve">estimated by </w:t>
      </w:r>
      <w:r>
        <w:t>fitting human data (</w:t>
      </w:r>
      <m:oMath>
        <m:sSub>
          <m:sSubPr>
            <m:ctrlPr>
              <w:rPr>
                <w:rFonts w:ascii="Cambria Math" w:hAnsi="Cambria Math"/>
              </w:rPr>
            </m:ctrlPr>
          </m:sSubPr>
          <m:e>
            <m:r>
              <w:rPr>
                <w:rFonts w:ascii="Cambria Math" w:hAnsi="Cambria Math"/>
              </w:rPr>
              <m:t>α</m:t>
            </m:r>
          </m:e>
          <m:sub>
            <m:r>
              <w:rPr>
                <w:rFonts w:ascii="Cambria Math" w:hAnsi="Cambria Math"/>
              </w:rPr>
              <m:t>o</m:t>
            </m:r>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o</m:t>
            </m:r>
          </m:sub>
        </m:sSub>
      </m:oMath>
      <w:r>
        <w:t>).</w:t>
      </w:r>
      <w:r w:rsidR="008E75CA">
        <w:t xml:space="preserve"> The </w:t>
      </w:r>
      <w:r w:rsidR="00BF0BC5">
        <w:t xml:space="preserve">antibiotic </w:t>
      </w:r>
      <w:r w:rsidR="008E75CA">
        <w:t xml:space="preserve">susceptibility </w:t>
      </w:r>
      <w:r w:rsidR="00EE1A74">
        <w:t xml:space="preserve">of the two populations </w:t>
      </w:r>
      <w:r w:rsidR="008E75CA">
        <w:t xml:space="preserve">was described by </w:t>
      </w:r>
      <m:oMath>
        <m:sSub>
          <m:sSubPr>
            <m:ctrlPr>
              <w:rPr>
                <w:rFonts w:ascii="Cambria Math" w:hAnsi="Cambria Math"/>
                <w:i/>
              </w:rPr>
            </m:ctrlPr>
          </m:sSubPr>
          <m:e>
            <m:r>
              <w:rPr>
                <w:rFonts w:ascii="Cambria Math" w:hAnsi="Cambria Math"/>
              </w:rPr>
              <m:t>ε</m:t>
            </m:r>
          </m:e>
          <m:sub>
            <m:r>
              <w:rPr>
                <w:rFonts w:ascii="Cambria Math" w:hAnsi="Cambria Math"/>
              </w:rPr>
              <m:t>o</m:t>
            </m:r>
          </m:sub>
        </m:sSub>
      </m:oMath>
      <w:r w:rsidR="008E75CA">
        <w:t xml:space="preserve"> and </w:t>
      </w:r>
      <m:oMath>
        <m:sSub>
          <m:sSubPr>
            <m:ctrlPr>
              <w:rPr>
                <w:rFonts w:ascii="Cambria Math" w:hAnsi="Cambria Math"/>
                <w:i/>
              </w:rPr>
            </m:ctrlPr>
          </m:sSubPr>
          <m:e>
            <m:r>
              <w:rPr>
                <w:rFonts w:ascii="Cambria Math" w:hAnsi="Cambria Math"/>
              </w:rPr>
              <m:t>ε</m:t>
            </m:r>
          </m:e>
          <m:sub>
            <m:r>
              <w:rPr>
                <w:rFonts w:ascii="Cambria Math" w:hAnsi="Cambria Math"/>
              </w:rPr>
              <m:t>g</m:t>
            </m:r>
          </m:sub>
        </m:sSub>
      </m:oMath>
      <w:r w:rsidR="008E75CA">
        <w:t xml:space="preserve"> (the higher </w:t>
      </w:r>
      <m:oMath>
        <m:r>
          <w:rPr>
            <w:rFonts w:ascii="Cambria Math" w:hAnsi="Cambria Math"/>
          </w:rPr>
          <m:t>ε</m:t>
        </m:r>
      </m:oMath>
      <w:r w:rsidR="008E75CA">
        <w:t>, the less susceptible)</w:t>
      </w:r>
      <w:r w:rsidR="00EE1A74">
        <w:t xml:space="preserve"> as free parameters</w:t>
      </w:r>
      <w:r w:rsidR="00A96DD2">
        <w:t>.</w:t>
      </w:r>
      <w:r w:rsidR="0096247B">
        <w:t xml:space="preserve"> See </w:t>
      </w:r>
      <w:r w:rsidR="0096247B" w:rsidRPr="007D39D3">
        <w:rPr>
          <w:highlight w:val="yellow"/>
        </w:rPr>
        <w:t>Supplementary Text</w:t>
      </w:r>
      <w:r w:rsidR="007D39D3" w:rsidRPr="007D39D3">
        <w:rPr>
          <w:highlight w:val="yellow"/>
        </w:rPr>
        <w:t xml:space="preserve"> and Table S</w:t>
      </w:r>
      <w:r w:rsidR="00864821">
        <w:rPr>
          <w:highlight w:val="yellow"/>
        </w:rPr>
        <w:t>6</w:t>
      </w:r>
      <w:r w:rsidR="0096247B">
        <w:t xml:space="preserve"> for basic model assumptions, analytical solutions, and parameter estimations.</w:t>
      </w:r>
    </w:p>
    <w:p w14:paraId="2F23B68F" w14:textId="1E1D699C" w:rsidR="001B4915" w:rsidRDefault="003162DC" w:rsidP="007F4BAE">
      <w:r>
        <w:lastRenderedPageBreak/>
        <w:tab/>
      </w:r>
      <w:r w:rsidR="009175A4">
        <w:t xml:space="preserve">The </w:t>
      </w:r>
      <w:r w:rsidR="009175A4" w:rsidRPr="009175A4">
        <w:rPr>
          <w:i/>
          <w:iCs/>
        </w:rPr>
        <w:t>ma</w:t>
      </w:r>
      <w:r w:rsidR="009175A4">
        <w:rPr>
          <w:i/>
          <w:iCs/>
        </w:rPr>
        <w:t>r</w:t>
      </w:r>
      <w:r w:rsidR="009175A4" w:rsidRPr="009175A4">
        <w:rPr>
          <w:i/>
          <w:iCs/>
        </w:rPr>
        <w:t>ker</w:t>
      </w:r>
      <w:r w:rsidR="009175A4">
        <w:t xml:space="preserve"> hypothesis states that </w:t>
      </w:r>
      <w:r w:rsidR="008E75CA">
        <w:t>antibiotics caused relative enrichment, but not absolute</w:t>
      </w:r>
      <w:r w:rsidR="00BE611E">
        <w:t xml:space="preserve"> </w:t>
      </w:r>
      <w:r w:rsidR="008E75CA">
        <w:t>expansion, of oral bacteria</w:t>
      </w:r>
      <w:r w:rsidR="00BE611E">
        <w:t>l population</w:t>
      </w:r>
      <w:r w:rsidR="008E75CA">
        <w:t xml:space="preserve"> in feces</w:t>
      </w:r>
      <w:r w:rsidR="00FF01C9">
        <w:t xml:space="preserve">. </w:t>
      </w:r>
      <w:r w:rsidR="006845CA">
        <w:t>By simulating the model (Eq. 1-2) under</w:t>
      </w:r>
      <w:r w:rsidR="00E35BD5">
        <w:t xml:space="preserve"> </w:t>
      </w:r>
      <w:r w:rsidR="006845CA">
        <w:t>constant antibiotic exposure</w:t>
      </w:r>
      <w:r w:rsidR="009175A4">
        <w:t xml:space="preserve">, we aimed to </w:t>
      </w:r>
      <w:r w:rsidR="006845CA">
        <w:t>identify</w:t>
      </w:r>
      <w:r w:rsidR="00AD0D0E">
        <w:t xml:space="preserve"> the </w:t>
      </w:r>
      <w:r w:rsidR="00BE611E">
        <w:t xml:space="preserve">parameter </w:t>
      </w:r>
      <w:r w:rsidR="00AD0D0E">
        <w:t xml:space="preserve">ranges of </w:t>
      </w:r>
      <m:oMath>
        <m:sSub>
          <m:sSubPr>
            <m:ctrlPr>
              <w:rPr>
                <w:rFonts w:ascii="Cambria Math" w:hAnsi="Cambria Math"/>
                <w:i/>
              </w:rPr>
            </m:ctrlPr>
          </m:sSubPr>
          <m:e>
            <m:r>
              <w:rPr>
                <w:rFonts w:ascii="Cambria Math" w:hAnsi="Cambria Math"/>
              </w:rPr>
              <m:t>ε</m:t>
            </m:r>
          </m:e>
          <m:sub>
            <m:r>
              <w:rPr>
                <w:rFonts w:ascii="Cambria Math" w:hAnsi="Cambria Math"/>
              </w:rPr>
              <m:t>o</m:t>
            </m:r>
          </m:sub>
        </m:sSub>
      </m:oMath>
      <w:r w:rsidR="00AD0D0E">
        <w:t xml:space="preserve"> and </w:t>
      </w:r>
      <m:oMath>
        <m:sSub>
          <m:sSubPr>
            <m:ctrlPr>
              <w:rPr>
                <w:rFonts w:ascii="Cambria Math" w:hAnsi="Cambria Math"/>
                <w:i/>
              </w:rPr>
            </m:ctrlPr>
          </m:sSubPr>
          <m:e>
            <m:r>
              <w:rPr>
                <w:rFonts w:ascii="Cambria Math" w:hAnsi="Cambria Math"/>
              </w:rPr>
              <m:t>ε</m:t>
            </m:r>
          </m:e>
          <m:sub>
            <m:r>
              <w:rPr>
                <w:rFonts w:ascii="Cambria Math" w:hAnsi="Cambria Math"/>
              </w:rPr>
              <m:t>g</m:t>
            </m:r>
          </m:sub>
        </m:sSub>
      </m:oMath>
      <w:r w:rsidR="00AD0D0E">
        <w:t xml:space="preserve"> that </w:t>
      </w:r>
      <w:r w:rsidR="009175A4">
        <w:t xml:space="preserve">correspond to the regime of the </w:t>
      </w:r>
      <w:r w:rsidR="009175A4" w:rsidRPr="009175A4">
        <w:rPr>
          <w:i/>
          <w:iCs/>
        </w:rPr>
        <w:t>marker</w:t>
      </w:r>
      <w:r w:rsidR="009175A4">
        <w:t xml:space="preserve"> hypothesis</w:t>
      </w:r>
      <w:r w:rsidR="00435030">
        <w:t>.</w:t>
      </w:r>
      <w:r w:rsidR="00430968">
        <w:t xml:space="preserve"> We found that t</w:t>
      </w:r>
      <w:r w:rsidR="006C0F68">
        <w:t xml:space="preserve">he oral bacterial </w:t>
      </w:r>
      <w:r w:rsidR="00435030">
        <w:t xml:space="preserve">fractions (relative abundance) and </w:t>
      </w:r>
      <w:r w:rsidR="00686DD9">
        <w:t>loads</w:t>
      </w:r>
      <w:r w:rsidR="00435030">
        <w:t xml:space="preserve"> (absolute abundance) </w:t>
      </w:r>
      <w:r w:rsidR="00335B14">
        <w:t xml:space="preserve">can increase, remain nearly unchanged, or decrease, depending on </w:t>
      </w:r>
      <w:r w:rsidR="00AD0D0E">
        <w:t xml:space="preserve">the values of </w:t>
      </w:r>
      <m:oMath>
        <m:sSub>
          <m:sSubPr>
            <m:ctrlPr>
              <w:rPr>
                <w:rFonts w:ascii="Cambria Math" w:hAnsi="Cambria Math"/>
                <w:i/>
              </w:rPr>
            </m:ctrlPr>
          </m:sSubPr>
          <m:e>
            <m:r>
              <w:rPr>
                <w:rFonts w:ascii="Cambria Math" w:hAnsi="Cambria Math"/>
              </w:rPr>
              <m:t>ε</m:t>
            </m:r>
          </m:e>
          <m:sub>
            <m:r>
              <w:rPr>
                <w:rFonts w:ascii="Cambria Math" w:hAnsi="Cambria Math"/>
              </w:rPr>
              <m:t>o</m:t>
            </m:r>
          </m:sub>
        </m:sSub>
      </m:oMath>
      <w:r w:rsidR="00AC2A6F">
        <w:t xml:space="preserve"> and </w:t>
      </w:r>
      <m:oMath>
        <m:sSub>
          <m:sSubPr>
            <m:ctrlPr>
              <w:rPr>
                <w:rFonts w:ascii="Cambria Math" w:hAnsi="Cambria Math"/>
                <w:i/>
              </w:rPr>
            </m:ctrlPr>
          </m:sSubPr>
          <m:e>
            <m:r>
              <w:rPr>
                <w:rFonts w:ascii="Cambria Math" w:hAnsi="Cambria Math"/>
              </w:rPr>
              <m:t>ε</m:t>
            </m:r>
          </m:e>
          <m:sub>
            <m:r>
              <w:rPr>
                <w:rFonts w:ascii="Cambria Math" w:hAnsi="Cambria Math"/>
              </w:rPr>
              <m:t>g</m:t>
            </m:r>
          </m:sub>
        </m:sSub>
      </m:oMath>
      <w:r w:rsidR="00AC2A6F">
        <w:t xml:space="preserve"> </w:t>
      </w:r>
      <w:r w:rsidR="00335B14">
        <w:t>(</w:t>
      </w:r>
      <w:r w:rsidR="00335B14" w:rsidRPr="00335B14">
        <w:rPr>
          <w:highlight w:val="yellow"/>
        </w:rPr>
        <w:t>Fig. S8</w:t>
      </w:r>
      <w:r w:rsidR="00335B14">
        <w:t xml:space="preserve">). </w:t>
      </w:r>
      <w:r w:rsidR="00AD0D0E">
        <w:t xml:space="preserve">However, the </w:t>
      </w:r>
      <w:r w:rsidR="00435030">
        <w:t xml:space="preserve">regime of the </w:t>
      </w:r>
      <w:r w:rsidR="00435030" w:rsidRPr="00435030">
        <w:rPr>
          <w:i/>
          <w:iCs/>
        </w:rPr>
        <w:t>marker</w:t>
      </w:r>
      <w:r w:rsidR="00435030">
        <w:t xml:space="preserve"> hypothesis</w:t>
      </w:r>
      <w:r w:rsidR="0044347E">
        <w:t xml:space="preserve"> (i.e., increased relative abundance but reduced absolute </w:t>
      </w:r>
      <w:r w:rsidR="00FC22D8">
        <w:t>abundance</w:t>
      </w:r>
      <w:r w:rsidR="0044347E">
        <w:t>)</w:t>
      </w:r>
      <w:r w:rsidR="00AD0D0E">
        <w:t xml:space="preserve"> </w:t>
      </w:r>
      <w:r w:rsidR="00435030">
        <w:t xml:space="preserve">is </w:t>
      </w:r>
      <w:r w:rsidR="00AD0D0E">
        <w:t>limited to</w:t>
      </w:r>
      <w:r w:rsidR="00F77140">
        <w:t xml:space="preserve"> a narrow region of t</w:t>
      </w:r>
      <w:r w:rsidR="006845CA">
        <w:t xml:space="preserve">he </w:t>
      </w:r>
      <w:r w:rsidR="00F77140">
        <w:t xml:space="preserve">parameter space </w:t>
      </w:r>
      <w:r w:rsidR="005347D4">
        <w:t>(</w:t>
      </w:r>
      <w:r w:rsidR="005347D4" w:rsidRPr="005347D4">
        <w:rPr>
          <w:highlight w:val="yellow"/>
        </w:rPr>
        <w:t>Fig. 5B</w:t>
      </w:r>
      <w:r w:rsidR="0002655D" w:rsidRPr="0002655D">
        <w:rPr>
          <w:highlight w:val="yellow"/>
        </w:rPr>
        <w:t>, blue shading</w:t>
      </w:r>
      <w:r w:rsidR="005347D4">
        <w:t>)</w:t>
      </w:r>
      <w:r w:rsidR="006845CA">
        <w:t xml:space="preserve">, </w:t>
      </w:r>
      <w:r w:rsidR="00F77140">
        <w:t>where</w:t>
      </w:r>
      <w:r w:rsidR="00A261F0">
        <w:t xml:space="preserve"> the two populations </w:t>
      </w:r>
      <w:r w:rsidR="005347D4">
        <w:t>need to be both</w:t>
      </w:r>
      <w:r w:rsidR="007A3D22">
        <w:t xml:space="preserve"> susceptible and </w:t>
      </w:r>
      <w:r w:rsidR="00A261F0">
        <w:t>have</w:t>
      </w:r>
      <w:r w:rsidR="007A3D22">
        <w:t xml:space="preserve"> </w:t>
      </w:r>
      <w:r w:rsidR="00A261F0">
        <w:t>similar antibiotic susceptibility</w:t>
      </w:r>
      <w:r w:rsidR="007A3D22">
        <w:t xml:space="preserve"> </w:t>
      </w:r>
      <w:r w:rsidR="00F77140">
        <w:t>(</w:t>
      </w:r>
      <w:r w:rsidR="00F77140" w:rsidRPr="00F77140">
        <w:rPr>
          <w:highlight w:val="yellow"/>
        </w:rPr>
        <w:t>Fig. 5B</w:t>
      </w:r>
      <w:r w:rsidR="00F77140">
        <w:t>)</w:t>
      </w:r>
      <w:r w:rsidR="00A261F0">
        <w:t>.</w:t>
      </w:r>
      <w:r w:rsidR="007A3D22">
        <w:t xml:space="preserve"> </w:t>
      </w:r>
      <w:r w:rsidR="00B9025B">
        <w:t>In this scenario</w:t>
      </w:r>
      <w:r w:rsidR="00D90C6A">
        <w:t>,</w:t>
      </w:r>
      <w:r w:rsidR="000544D3">
        <w:t xml:space="preserve"> </w:t>
      </w:r>
      <w:r w:rsidR="00D90C6A">
        <w:t xml:space="preserve">the </w:t>
      </w:r>
      <w:r>
        <w:t>antibiotic</w:t>
      </w:r>
      <w:r w:rsidR="00FC22D8">
        <w:t>-mediated growth</w:t>
      </w:r>
      <w:r>
        <w:t xml:space="preserve"> </w:t>
      </w:r>
      <w:r w:rsidR="00AF7FE6">
        <w:t>inhibit</w:t>
      </w:r>
      <w:r w:rsidR="00FC22D8">
        <w:t>ion</w:t>
      </w:r>
      <w:r w:rsidR="00B9025B">
        <w:t xml:space="preserve"> </w:t>
      </w:r>
      <w:r w:rsidR="00373139">
        <w:t>a</w:t>
      </w:r>
      <w:r w:rsidR="007A3D22">
        <w:t xml:space="preserve">nd </w:t>
      </w:r>
      <w:r>
        <w:t>ecological releas</w:t>
      </w:r>
      <w:r w:rsidR="00D90C6A">
        <w:t>e</w:t>
      </w:r>
      <w:r w:rsidR="00B9025B">
        <w:t xml:space="preserve"> </w:t>
      </w:r>
      <w:r w:rsidR="007A3D22">
        <w:t>are</w:t>
      </w:r>
      <w:r w:rsidR="00CC5B45">
        <w:t xml:space="preserve"> generally</w:t>
      </w:r>
      <w:r w:rsidR="007A3D22">
        <w:t xml:space="preserve"> </w:t>
      </w:r>
      <w:r w:rsidR="006845CA">
        <w:t>balanced</w:t>
      </w:r>
      <w:r w:rsidR="007A3D22">
        <w:t xml:space="preserve"> </w:t>
      </w:r>
      <w:r w:rsidR="00B9025B">
        <w:t>for the oral bacterial populatio</w:t>
      </w:r>
      <w:r w:rsidR="00E168CF">
        <w:t>n.</w:t>
      </w:r>
      <w:r w:rsidR="00400A82">
        <w:t xml:space="preserve"> Though not observed</w:t>
      </w:r>
      <w:r w:rsidR="00985321">
        <w:t xml:space="preserve"> </w:t>
      </w:r>
      <w:r w:rsidR="00400A82">
        <w:t>in</w:t>
      </w:r>
      <w:r w:rsidR="00E168CF">
        <w:t xml:space="preserve"> </w:t>
      </w:r>
      <w:r w:rsidR="002C7863">
        <w:t xml:space="preserve">the data analysis of </w:t>
      </w:r>
      <w:r w:rsidR="00E168CF">
        <w:t xml:space="preserve">this study, </w:t>
      </w:r>
      <w:r w:rsidR="00D1616A">
        <w:t xml:space="preserve">our simulations suggested </w:t>
      </w:r>
      <w:r w:rsidR="000B22C7">
        <w:t xml:space="preserve">the </w:t>
      </w:r>
      <w:r w:rsidR="00D1616A">
        <w:t xml:space="preserve">condition </w:t>
      </w:r>
      <w:r w:rsidR="006D69D4">
        <w:t>when</w:t>
      </w:r>
      <w:r w:rsidR="00D1616A">
        <w:t xml:space="preserve"> antibiotics increased both relative and absolute abundances of oral bacterial populations in the gut</w:t>
      </w:r>
      <w:r w:rsidR="00393146">
        <w:t xml:space="preserve"> (</w:t>
      </w:r>
      <w:r w:rsidR="00400A82" w:rsidRPr="00400A82">
        <w:rPr>
          <w:highlight w:val="yellow"/>
        </w:rPr>
        <w:t>Fig. 5B, green</w:t>
      </w:r>
      <w:r w:rsidR="00393146">
        <w:t>)</w:t>
      </w:r>
      <w:r w:rsidR="00E168CF">
        <w:t xml:space="preserve">. </w:t>
      </w:r>
      <w:r w:rsidR="000B22C7">
        <w:t>This condition requires that gut bacteria are more susceptible to antibiotics (</w:t>
      </w:r>
      <m:oMath>
        <m:sSub>
          <m:sSubPr>
            <m:ctrlPr>
              <w:rPr>
                <w:rFonts w:ascii="Cambria Math" w:hAnsi="Cambria Math"/>
                <w:i/>
              </w:rPr>
            </m:ctrlPr>
          </m:sSubPr>
          <m:e>
            <m:r>
              <w:rPr>
                <w:rFonts w:ascii="Cambria Math" w:hAnsi="Cambria Math"/>
              </w:rPr>
              <m:t>ε</m:t>
            </m:r>
          </m:e>
          <m:sub>
            <m:r>
              <w:rPr>
                <w:rFonts w:ascii="Cambria Math" w:hAnsi="Cambria Math"/>
              </w:rPr>
              <m:t>o</m:t>
            </m:r>
          </m:sub>
        </m:sSub>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g</m:t>
            </m:r>
          </m:sub>
        </m:sSub>
      </m:oMath>
      <w:r w:rsidR="000B22C7">
        <w:t xml:space="preserve">), which can be </w:t>
      </w:r>
      <w:r w:rsidR="00782D23">
        <w:t>met</w:t>
      </w:r>
      <w:r w:rsidR="000B22C7">
        <w:t xml:space="preserve"> when </w:t>
      </w:r>
      <w:r w:rsidR="002C7863">
        <w:t>the oral populations</w:t>
      </w:r>
      <w:r w:rsidR="000B22C7">
        <w:t xml:space="preserve"> </w:t>
      </w:r>
      <w:r w:rsidR="002C7863">
        <w:t xml:space="preserve">consist of multi-drug resistant </w:t>
      </w:r>
      <w:r w:rsidR="007033AF">
        <w:t>bacteria</w:t>
      </w:r>
      <w:r w:rsidR="002C7863">
        <w:t>.</w:t>
      </w:r>
    </w:p>
    <w:p w14:paraId="4797B4E0" w14:textId="77777777" w:rsidR="004A4CB8" w:rsidRDefault="004A4CB8" w:rsidP="007F4BAE"/>
    <w:p w14:paraId="7C7B4C9F" w14:textId="7A47B6D2" w:rsidR="000A48DA" w:rsidRPr="00A334F7" w:rsidRDefault="009C4B5A" w:rsidP="000A48DA">
      <w:pPr>
        <w:jc w:val="center"/>
      </w:pPr>
      <w:r>
        <w:rPr>
          <w:noProof/>
          <w:lang w:eastAsia="en-US"/>
        </w:rPr>
        <w:drawing>
          <wp:inline distT="0" distB="0" distL="0" distR="0" wp14:anchorId="2C3D7E11" wp14:editId="675841ED">
            <wp:extent cx="4997450" cy="1941158"/>
            <wp:effectExtent l="0" t="0" r="0" b="254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18"/>
                    <a:stretch>
                      <a:fillRect/>
                    </a:stretch>
                  </pic:blipFill>
                  <pic:spPr>
                    <a:xfrm>
                      <a:off x="0" y="0"/>
                      <a:ext cx="4997906" cy="1941335"/>
                    </a:xfrm>
                    <a:prstGeom prst="rect">
                      <a:avLst/>
                    </a:prstGeom>
                  </pic:spPr>
                </pic:pic>
              </a:graphicData>
            </a:graphic>
          </wp:inline>
        </w:drawing>
      </w:r>
    </w:p>
    <w:p w14:paraId="4D2546AC" w14:textId="1EF99CA8" w:rsidR="00FB21F4" w:rsidRDefault="000A48DA" w:rsidP="00FB21F4">
      <w:r w:rsidRPr="00541A48">
        <w:rPr>
          <w:b/>
        </w:rPr>
        <w:t xml:space="preserve">Fig. </w:t>
      </w:r>
      <w:r w:rsidR="0012211A" w:rsidRPr="00541A48">
        <w:rPr>
          <w:b/>
        </w:rPr>
        <w:t>5</w:t>
      </w:r>
      <w:r w:rsidRPr="00541A48">
        <w:rPr>
          <w:b/>
        </w:rPr>
        <w:t xml:space="preserve">| </w:t>
      </w:r>
      <w:r w:rsidR="0012211A" w:rsidRPr="00541A48">
        <w:rPr>
          <w:b/>
        </w:rPr>
        <w:t xml:space="preserve">Mathematical modeling </w:t>
      </w:r>
      <w:r w:rsidR="003238AD">
        <w:rPr>
          <w:b/>
        </w:rPr>
        <w:t xml:space="preserve">of </w:t>
      </w:r>
      <w:r w:rsidR="006800B5">
        <w:rPr>
          <w:b/>
        </w:rPr>
        <w:t>oral bacterial colonization in the gut</w:t>
      </w:r>
      <w:r w:rsidRPr="00541A48">
        <w:rPr>
          <w:b/>
        </w:rPr>
        <w:t xml:space="preserve">. </w:t>
      </w:r>
      <w:r w:rsidR="0012211A" w:rsidRPr="00541A48">
        <w:rPr>
          <w:bCs/>
        </w:rPr>
        <w:t>(</w:t>
      </w:r>
      <w:r w:rsidR="0012211A" w:rsidRPr="00541A48">
        <w:rPr>
          <w:b/>
        </w:rPr>
        <w:t>A</w:t>
      </w:r>
      <w:r w:rsidR="0012211A" w:rsidRPr="00541A48">
        <w:rPr>
          <w:bCs/>
        </w:rPr>
        <w:t>)</w:t>
      </w:r>
      <w:r w:rsidRPr="00541A48">
        <w:t xml:space="preserve"> </w:t>
      </w:r>
      <w:r w:rsidR="0012211A" w:rsidRPr="00541A48">
        <w:t xml:space="preserve">Microbiome ecology </w:t>
      </w:r>
      <w:r w:rsidR="002C1B71">
        <w:t>of</w:t>
      </w:r>
      <w:r w:rsidR="0012211A" w:rsidRPr="00541A48">
        <w:t xml:space="preserve"> </w:t>
      </w:r>
      <w:r w:rsidRPr="00541A48">
        <w:rPr>
          <w:rFonts w:hint="eastAsia"/>
        </w:rPr>
        <w:t>o</w:t>
      </w:r>
      <w:r w:rsidRPr="00541A48">
        <w:t>ral bacteria</w:t>
      </w:r>
      <w:r w:rsidR="002C1B71">
        <w:t>l growth</w:t>
      </w:r>
      <w:r w:rsidR="0012211A" w:rsidRPr="00541A48">
        <w:t xml:space="preserve"> in the gut. The oral bacteria</w:t>
      </w:r>
      <w:r w:rsidR="00CA7450">
        <w:t>l</w:t>
      </w:r>
      <w:r w:rsidR="0012211A" w:rsidRPr="00541A48">
        <w:t xml:space="preserve"> </w:t>
      </w:r>
      <w:r w:rsidR="00F24D13">
        <w:t>load</w:t>
      </w:r>
      <w:r w:rsidR="0012211A" w:rsidRPr="00541A48">
        <w:t xml:space="preserve"> </w:t>
      </w:r>
      <w:r w:rsidR="00147D22">
        <w:t xml:space="preserve">(absolute abundance) </w:t>
      </w:r>
      <w:r w:rsidR="0012211A" w:rsidRPr="00541A48">
        <w:t xml:space="preserve">is </w:t>
      </w:r>
      <w:r w:rsidR="00844402">
        <w:t>regulate</w:t>
      </w:r>
      <w:r w:rsidR="0012211A" w:rsidRPr="00541A48">
        <w:t xml:space="preserve">d by two mechanisms </w:t>
      </w:r>
      <w:r w:rsidR="00147D22">
        <w:t>in</w:t>
      </w:r>
      <w:r w:rsidR="0012211A" w:rsidRPr="00541A48">
        <w:t xml:space="preserve"> opposite directions: antibiotic</w:t>
      </w:r>
      <w:r w:rsidR="00E2700F">
        <w:t xml:space="preserve">s </w:t>
      </w:r>
      <w:r w:rsidR="0012211A" w:rsidRPr="00541A48">
        <w:t>directly inhibit</w:t>
      </w:r>
      <w:r w:rsidR="00790F28">
        <w:t xml:space="preserve"> oral bacterial growth </w:t>
      </w:r>
      <w:r w:rsidR="0012211A" w:rsidRPr="00541A48">
        <w:t>but indirectly promote their growth by releasing the</w:t>
      </w:r>
      <w:r w:rsidR="00147D22">
        <w:t>ir</w:t>
      </w:r>
      <w:r w:rsidR="0012211A" w:rsidRPr="00541A48">
        <w:t xml:space="preserve"> inhibitions from </w:t>
      </w:r>
      <w:r w:rsidR="00790F28">
        <w:t>the gut</w:t>
      </w:r>
      <w:r w:rsidR="0012211A" w:rsidRPr="00541A48">
        <w:t xml:space="preserve"> bacteria</w:t>
      </w:r>
      <w:r w:rsidR="005461E4">
        <w:t>.</w:t>
      </w:r>
      <w:r w:rsidR="00D312DF">
        <w:t xml:space="preserve"> </w:t>
      </w:r>
      <m:oMath>
        <m:sSub>
          <m:sSubPr>
            <m:ctrlPr>
              <w:rPr>
                <w:rFonts w:ascii="Cambria Math" w:hAnsi="Cambria Math"/>
                <w:i/>
              </w:rPr>
            </m:ctrlPr>
          </m:sSubPr>
          <m:e>
            <m:r>
              <w:rPr>
                <w:rFonts w:ascii="Cambria Math" w:hAnsi="Cambria Math"/>
              </w:rPr>
              <m:t>ε</m:t>
            </m:r>
          </m:e>
          <m:sub>
            <m:r>
              <w:rPr>
                <w:rFonts w:ascii="Cambria Math" w:hAnsi="Cambria Math"/>
              </w:rPr>
              <m:t>o</m:t>
            </m:r>
          </m:sub>
        </m:sSub>
      </m:oMath>
      <w:r w:rsidR="00D312DF">
        <w:t xml:space="preserve"> and </w:t>
      </w:r>
      <m:oMath>
        <m:sSub>
          <m:sSubPr>
            <m:ctrlPr>
              <w:rPr>
                <w:rFonts w:ascii="Cambria Math" w:hAnsi="Cambria Math"/>
                <w:i/>
              </w:rPr>
            </m:ctrlPr>
          </m:sSubPr>
          <m:e>
            <m:r>
              <w:rPr>
                <w:rFonts w:ascii="Cambria Math" w:hAnsi="Cambria Math"/>
              </w:rPr>
              <m:t>ε</m:t>
            </m:r>
          </m:e>
          <m:sub>
            <m:r>
              <w:rPr>
                <w:rFonts w:ascii="Cambria Math" w:hAnsi="Cambria Math"/>
              </w:rPr>
              <m:t>g</m:t>
            </m:r>
          </m:sub>
        </m:sSub>
      </m:oMath>
      <w:r w:rsidR="00D312DF">
        <w:t xml:space="preserve"> quantify the inhibitory levels of antibiotics on the oral and gut bacterial populations respectively.</w:t>
      </w:r>
      <w:r w:rsidR="005461E4">
        <w:t xml:space="preserve"> </w:t>
      </w:r>
      <w:r w:rsidR="0012211A" w:rsidRPr="00541A48">
        <w:t>(</w:t>
      </w:r>
      <w:r w:rsidR="0012211A" w:rsidRPr="00541A48">
        <w:rPr>
          <w:b/>
          <w:bCs/>
        </w:rPr>
        <w:t>B</w:t>
      </w:r>
      <w:r w:rsidR="0012211A" w:rsidRPr="00541A48">
        <w:t xml:space="preserve">) </w:t>
      </w:r>
      <w:r w:rsidR="006E3CF2">
        <w:t xml:space="preserve">Distinct response patterns of oral </w:t>
      </w:r>
      <w:r w:rsidR="00790F28">
        <w:t>bacteria</w:t>
      </w:r>
      <w:r w:rsidR="006E3CF2">
        <w:t xml:space="preserve"> to antibiotics. The patterns were </w:t>
      </w:r>
      <w:r w:rsidR="00825EE5">
        <w:t xml:space="preserve">distinguished </w:t>
      </w:r>
      <w:r w:rsidR="006E3CF2">
        <w:t xml:space="preserve">by </w:t>
      </w:r>
      <w:r w:rsidR="00550A27">
        <w:t xml:space="preserve">qualitative </w:t>
      </w:r>
      <w:r w:rsidR="006E3CF2">
        <w:t>changes</w:t>
      </w:r>
      <w:r w:rsidR="00790F28">
        <w:t xml:space="preserve"> (</w:t>
      </w:r>
      <w:r w:rsidR="00790F28">
        <w:rPr>
          <w:rFonts w:ascii="arrow" w:hAnsi="arrow"/>
        </w:rPr>
        <w:t xml:space="preserve"> </w:t>
      </w:r>
      <m:oMath>
        <m:r>
          <w:rPr>
            <w:rFonts w:ascii="Cambria Math" w:hAnsi="Cambria Math"/>
          </w:rPr>
          <m:t>↑</m:t>
        </m:r>
      </m:oMath>
      <w:r w:rsidR="00790F28">
        <w:rPr>
          <w:rFonts w:ascii="arrow" w:hAnsi="arrow"/>
        </w:rPr>
        <w:t xml:space="preserve">, </w:t>
      </w:r>
      <w:r w:rsidR="00790F28">
        <w:t xml:space="preserve">increase; </w:t>
      </w:r>
      <m:oMath>
        <m:r>
          <w:rPr>
            <w:rFonts w:ascii="Cambria Math" w:hAnsi="Cambria Math"/>
          </w:rPr>
          <m:t>↓</m:t>
        </m:r>
      </m:oMath>
      <w:r w:rsidR="00790F28">
        <w:t xml:space="preserve">, decrease; </w:t>
      </w:r>
      <m:oMath>
        <m:r>
          <w:rPr>
            <w:rFonts w:ascii="Cambria Math" w:hAnsi="Cambria Math"/>
          </w:rPr>
          <m:t>-</m:t>
        </m:r>
      </m:oMath>
      <w:r w:rsidR="00790F28">
        <w:t>, no change)</w:t>
      </w:r>
      <w:r w:rsidR="006E3CF2">
        <w:t xml:space="preserve"> in the time-averaged relative</w:t>
      </w:r>
      <w:r w:rsidR="00A51A25">
        <w:t xml:space="preserve"> abundances (rel. </w:t>
      </w:r>
      <w:proofErr w:type="spellStart"/>
      <w:r w:rsidR="00A51A25">
        <w:t>abun</w:t>
      </w:r>
      <w:proofErr w:type="spellEnd"/>
      <w:r w:rsidR="00A51A25">
        <w:t>.)</w:t>
      </w:r>
      <w:r w:rsidR="006E3CF2">
        <w:t xml:space="preserve"> and ab</w:t>
      </w:r>
      <w:r w:rsidR="00A51A25">
        <w:t>solute</w:t>
      </w:r>
      <w:r w:rsidR="006E3CF2">
        <w:t xml:space="preserve"> abundances</w:t>
      </w:r>
      <w:r w:rsidR="00A51A25">
        <w:t xml:space="preserve"> (</w:t>
      </w:r>
      <w:r w:rsidR="009D6F5A">
        <w:t>abs</w:t>
      </w:r>
      <w:r w:rsidR="00A51A25">
        <w:t xml:space="preserve">. </w:t>
      </w:r>
      <w:proofErr w:type="spellStart"/>
      <w:r w:rsidR="00A51A25">
        <w:t>abun</w:t>
      </w:r>
      <w:proofErr w:type="spellEnd"/>
      <w:r w:rsidR="00A51A25">
        <w:t>.)</w:t>
      </w:r>
      <w:r w:rsidR="00FB21F4">
        <w:t>.</w:t>
      </w:r>
    </w:p>
    <w:p w14:paraId="1E36DBE1" w14:textId="77777777" w:rsidR="00226FB1" w:rsidRDefault="00226FB1" w:rsidP="00FB21F4"/>
    <w:p w14:paraId="67684822" w14:textId="1644EE75" w:rsidR="0015189C" w:rsidRDefault="000E33B5" w:rsidP="000A48DA">
      <w:pPr>
        <w:rPr>
          <w:b/>
        </w:rPr>
      </w:pPr>
      <w:r>
        <w:rPr>
          <w:rFonts w:hint="eastAsia"/>
          <w:b/>
        </w:rPr>
        <w:t>T</w:t>
      </w:r>
      <w:r w:rsidR="00B14B1D">
        <w:rPr>
          <w:b/>
        </w:rPr>
        <w:t xml:space="preserve">he </w:t>
      </w:r>
      <w:r w:rsidR="00B14B1D" w:rsidRPr="001D1E80">
        <w:rPr>
          <w:b/>
          <w:i/>
          <w:iCs/>
        </w:rPr>
        <w:t>marker</w:t>
      </w:r>
      <w:r w:rsidR="00B14B1D">
        <w:rPr>
          <w:b/>
        </w:rPr>
        <w:t xml:space="preserve"> hypothesi</w:t>
      </w:r>
      <w:r>
        <w:rPr>
          <w:b/>
        </w:rPr>
        <w:t xml:space="preserve">s unifies biomarkers of </w:t>
      </w:r>
      <w:r w:rsidR="0094473E">
        <w:rPr>
          <w:b/>
        </w:rPr>
        <w:t>IBD</w:t>
      </w:r>
    </w:p>
    <w:p w14:paraId="3F3875A4" w14:textId="073DD92C" w:rsidR="00BC0BA3" w:rsidRDefault="00DD0BCF" w:rsidP="005818EE">
      <w:r>
        <w:t>Both the r</w:t>
      </w:r>
      <w:r w:rsidR="00B14B1D">
        <w:t>elative enrichment of oral-associated bacteria</w:t>
      </w:r>
      <w:r w:rsidR="00D8522E">
        <w:t>l species</w:t>
      </w:r>
      <w:r w:rsidR="00B14B1D">
        <w:t xml:space="preserve"> </w:t>
      </w:r>
      <w:r>
        <w:fldChar w:fldCharType="begin"/>
      </w:r>
      <w:r>
        <w:instrText xml:space="preserve"> ADDIN EN.CITE &lt;EndNote&gt;&lt;Cite&gt;&lt;Author&gt;Read&lt;/Author&gt;&lt;Year&gt;2021&lt;/Year&gt;&lt;RecNum&gt;1&lt;/RecNum&gt;&lt;DisplayText&gt;(Read&lt;style face="italic"&gt; et al.&lt;/style&gt;, 2021)&lt;/DisplayText&gt;&lt;record&gt;&lt;rec-number&gt;1&lt;/rec-number&gt;&lt;foreign-keys&gt;&lt;key app="EN" db-id="eeaavdvxvv5azseddsrxz2d0vpf5v0xr9ea5" timestamp="1659459145"&gt;1&lt;/key&gt;&lt;/foreign-keys&gt;&lt;ref-type name="Journal Article"&gt;17&lt;/ref-type&gt;&lt;contributors&gt;&lt;authors&gt;&lt;author&gt;Read, Emily&lt;/author&gt;&lt;author&gt;Curtis, Michael A&lt;/author&gt;&lt;author&gt;Neves, Joana F&lt;/author&gt;&lt;/authors&gt;&lt;/contributors&gt;&lt;titles&gt;&lt;title&gt;The role of oral bacteria in inflammatory bowel disease&lt;/title&gt;&lt;secondary-title&gt;Nature Reviews Gastroenterology &amp;amp; Hepatology&lt;/secondary-title&gt;&lt;/titles&gt;&lt;periodical&gt;&lt;full-title&gt;Nature Reviews Gastroenterology &amp;amp; Hepatology&lt;/full-title&gt;&lt;/periodical&gt;&lt;pages&gt;731-742&lt;/pages&gt;&lt;volume&gt;18&lt;/volume&gt;&lt;number&gt;10&lt;/number&gt;&lt;dates&gt;&lt;year&gt;2021&lt;/year&gt;&lt;/dates&gt;&lt;isbn&gt;1759-5053&lt;/isbn&gt;&lt;urls&gt;&lt;/urls&gt;&lt;/record&gt;&lt;/Cite&gt;&lt;/EndNote&gt;</w:instrText>
      </w:r>
      <w:r>
        <w:fldChar w:fldCharType="separate"/>
      </w:r>
      <w:r>
        <w:rPr>
          <w:noProof/>
        </w:rPr>
        <w:t>(Read</w:t>
      </w:r>
      <w:r w:rsidRPr="00DD0BCF">
        <w:rPr>
          <w:i/>
          <w:noProof/>
        </w:rPr>
        <w:t xml:space="preserve"> et al.</w:t>
      </w:r>
      <w:r>
        <w:rPr>
          <w:noProof/>
        </w:rPr>
        <w:t>, 2021)</w:t>
      </w:r>
      <w:r>
        <w:fldChar w:fldCharType="end"/>
      </w:r>
      <w:r>
        <w:t xml:space="preserve"> and low microbial loads </w:t>
      </w:r>
      <w:r>
        <w:fldChar w:fldCharType="begin"/>
      </w:r>
      <w:r>
        <w:instrText xml:space="preserve"> ADDIN EN.CITE &lt;EndNote&gt;&lt;Cite&gt;&lt;Author&gt;Contijoch&lt;/Author&gt;&lt;Year&gt;2019&lt;/Year&gt;&lt;RecNum&gt;17&lt;/RecNum&gt;&lt;DisplayText&gt;(Contijoch et al., 2019; Vandeputte et al., 2017)&lt;/DisplayText&gt;&lt;record&gt;&lt;rec-number&gt;17&lt;/rec-number&gt;&lt;foreign-keys&gt;&lt;key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Cite&gt;&lt;Author&gt;Vandeputte&lt;/Author&gt;&lt;Year&gt;2017&lt;/Year&gt;&lt;RecNum&gt;20&lt;/RecNum&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fldChar w:fldCharType="separate"/>
      </w:r>
      <w:r>
        <w:rPr>
          <w:noProof/>
        </w:rPr>
        <w:t>(Contijoch et al., 2019; Vandeputte et al., 2017)</w:t>
      </w:r>
      <w:r>
        <w:fldChar w:fldCharType="end"/>
      </w:r>
      <w:r>
        <w:t xml:space="preserve"> in the gut have been </w:t>
      </w:r>
      <w:r w:rsidR="002D00A7">
        <w:t>identified a</w:t>
      </w:r>
      <w:r>
        <w:t xml:space="preserve">s </w:t>
      </w:r>
      <w:r w:rsidR="002D00A7">
        <w:t>signature</w:t>
      </w:r>
      <w:r>
        <w:t>s</w:t>
      </w:r>
      <w:r w:rsidR="00B14B1D">
        <w:t xml:space="preserve"> of the gut microbiome in </w:t>
      </w:r>
      <w:r w:rsidR="00771FB6">
        <w:t xml:space="preserve">patients with </w:t>
      </w:r>
      <w:r w:rsidR="00D8522E">
        <w:t>IBD</w:t>
      </w:r>
      <w:r>
        <w:t xml:space="preserve"> (both UC and CD)</w:t>
      </w:r>
      <w:r w:rsidR="00B14B1D">
        <w:t xml:space="preserve">. </w:t>
      </w:r>
      <w:r w:rsidR="002D00A7">
        <w:t>R</w:t>
      </w:r>
      <w:r w:rsidR="006566EB">
        <w:t>eported by separate studies</w:t>
      </w:r>
      <w:r w:rsidR="002D00A7">
        <w:t>, the two signatures</w:t>
      </w:r>
      <w:r w:rsidR="006566EB">
        <w:t xml:space="preserve"> created</w:t>
      </w:r>
      <w:r w:rsidR="00AF0E66">
        <w:t xml:space="preserve"> a puzzle </w:t>
      </w:r>
      <w:r>
        <w:t xml:space="preserve">whether </w:t>
      </w:r>
      <w:r w:rsidR="006566EB">
        <w:t>they</w:t>
      </w:r>
      <w:r w:rsidR="00AF0E66">
        <w:t xml:space="preserve"> are independent </w:t>
      </w:r>
      <w:r w:rsidR="006566EB">
        <w:t>or</w:t>
      </w:r>
      <w:r w:rsidR="00AF0E66">
        <w:t xml:space="preserve"> related. </w:t>
      </w:r>
      <w:r w:rsidR="006566EB">
        <w:t>In this study, we propose that t</w:t>
      </w:r>
      <w:r w:rsidR="00F31609">
        <w:t xml:space="preserve">he </w:t>
      </w:r>
      <w:r w:rsidR="00F31609" w:rsidRPr="00DD0BCF">
        <w:rPr>
          <w:i/>
          <w:iCs/>
        </w:rPr>
        <w:t>marker</w:t>
      </w:r>
      <w:r w:rsidR="00F31609">
        <w:t xml:space="preserve"> hypothesis</w:t>
      </w:r>
      <w:r>
        <w:t xml:space="preserve"> </w:t>
      </w:r>
      <w:r w:rsidR="006566EB">
        <w:t xml:space="preserve">can unify the two biomarkers by predicting a </w:t>
      </w:r>
      <w:r w:rsidR="00B14B1D">
        <w:t xml:space="preserve">negative </w:t>
      </w:r>
      <w:r w:rsidR="00F31609">
        <w:t>association</w:t>
      </w:r>
      <w:r w:rsidR="00B14B1D">
        <w:t xml:space="preserve"> between the two </w:t>
      </w:r>
      <w:r w:rsidR="00F31609">
        <w:t>signatures</w:t>
      </w:r>
      <w:r w:rsidR="00B14B1D">
        <w:t xml:space="preserve">. </w:t>
      </w:r>
      <w:r w:rsidR="001C755A">
        <w:t>Indeed, the</w:t>
      </w:r>
      <w:r w:rsidR="00F31609">
        <w:t xml:space="preserve"> oral bacterial fractions and total bacterial loads in the feces of patients with CD (</w:t>
      </w:r>
      <w:r w:rsidR="00CC4B71">
        <w:rPr>
          <w:rFonts w:hint="eastAsia"/>
        </w:rPr>
        <w:t>Pearson</w:t>
      </w:r>
      <w:r w:rsidR="00CC4B71">
        <w:t xml:space="preserve">’s r = -0.41, P = 2.63e-5, </w:t>
      </w:r>
      <w:r w:rsidR="00F31609" w:rsidRPr="00AF0E66">
        <w:rPr>
          <w:highlight w:val="yellow"/>
        </w:rPr>
        <w:t>Fig. 6A</w:t>
      </w:r>
      <w:r w:rsidR="00F31609">
        <w:t>) and UC (</w:t>
      </w:r>
      <w:r w:rsidR="00CC4B71">
        <w:rPr>
          <w:rFonts w:hint="eastAsia"/>
        </w:rPr>
        <w:t>Pearson</w:t>
      </w:r>
      <w:r w:rsidR="00CC4B71">
        <w:t xml:space="preserve">’s r = -0.17, P = 0.011; </w:t>
      </w:r>
      <w:r w:rsidR="00F31609" w:rsidRPr="00AF0E66">
        <w:rPr>
          <w:highlight w:val="yellow"/>
        </w:rPr>
        <w:t>Fig. 6B</w:t>
      </w:r>
      <w:r w:rsidR="00F31609">
        <w:t>) were negatively correlated</w:t>
      </w:r>
      <w:r w:rsidR="00262065">
        <w:t xml:space="preserve">, and each signature is </w:t>
      </w:r>
      <w:r w:rsidR="00465913">
        <w:t xml:space="preserve">also </w:t>
      </w:r>
      <w:r w:rsidR="00F31609">
        <w:t>significantly different between the patients and their healthy controls</w:t>
      </w:r>
      <w:r w:rsidR="00262065">
        <w:t>.</w:t>
      </w:r>
      <w:r w:rsidR="007A4F94">
        <w:t xml:space="preserve"> </w:t>
      </w:r>
      <w:r w:rsidR="00F31609">
        <w:t>For the UC cohort, the association became insignificant (P=</w:t>
      </w:r>
      <w:r w:rsidR="003A1B91">
        <w:t>0.32</w:t>
      </w:r>
      <w:r w:rsidR="00F31609">
        <w:t xml:space="preserve">) after </w:t>
      </w:r>
      <w:r w:rsidR="0015189C" w:rsidRPr="00AC26F8">
        <w:t xml:space="preserve">excluding patients with prior antibiotics or an </w:t>
      </w:r>
      <w:r w:rsidR="0015189C" w:rsidRPr="00AC26F8">
        <w:lastRenderedPageBreak/>
        <w:t>unclear antibiotic history</w:t>
      </w:r>
      <w:r w:rsidR="006A31AD">
        <w:t xml:space="preserve">, due to the loss of significant differences of oral bacterial fractions between </w:t>
      </w:r>
      <w:r w:rsidR="00C216C8">
        <w:t>the patients and controls</w:t>
      </w:r>
      <w:r w:rsidR="00F31609">
        <w:t xml:space="preserve">. </w:t>
      </w:r>
      <w:r w:rsidR="00BC0BA3">
        <w:t>Since</w:t>
      </w:r>
      <w:r w:rsidR="003A1B91">
        <w:t xml:space="preserve"> oral bacteria </w:t>
      </w:r>
      <w:r w:rsidR="00115986">
        <w:t xml:space="preserve">can be significantly enriched </w:t>
      </w:r>
      <w:r w:rsidR="003A1B91">
        <w:t xml:space="preserve">in IBD patients </w:t>
      </w:r>
      <w:r w:rsidR="008F0A50">
        <w:t>who have not taken</w:t>
      </w:r>
      <w:r w:rsidR="00BC0BA3">
        <w:t xml:space="preserve"> antibiotics </w:t>
      </w:r>
      <w:r w:rsidR="008F0A50">
        <w:t>weeks prior to study</w:t>
      </w:r>
      <w:r w:rsidR="00F0193C">
        <w:t xml:space="preserve"> (</w:t>
      </w:r>
      <w:r w:rsidR="00F0193C" w:rsidRPr="00F0193C">
        <w:rPr>
          <w:highlight w:val="yellow"/>
        </w:rPr>
        <w:t>Fig. S9</w:t>
      </w:r>
      <w:r w:rsidR="00F0193C">
        <w:t>)</w:t>
      </w:r>
      <w:r w:rsidR="00BC0BA3">
        <w:t xml:space="preserve">, antibiotics can amplify the gut microbiome dysbiosis </w:t>
      </w:r>
      <w:r w:rsidR="00216994">
        <w:t xml:space="preserve">in IBD patients </w:t>
      </w:r>
      <w:r w:rsidR="00261EB6">
        <w:fldChar w:fldCharType="begin"/>
      </w:r>
      <w:r w:rsidR="00261EB6">
        <w:instrText xml:space="preserve"> ADDIN EN.CITE &lt;EndNote&gt;&lt;Cite&gt;&lt;Author&gt;Gevers&lt;/Author&gt;&lt;Year&gt;2014&lt;/Year&gt;&lt;RecNum&gt;16&lt;/RecNum&gt;&lt;DisplayText&gt;(Gevers&lt;style face="italic"&gt; et al.&lt;/style&gt;, 2014)&lt;/DisplayText&gt;&lt;record&gt;&lt;rec-number&gt;16&lt;/rec-number&gt;&lt;foreign-keys&gt;&lt;key app="EN" db-id="eeaavdvxvv5azseddsrxz2d0vpf5v0xr9ea5" timestamp="1659480447"&gt;16&lt;/key&gt;&lt;/foreign-keys&gt;&lt;ref-type name="Journal Article"&gt;17&lt;/ref-type&gt;&lt;contributors&gt;&lt;authors&gt;&lt;author&gt;Gevers, Dirk&lt;/author&gt;&lt;author&gt;Kugathasan, Subra&lt;/author&gt;&lt;author&gt;Denson, Lee A&lt;/author&gt;&lt;author&gt;Vázquez-Baeza, Yoshiki&lt;/author&gt;&lt;author&gt;Van Treuren, Will&lt;/author&gt;&lt;author&gt;Ren, Boyu&lt;/author&gt;&lt;author&gt;Schwager, Emma&lt;/author&gt;&lt;author&gt;Knights, Dan&lt;/author&gt;&lt;author&gt;Song, Se Jin&lt;/author&gt;&lt;author&gt;Yassour, Moran&lt;/author&gt;&lt;/authors&gt;&lt;/contributors&gt;&lt;titles&gt;&lt;title&gt;The treatment-naive microbiome in new-onset Crohn’s disease&lt;/title&gt;&lt;secondary-title&gt;Cell host &amp;amp; microbe&lt;/secondary-title&gt;&lt;/titles&gt;&lt;periodical&gt;&lt;full-title&gt;Cell host &amp;amp; microbe&lt;/full-title&gt;&lt;/periodical&gt;&lt;pages&gt;382-392&lt;/pages&gt;&lt;volume&gt;15&lt;/volume&gt;&lt;number&gt;3&lt;/number&gt;&lt;dates&gt;&lt;year&gt;2014&lt;/year&gt;&lt;/dates&gt;&lt;isbn&gt;1931-3128&lt;/isbn&gt;&lt;urls&gt;&lt;/urls&gt;&lt;/record&gt;&lt;/Cite&gt;&lt;/EndNote&gt;</w:instrText>
      </w:r>
      <w:r w:rsidR="00261EB6">
        <w:fldChar w:fldCharType="separate"/>
      </w:r>
      <w:r w:rsidR="00261EB6">
        <w:rPr>
          <w:noProof/>
        </w:rPr>
        <w:t>(Gevers</w:t>
      </w:r>
      <w:r w:rsidR="00261EB6" w:rsidRPr="00261EB6">
        <w:rPr>
          <w:i/>
          <w:noProof/>
        </w:rPr>
        <w:t xml:space="preserve"> et al.</w:t>
      </w:r>
      <w:r w:rsidR="00261EB6">
        <w:rPr>
          <w:noProof/>
        </w:rPr>
        <w:t>, 2014)</w:t>
      </w:r>
      <w:r w:rsidR="00261EB6">
        <w:fldChar w:fldCharType="end"/>
      </w:r>
      <w:r w:rsidR="00F812F0">
        <w:t xml:space="preserve"> and strengthen the negative relationships between the two biomarkers.</w:t>
      </w:r>
    </w:p>
    <w:p w14:paraId="41019462" w14:textId="77777777" w:rsidR="001C4931" w:rsidRDefault="001C4931" w:rsidP="005818EE"/>
    <w:p w14:paraId="1261EFFB" w14:textId="11D2347E" w:rsidR="00B14B1D" w:rsidRDefault="006B52E8" w:rsidP="000A48DA">
      <w:r>
        <w:rPr>
          <w:noProof/>
          <w:lang w:eastAsia="en-US"/>
        </w:rPr>
        <w:drawing>
          <wp:inline distT="0" distB="0" distL="0" distR="0" wp14:anchorId="483481B7" wp14:editId="2860BDC5">
            <wp:extent cx="5575300" cy="2374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stretch>
                      <a:fillRect/>
                    </a:stretch>
                  </pic:blipFill>
                  <pic:spPr>
                    <a:xfrm>
                      <a:off x="0" y="0"/>
                      <a:ext cx="5575300" cy="2374900"/>
                    </a:xfrm>
                    <a:prstGeom prst="rect">
                      <a:avLst/>
                    </a:prstGeom>
                  </pic:spPr>
                </pic:pic>
              </a:graphicData>
            </a:graphic>
          </wp:inline>
        </w:drawing>
      </w:r>
    </w:p>
    <w:p w14:paraId="03552159" w14:textId="48CA82B5" w:rsidR="00B14B1D" w:rsidRPr="00AC26F8" w:rsidRDefault="00B14B1D" w:rsidP="000A48DA">
      <w:r w:rsidRPr="00AC26F8">
        <w:rPr>
          <w:b/>
        </w:rPr>
        <w:t xml:space="preserve">Figure 4. </w:t>
      </w:r>
      <w:r w:rsidR="006B52E8">
        <w:rPr>
          <w:b/>
        </w:rPr>
        <w:t>Negative association between oral bacterial fractions and total bacterial loads in the feces of patients</w:t>
      </w:r>
      <w:r w:rsidR="00EA5B44">
        <w:rPr>
          <w:b/>
        </w:rPr>
        <w:t xml:space="preserve"> with inflammatory bowel disease.</w:t>
      </w:r>
      <w:r w:rsidR="006B52E8">
        <w:rPr>
          <w:b/>
        </w:rPr>
        <w:t xml:space="preserve"> </w:t>
      </w:r>
      <w:r w:rsidR="00EA5B44" w:rsidRPr="00EA5B44">
        <w:rPr>
          <w:bCs/>
        </w:rPr>
        <w:t>(</w:t>
      </w:r>
      <w:r w:rsidR="00EA5B44">
        <w:rPr>
          <w:b/>
        </w:rPr>
        <w:t>A</w:t>
      </w:r>
      <w:r w:rsidR="00EA5B44" w:rsidRPr="00EA5B44">
        <w:rPr>
          <w:bCs/>
        </w:rPr>
        <w:t>)</w:t>
      </w:r>
      <w:r w:rsidR="00EA5B44">
        <w:rPr>
          <w:b/>
        </w:rPr>
        <w:t xml:space="preserve"> </w:t>
      </w:r>
      <w:r w:rsidR="006B52E8" w:rsidRPr="00EA5B44">
        <w:rPr>
          <w:bCs/>
        </w:rPr>
        <w:t>Crohn’s disease</w:t>
      </w:r>
      <w:r w:rsidR="00EA5B44">
        <w:rPr>
          <w:bCs/>
        </w:rPr>
        <w:t xml:space="preserve"> (CD)</w:t>
      </w:r>
      <w:r w:rsidR="00EA5B44">
        <w:rPr>
          <w:b/>
        </w:rPr>
        <w:t xml:space="preserve"> </w:t>
      </w:r>
      <w:r w:rsidR="00EA5B44">
        <w:fldChar w:fldCharType="begin"/>
      </w:r>
      <w:r w:rsidR="00EA5B44">
        <w:instrText xml:space="preserve"> ADDIN EN.CITE &lt;EndNote&gt;&lt;Cite&gt;&lt;Author&gt;Vandeputte&lt;/Author&gt;&lt;Year&gt;2017&lt;/Year&gt;&lt;RecNum&gt;20&lt;/RecNum&gt;&lt;DisplayText&gt;(Vandeputte&lt;style face="italic"&gt; et al.&lt;/style&gt;, 2017)&lt;/DisplayText&gt;&lt;record&gt;&lt;rec-number&gt;20&lt;/rec-number&gt;&lt;foreign-keys&gt;&lt;key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00EA5B44">
        <w:fldChar w:fldCharType="separate"/>
      </w:r>
      <w:r w:rsidR="00EA5B44">
        <w:rPr>
          <w:noProof/>
        </w:rPr>
        <w:t>(Vandeputte</w:t>
      </w:r>
      <w:r w:rsidR="00EA5B44" w:rsidRPr="006B52E8">
        <w:rPr>
          <w:i/>
          <w:noProof/>
        </w:rPr>
        <w:t xml:space="preserve"> et al.</w:t>
      </w:r>
      <w:r w:rsidR="00EA5B44">
        <w:rPr>
          <w:noProof/>
        </w:rPr>
        <w:t>, 2017)</w:t>
      </w:r>
      <w:r w:rsidR="00EA5B44">
        <w:fldChar w:fldCharType="end"/>
      </w:r>
      <w:r w:rsidR="00EA5B44">
        <w:rPr>
          <w:b/>
        </w:rPr>
        <w:t xml:space="preserve"> </w:t>
      </w:r>
      <w:r w:rsidR="006B52E8" w:rsidRPr="00EA5B44">
        <w:rPr>
          <w:bCs/>
        </w:rPr>
        <w:t xml:space="preserve">and </w:t>
      </w:r>
      <w:r w:rsidR="00EA5B44" w:rsidRPr="00EA5B44">
        <w:rPr>
          <w:bCs/>
        </w:rPr>
        <w:t>(</w:t>
      </w:r>
      <w:r w:rsidR="00EA5B44" w:rsidRPr="00EA5B44">
        <w:rPr>
          <w:b/>
        </w:rPr>
        <w:t>B</w:t>
      </w:r>
      <w:r w:rsidR="00EA5B44" w:rsidRPr="00EA5B44">
        <w:rPr>
          <w:bCs/>
        </w:rPr>
        <w:t>)</w:t>
      </w:r>
      <w:r w:rsidR="00EA5B44">
        <w:rPr>
          <w:b/>
        </w:rPr>
        <w:t xml:space="preserve"> </w:t>
      </w:r>
      <w:r w:rsidR="006B52E8" w:rsidRPr="00EA5B44">
        <w:rPr>
          <w:bCs/>
        </w:rPr>
        <w:t xml:space="preserve">Ulcerative </w:t>
      </w:r>
      <w:r w:rsidR="00EA5B44">
        <w:rPr>
          <w:bCs/>
        </w:rPr>
        <w:t>c</w:t>
      </w:r>
      <w:r w:rsidR="006B52E8" w:rsidRPr="00EA5B44">
        <w:rPr>
          <w:bCs/>
        </w:rPr>
        <w:t>olitis</w:t>
      </w:r>
      <w:r w:rsidR="00EA5B44">
        <w:rPr>
          <w:bCs/>
        </w:rPr>
        <w:t xml:space="preserve"> (UC) </w:t>
      </w:r>
      <w:r w:rsidR="00EA5B44">
        <w:fldChar w:fldCharType="begin"/>
      </w:r>
      <w:r w:rsidR="00EA5B44">
        <w:instrText xml:space="preserve"> ADDIN EN.CITE &lt;EndNote&gt;&lt;Cite&gt;&lt;Author&gt;Contijoch&lt;/Author&gt;&lt;Year&gt;2019&lt;/Year&gt;&lt;RecNum&gt;17&lt;/RecNum&gt;&lt;DisplayText&gt;(Contijoch&lt;style face="italic"&gt; et al.&lt;/style&gt;, 2019)&lt;/DisplayText&gt;&lt;record&gt;&lt;rec-number&gt;17&lt;/rec-number&gt;&lt;foreign-keys&gt;&lt;key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EndNote&gt;</w:instrText>
      </w:r>
      <w:r w:rsidR="00EA5B44">
        <w:fldChar w:fldCharType="separate"/>
      </w:r>
      <w:r w:rsidR="00EA5B44">
        <w:rPr>
          <w:noProof/>
        </w:rPr>
        <w:t>(Contijoch</w:t>
      </w:r>
      <w:r w:rsidR="00EA5B44" w:rsidRPr="006B52E8">
        <w:rPr>
          <w:i/>
          <w:noProof/>
        </w:rPr>
        <w:t xml:space="preserve"> et al.</w:t>
      </w:r>
      <w:r w:rsidR="00EA5B44">
        <w:rPr>
          <w:noProof/>
        </w:rPr>
        <w:t>, 2019)</w:t>
      </w:r>
      <w:r w:rsidR="00EA5B44">
        <w:fldChar w:fldCharType="end"/>
      </w:r>
      <w:r w:rsidR="006B52E8" w:rsidRPr="00EA5B44">
        <w:rPr>
          <w:bCs/>
        </w:rPr>
        <w:t>.</w:t>
      </w:r>
      <w:r w:rsidR="006B52E8">
        <w:rPr>
          <w:b/>
        </w:rPr>
        <w:t xml:space="preserve"> </w:t>
      </w:r>
      <w:r w:rsidR="006B52E8">
        <w:t xml:space="preserve">Each circle represents a </w:t>
      </w:r>
      <w:r w:rsidR="00542B7E">
        <w:t xml:space="preserve">fecal </w:t>
      </w:r>
      <w:r w:rsidR="006B52E8">
        <w:t>sample. L</w:t>
      </w:r>
      <w:r w:rsidRPr="00AC26F8">
        <w:t>ines</w:t>
      </w:r>
      <w:r w:rsidR="006B52E8">
        <w:t>: best linear fits; shading:</w:t>
      </w:r>
      <w:r w:rsidRPr="00AC26F8">
        <w:t xml:space="preserve"> 95% confidence intervals</w:t>
      </w:r>
      <w:r w:rsidR="00EA5B44">
        <w:t xml:space="preserve">; </w:t>
      </w:r>
      <w:r w:rsidR="00787EDA">
        <w:t>HC</w:t>
      </w:r>
      <w:r w:rsidR="00EA5B44">
        <w:t xml:space="preserve">: </w:t>
      </w:r>
      <w:r w:rsidR="00787EDA">
        <w:t>healthy control</w:t>
      </w:r>
      <w:r w:rsidR="00EA5B44">
        <w:t xml:space="preserve">. </w:t>
      </w:r>
      <w:r w:rsidRPr="00AC26F8">
        <w:t>**</w:t>
      </w:r>
      <w:r w:rsidR="00516683">
        <w:t>*</w:t>
      </w:r>
      <w:r w:rsidRPr="00AC26F8">
        <w:t>*</w:t>
      </w:r>
      <w:r w:rsidRPr="003F5F35">
        <w:t>P</w:t>
      </w:r>
      <w:r w:rsidRPr="00AC26F8">
        <w:t>&lt;0.0</w:t>
      </w:r>
      <w:r w:rsidR="00516683">
        <w:t>0</w:t>
      </w:r>
      <w:r w:rsidRPr="00AC26F8">
        <w:t>01; *</w:t>
      </w:r>
      <w:r w:rsidRPr="003F5F35">
        <w:t>P</w:t>
      </w:r>
      <w:r w:rsidRPr="00AC26F8">
        <w:t>&lt;0.05;</w:t>
      </w:r>
      <w:r w:rsidR="00A8766C">
        <w:t xml:space="preserve"> </w:t>
      </w:r>
      <w:r w:rsidR="00A8766C" w:rsidRPr="003F5F35">
        <w:t>Welch's t-test</w:t>
      </w:r>
      <w:r w:rsidRPr="00AC26F8">
        <w:t>.</w:t>
      </w:r>
    </w:p>
    <w:p w14:paraId="7DBBD1AC" w14:textId="77777777" w:rsidR="006106B2" w:rsidRPr="00AC26F8" w:rsidRDefault="006106B2" w:rsidP="000A48DA"/>
    <w:p w14:paraId="4836FE11" w14:textId="6B4E7638" w:rsidR="007648D9" w:rsidRDefault="007648D9" w:rsidP="000A48DA">
      <w:pPr>
        <w:rPr>
          <w:b/>
          <w:bCs/>
        </w:rPr>
      </w:pPr>
      <w:r w:rsidRPr="00AC26F8">
        <w:rPr>
          <w:b/>
          <w:bCs/>
        </w:rPr>
        <w:t>DISCUSSION</w:t>
      </w:r>
    </w:p>
    <w:p w14:paraId="3CC04293" w14:textId="03E335C0" w:rsidR="00BD2F0C" w:rsidRDefault="00BD2F0C" w:rsidP="000A48DA">
      <w:r>
        <w:t xml:space="preserve">Except for a few quantitative studies </w:t>
      </w:r>
      <w:r>
        <w:fldChar w:fldCharType="begin">
          <w:fldData xml:space="preserve">PEVuZE5vdGU+PENpdGU+PEF1dGhvcj5Db250aWpvY2g8L0F1dGhvcj48WWVhcj4yMDE5PC9ZZWFy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=
</w:fldData>
        </w:fldChar>
      </w:r>
      <w:r w:rsidR="00765F86">
        <w:instrText xml:space="preserve"> ADDIN EN.CITE </w:instrText>
      </w:r>
      <w:r w:rsidR="00765F86">
        <w:fldChar w:fldCharType="begin">
          <w:fldData xml:space="preserve">PEVuZE5vdGU+PENpdGU+PEF1dGhvcj5Db250aWpvY2g8L0F1dGhvcj48WWVhcj4yMDE5PC9ZZWFy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=
</w:fldData>
        </w:fldChar>
      </w:r>
      <w:r w:rsidR="00765F86">
        <w:instrText xml:space="preserve"> ADDIN EN.CITE.DATA </w:instrText>
      </w:r>
      <w:r w:rsidR="00765F86">
        <w:fldChar w:fldCharType="end"/>
      </w:r>
      <w:r>
        <w:fldChar w:fldCharType="separate"/>
      </w:r>
      <w:r>
        <w:rPr>
          <w:noProof/>
        </w:rPr>
        <w:t>(Contijoch</w:t>
      </w:r>
      <w:r w:rsidRPr="00DF3F74">
        <w:rPr>
          <w:i/>
          <w:noProof/>
        </w:rPr>
        <w:t xml:space="preserve"> et al.</w:t>
      </w:r>
      <w:r>
        <w:rPr>
          <w:noProof/>
        </w:rPr>
        <w:t>, 2019; Jian et al., 2020; Rao et al., 2021; Schluter et al., 2020; Vandeputte</w:t>
      </w:r>
      <w:r w:rsidRPr="00DF3F74">
        <w:rPr>
          <w:i/>
          <w:noProof/>
        </w:rPr>
        <w:t xml:space="preserve"> et al.</w:t>
      </w:r>
      <w:r>
        <w:rPr>
          <w:noProof/>
        </w:rPr>
        <w:t>, 2017; Vieira-Silva et al., 2019)</w:t>
      </w:r>
      <w:r>
        <w:fldChar w:fldCharType="end"/>
      </w:r>
      <w:r>
        <w:t xml:space="preserve">, most human gut microbiome </w:t>
      </w:r>
      <w:r w:rsidR="004A4590">
        <w:t>research</w:t>
      </w:r>
      <w:r>
        <w:t xml:space="preserve"> to date have focused on amplicon-based profiling of microbiome composition. Due to the limitation, g</w:t>
      </w:r>
      <w:r w:rsidR="0057587E">
        <w:t>ut microbiome dysbiosis has been mostly characterized by loss of biodiversity</w:t>
      </w:r>
      <w:r w:rsidR="001B632D">
        <w:t xml:space="preserve"> from the compositional data</w:t>
      </w:r>
      <w:r w:rsidR="0057587E">
        <w:t xml:space="preserve">. </w:t>
      </w:r>
      <w:r w:rsidR="00DF3F74">
        <w:rPr>
          <w:rFonts w:hint="eastAsia"/>
        </w:rPr>
        <w:t>Gut</w:t>
      </w:r>
      <w:r w:rsidR="00DF3F74">
        <w:t xml:space="preserve"> </w:t>
      </w:r>
      <w:r w:rsidR="00F0193C">
        <w:t>microbial load</w:t>
      </w:r>
      <w:r w:rsidR="00DF3F74">
        <w:t xml:space="preserve">, </w:t>
      </w:r>
      <w:r w:rsidR="00F0193C">
        <w:t xml:space="preserve">which has received much less attention, is </w:t>
      </w:r>
      <w:r w:rsidR="00DF3F74">
        <w:rPr>
          <w:rFonts w:hint="eastAsia"/>
        </w:rPr>
        <w:t>another</w:t>
      </w:r>
      <w:r w:rsidR="00DF3F74">
        <w:t xml:space="preserve"> fundamental parameter that impacts host-microbiome interactions</w:t>
      </w:r>
      <w:r w:rsidR="000F072C">
        <w:t xml:space="preserve"> </w:t>
      </w:r>
      <w:r w:rsidR="000F072C">
        <w:fldChar w:fldCharType="begin">
          <w:fldData xml:space="preserve">PEVuZE5vdGU+PENpdGU+PEF1dGhvcj5Db250aWpvY2g8L0F1dGhvcj48WWVhcj4yMDE5PC9ZZWFy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</w:fldData>
        </w:fldChar>
      </w:r>
      <w:r w:rsidR="00765F86">
        <w:instrText xml:space="preserve"> ADDIN EN.CITE </w:instrText>
      </w:r>
      <w:r w:rsidR="00765F86">
        <w:fldChar w:fldCharType="begin">
          <w:fldData xml:space="preserve">PEVuZE5vdGU+PENpdGU+PEF1dGhvcj5Db250aWpvY2g8L0F1dGhvcj48WWVhcj4yMDE5PC9ZZWFy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</w:fldData>
        </w:fldChar>
      </w:r>
      <w:r w:rsidR="00765F86">
        <w:instrText xml:space="preserve"> ADDIN EN.CITE.DATA </w:instrText>
      </w:r>
      <w:r w:rsidR="00765F86">
        <w:fldChar w:fldCharType="end"/>
      </w:r>
      <w:r w:rsidR="000F072C">
        <w:fldChar w:fldCharType="separate"/>
      </w:r>
      <w:r w:rsidR="00C726BC">
        <w:rPr>
          <w:noProof/>
        </w:rPr>
        <w:t>(Contijoch</w:t>
      </w:r>
      <w:r w:rsidR="00C726BC" w:rsidRPr="00C726BC">
        <w:rPr>
          <w:i/>
          <w:noProof/>
        </w:rPr>
        <w:t xml:space="preserve"> et al.</w:t>
      </w:r>
      <w:r w:rsidR="00C726BC">
        <w:rPr>
          <w:noProof/>
        </w:rPr>
        <w:t>, 2019; Tang et al., 2019; Zarrinpar et al., 2018)</w:t>
      </w:r>
      <w:r w:rsidR="000F072C">
        <w:fldChar w:fldCharType="end"/>
      </w:r>
      <w:r w:rsidR="00F0193C">
        <w:t xml:space="preserve">. </w:t>
      </w:r>
      <w:r w:rsidR="00DF3F74">
        <w:t xml:space="preserve">For example, the total microbial </w:t>
      </w:r>
      <w:r w:rsidR="00B3534A">
        <w:t>load</w:t>
      </w:r>
      <w:r w:rsidR="00DF3F74">
        <w:t xml:space="preserve"> in the gut regulates the proportion of mucosal </w:t>
      </w:r>
      <w:proofErr w:type="spellStart"/>
      <w:r w:rsidR="00DF3F74" w:rsidRPr="0057587E">
        <w:t>RORγt</w:t>
      </w:r>
      <w:proofErr w:type="spellEnd"/>
      <w:r w:rsidR="00DF3F74" w:rsidRPr="0057587E">
        <w:t>+</w:t>
      </w:r>
      <w:r w:rsidR="00DF3F74">
        <w:t xml:space="preserve"> Treg cells in mice </w:t>
      </w:r>
      <w:r w:rsidR="00DF3F74">
        <w:fldChar w:fldCharType="begin"/>
      </w:r>
      <w:r w:rsidR="00DF3F74">
        <w:instrText xml:space="preserve"> ADDIN EN.CITE &lt;EndNote&gt;&lt;Cite&gt;&lt;Author&gt;Britton&lt;/Author&gt;&lt;Year&gt;2020&lt;/Year&gt;&lt;RecNum&gt;33&lt;/RecNum&gt;&lt;DisplayText&gt;(Britton et al., 2020)&lt;/DisplayText&gt;&lt;record&gt;&lt;rec-number&gt;33&lt;/rec-number&gt;&lt;foreign-keys&gt;&lt;key app="EN" db-id="2sp5sfrv1a5aw5ewfx5v0pdpsarfx02azxv2" timestamp="1660416557"&gt;33&lt;/key&gt;&lt;/foreign-keys&gt;&lt;ref-type name="Journal Article"&gt;17&lt;/ref-type&gt;&lt;contributors&gt;&lt;authors&gt;&lt;author&gt;Britton, Graham J&lt;/author&gt;&lt;author&gt;Contijoch, Eduardo J&lt;/author&gt;&lt;author&gt;Spindler, Matthew P&lt;/author&gt;&lt;author&gt;Aggarwala, Varun&lt;/author&gt;&lt;author&gt;Dogan, Belgin&lt;/author&gt;&lt;author&gt;Bongers, Gerold&lt;/author&gt;&lt;author&gt;San Mateo, Lani&lt;/author&gt;&lt;author&gt;Baltus, Andrew&lt;/author&gt;&lt;author&gt;Das, Anuk&lt;/author&gt;&lt;author&gt;Gevers, Dirk&lt;/author&gt;&lt;/authors&gt;&lt;/contributors&gt;&lt;titles&gt;&lt;title&gt;Defined microbiota transplant restores Th17/RORγt+ regulatory T cell balance in mice colonized with inflammatory bowel disease microbiotas&lt;/title&gt;&lt;secondary-title&gt;Proceedings of the National Academy of Sciences&lt;/secondary-title&gt;&lt;/titles&gt;&lt;periodical&gt;&lt;full-title&gt;Proceedings of the National Academy of Sciences&lt;/full-title&gt;&lt;/periodical&gt;&lt;pages&gt;21536-21545&lt;/pages&gt;&lt;volume&gt;117&lt;/volume&gt;&lt;number&gt;35&lt;/number&gt;&lt;dates&gt;&lt;year&gt;2020&lt;/year&gt;&lt;/dates&gt;&lt;isbn&gt;0027-8424&lt;/isbn&gt;&lt;urls&gt;&lt;/urls&gt;&lt;/record&gt;&lt;/Cite&gt;&lt;/EndNote&gt;</w:instrText>
      </w:r>
      <w:r w:rsidR="00DF3F74">
        <w:fldChar w:fldCharType="separate"/>
      </w:r>
      <w:r w:rsidR="00DF3F74">
        <w:rPr>
          <w:noProof/>
        </w:rPr>
        <w:t>(Britton et al., 2020)</w:t>
      </w:r>
      <w:r w:rsidR="00DF3F74">
        <w:fldChar w:fldCharType="end"/>
      </w:r>
      <w:r w:rsidR="00DF3F74">
        <w:t>.</w:t>
      </w:r>
      <w:r w:rsidR="00DF3F74" w:rsidRPr="00DF3F74">
        <w:t xml:space="preserve"> </w:t>
      </w:r>
      <w:r w:rsidR="00DF3F74">
        <w:t xml:space="preserve">Notably, </w:t>
      </w:r>
      <w:r>
        <w:t xml:space="preserve">changes in </w:t>
      </w:r>
      <w:r w:rsidR="00DF3F74">
        <w:t xml:space="preserve">gut </w:t>
      </w:r>
      <w:r w:rsidR="00F0193C">
        <w:t>microbial load</w:t>
      </w:r>
      <w:r w:rsidR="00DF3F74">
        <w:t xml:space="preserve"> </w:t>
      </w:r>
      <w:r>
        <w:t xml:space="preserve">do not strictly reflect changes in the </w:t>
      </w:r>
      <w:r w:rsidR="007C1534">
        <w:t>bio</w:t>
      </w:r>
      <w:r w:rsidR="00DF3F74">
        <w:t>diversity</w:t>
      </w:r>
      <w:r>
        <w:t xml:space="preserve"> </w:t>
      </w:r>
      <w:r>
        <w:fldChar w:fldCharType="begin"/>
      </w:r>
      <w:r w:rsidR="00765F86">
        <w:instrText xml:space="preserve"> ADDIN EN.CITE &lt;EndNote&gt;&lt;Cite&gt;&lt;Author&gt;Contijoch&lt;/Author&gt;&lt;Year&gt;2019&lt;/Year&gt;&lt;RecNum&gt;17&lt;/RecNum&gt;&lt;DisplayText&gt;(Contijoch&lt;style face="italic"&gt; et al.&lt;/style&gt;, 2019)&lt;/DisplayText&gt;&lt;record&gt;&lt;rec-number&gt;17&lt;/rec-number&gt;&lt;foreign-keys&gt;&lt;key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EndNote&gt;</w:instrText>
      </w:r>
      <w:r>
        <w:fldChar w:fldCharType="separate"/>
      </w:r>
      <w:r>
        <w:rPr>
          <w:noProof/>
        </w:rPr>
        <w:t>(Contijoch</w:t>
      </w:r>
      <w:r w:rsidRPr="00BD2F0C">
        <w:rPr>
          <w:i/>
          <w:noProof/>
        </w:rPr>
        <w:t xml:space="preserve"> et al.</w:t>
      </w:r>
      <w:r>
        <w:rPr>
          <w:noProof/>
        </w:rPr>
        <w:t>, 2019)</w:t>
      </w:r>
      <w:r>
        <w:fldChar w:fldCharType="end"/>
      </w:r>
      <w:r>
        <w:t xml:space="preserve">, suggesting that the two metrics describe different aspects of dysbiosis. </w:t>
      </w:r>
    </w:p>
    <w:p w14:paraId="32368405" w14:textId="77777777" w:rsidR="00F0193C" w:rsidRDefault="00F0193C" w:rsidP="000A48DA"/>
    <w:p w14:paraId="1119217F" w14:textId="5A31D4DB" w:rsidR="00F0193C" w:rsidRDefault="0026004B" w:rsidP="000A48DA">
      <w:r>
        <w:t xml:space="preserve">Both cell- (e.g., flow cytometry) and molecular-based (e.g., qPCR, DNA mass) </w:t>
      </w:r>
      <w:r w:rsidR="00004547">
        <w:t xml:space="preserve">methods </w:t>
      </w:r>
      <w:r>
        <w:t xml:space="preserve">have been developed to measure absolute microbial </w:t>
      </w:r>
      <w:r w:rsidR="0098328D">
        <w:t xml:space="preserve">abundances </w:t>
      </w:r>
      <w:r w:rsidR="0098328D">
        <w:fldChar w:fldCharType="begin"/>
      </w:r>
      <w:r w:rsidR="0098328D">
        <w:instrText xml:space="preserve"> ADDIN EN.CITE &lt;EndNote&gt;&lt;Cite&gt;&lt;Author&gt;Galazzo&lt;/Author&gt;&lt;Year&gt;2020&lt;/Year&gt;&lt;RecNum&gt;37&lt;/RecNum&gt;&lt;DisplayText&gt;(Galazzo et al., 2020)&lt;/DisplayText&gt;&lt;record&gt;&lt;rec-number&gt;37&lt;/rec-number&gt;&lt;foreign-keys&gt;&lt;key app="EN" db-id="2sp5sfrv1a5aw5ewfx5v0pdpsarfx02azxv2" timestamp="1660484557"&gt;37&lt;/key&gt;&lt;/foreign-keys&gt;&lt;ref-type name="Journal Article"&gt;17&lt;/ref-type&gt;&lt;contributors&gt;&lt;authors&gt;&lt;author&gt;Galazzo, Gianluca&lt;/author&gt;&lt;author&gt;Van Best, Niels&lt;/author&gt;&lt;author&gt;Benedikter, Birke J&lt;/author&gt;&lt;author&gt;Janssen, Kevin&lt;/author&gt;&lt;author&gt;Bervoets, Liene&lt;/author&gt;&lt;author&gt;Driessen, Christel&lt;/author&gt;&lt;author&gt;Oomen, Melissa&lt;/author&gt;&lt;author&gt;Lucchesi, Mayk&lt;/author&gt;&lt;author&gt;van Eijck, Pascalle H&lt;/author&gt;&lt;author&gt;Becker, Heike EF&lt;/author&gt;&lt;/authors&gt;&lt;/contributors&gt;&lt;titles&gt;&lt;title&gt;How to count our microbes? The effect of different quantitative microbiome profiling approaches&lt;/title&gt;&lt;secondary-title&gt;Frontiers in cellular and infection microbiology&lt;/secondary-title&gt;&lt;/titles&gt;&lt;periodical&gt;&lt;full-title&gt;Frontiers in cellular and infection microbiology&lt;/full-title&gt;&lt;/periodical&gt;&lt;pages&gt;403&lt;/pages&gt;&lt;volume&gt;10&lt;/volume&gt;&lt;dates&gt;&lt;year&gt;2020&lt;/year&gt;&lt;/dates&gt;&lt;isbn&gt;2235-2988&lt;/isbn&gt;&lt;urls&gt;&lt;/urls&gt;&lt;/record&gt;&lt;/Cite&gt;&lt;/EndNote&gt;</w:instrText>
      </w:r>
      <w:r w:rsidR="0098328D">
        <w:fldChar w:fldCharType="separate"/>
      </w:r>
      <w:r w:rsidR="0098328D">
        <w:rPr>
          <w:noProof/>
        </w:rPr>
        <w:t>(Galazzo et al., 2020)</w:t>
      </w:r>
      <w:r w:rsidR="0098328D">
        <w:fldChar w:fldCharType="end"/>
      </w:r>
      <w:r>
        <w:t>.</w:t>
      </w:r>
      <w:r w:rsidR="0098328D">
        <w:t xml:space="preserve"> </w:t>
      </w:r>
      <w:r w:rsidR="0012577F">
        <w:t xml:space="preserve">Although </w:t>
      </w:r>
      <w:r w:rsidR="00DA7204">
        <w:t xml:space="preserve">these methods </w:t>
      </w:r>
      <w:r w:rsidR="004B65E0">
        <w:t xml:space="preserve">all </w:t>
      </w:r>
      <w:r w:rsidR="00DA7204">
        <w:t>have the</w:t>
      </w:r>
      <w:r w:rsidR="00AF0D26">
        <w:t>ir</w:t>
      </w:r>
      <w:r w:rsidR="00DA7204">
        <w:t xml:space="preserve"> own limitations</w:t>
      </w:r>
      <w:r w:rsidR="0012577F">
        <w:t xml:space="preserve">, qPCR is conceptually superior </w:t>
      </w:r>
      <w:r w:rsidR="00E26C73">
        <w:t>for</w:t>
      </w:r>
      <w:r w:rsidR="00153E12">
        <w:t xml:space="preserve"> </w:t>
      </w:r>
      <w:r w:rsidR="003E3367">
        <w:t xml:space="preserve">quantification </w:t>
      </w:r>
      <w:r w:rsidR="001E47E6">
        <w:t xml:space="preserve">of oral bacteria in feces </w:t>
      </w:r>
      <w:r w:rsidR="0012577F">
        <w:t>due to its compatibility with</w:t>
      </w:r>
      <w:r w:rsidR="00F63778">
        <w:t xml:space="preserve"> 16S rRNA sequencing</w:t>
      </w:r>
      <w:r w:rsidR="0012577F">
        <w:t xml:space="preserve"> </w:t>
      </w:r>
      <w:r w:rsidR="0012577F">
        <w:fldChar w:fldCharType="begin"/>
      </w:r>
      <w:r w:rsidR="0012577F">
        <w:instrText xml:space="preserve"> ADDIN EN.CITE &lt;EndNote&gt;&lt;Cite&gt;&lt;Author&gt;Jian&lt;/Author&gt;&lt;Year&gt;2021&lt;/Year&gt;&lt;RecNum&gt;38&lt;/RecNum&gt;&lt;DisplayText&gt;(Jian et al., 2021)&lt;/DisplayText&gt;&lt;record&gt;&lt;rec-number&gt;38&lt;/rec-number&gt;&lt;foreign-keys&gt;&lt;key app="EN" db-id="2sp5sfrv1a5aw5ewfx5v0pdpsarfx02azxv2" timestamp="1660486846"&gt;38&lt;/key&gt;&lt;/foreign-keys&gt;&lt;ref-type name="Journal Article"&gt;17&lt;/ref-type&gt;&lt;contributors&gt;&lt;authors&gt;&lt;author&gt;Jian, Ching&lt;/author&gt;&lt;author&gt;Salonen, Anne&lt;/author&gt;&lt;author&gt;Korpela, Katri&lt;/author&gt;&lt;/authors&gt;&lt;/contributors&gt;&lt;titles&gt;&lt;title&gt;Commentary: How to count our microbes? The effect of different quantitative microbiome profiling approaches&lt;/title&gt;&lt;secondary-title&gt;Frontiers in Cellular and Infection Microbiology&lt;/secondary-title&gt;&lt;/titles&gt;&lt;periodical&gt;&lt;full-title&gt;Frontiers in cellular and infection microbiology&lt;/full-title&gt;&lt;/periodical&gt;&lt;pages&gt;627910&lt;/pages&gt;&lt;volume&gt;11&lt;/volume&gt;&lt;dates&gt;&lt;year&gt;2021&lt;/year&gt;&lt;/dates&gt;&lt;isbn&gt;2235-2988&lt;/isbn&gt;&lt;urls&gt;&lt;/urls&gt;&lt;/record&gt;&lt;/Cite&gt;&lt;/EndNote&gt;</w:instrText>
      </w:r>
      <w:r w:rsidR="0012577F">
        <w:fldChar w:fldCharType="separate"/>
      </w:r>
      <w:r w:rsidR="0012577F">
        <w:rPr>
          <w:noProof/>
        </w:rPr>
        <w:t>(Jian et al., 2021)</w:t>
      </w:r>
      <w:r w:rsidR="0012577F">
        <w:fldChar w:fldCharType="end"/>
      </w:r>
      <w:r w:rsidR="0012577F">
        <w:t xml:space="preserve">. </w:t>
      </w:r>
      <w:r w:rsidR="002E6339">
        <w:t xml:space="preserve">The compatibility is found at three levels. First, both </w:t>
      </w:r>
      <w:r w:rsidR="00F63778">
        <w:t xml:space="preserve">16S sequencing </w:t>
      </w:r>
      <w:r w:rsidR="002E6339">
        <w:t xml:space="preserve">and qPCR do not distinguish live from dead (including free DNAs) </w:t>
      </w:r>
      <w:r w:rsidR="00F63778">
        <w:t>cells,</w:t>
      </w:r>
      <w:r w:rsidR="002E6339">
        <w:t xml:space="preserve"> but the</w:t>
      </w:r>
      <w:r w:rsidR="00450C06">
        <w:t xml:space="preserve">ir combination measures </w:t>
      </w:r>
      <w:r w:rsidR="002E6339">
        <w:t xml:space="preserve">absolute abundances </w:t>
      </w:r>
      <w:r w:rsidR="00450C06">
        <w:t>of</w:t>
      </w:r>
      <w:r w:rsidR="001C46F4">
        <w:t xml:space="preserve"> live</w:t>
      </w:r>
      <w:r w:rsidR="001165F3">
        <w:t>, not total</w:t>
      </w:r>
      <w:r w:rsidR="00BC5B15">
        <w:t xml:space="preserve"> (live and dead)</w:t>
      </w:r>
      <w:r w:rsidR="001165F3">
        <w:t>,</w:t>
      </w:r>
      <w:r w:rsidR="00450C06">
        <w:t xml:space="preserve"> oral bacteria </w:t>
      </w:r>
      <w:r w:rsidR="002E6339">
        <w:t xml:space="preserve">(see </w:t>
      </w:r>
      <w:r w:rsidR="002E6339" w:rsidRPr="002E6339">
        <w:rPr>
          <w:highlight w:val="yellow"/>
        </w:rPr>
        <w:t>Supplementary Text</w:t>
      </w:r>
      <w:r w:rsidR="002E6339">
        <w:t xml:space="preserve"> for justification).</w:t>
      </w:r>
      <w:r w:rsidR="00F63778">
        <w:t xml:space="preserve"> Second, t</w:t>
      </w:r>
      <w:r w:rsidR="00153E12">
        <w:t>he technical</w:t>
      </w:r>
      <w:r w:rsidR="00E26259">
        <w:t xml:space="preserve"> biases </w:t>
      </w:r>
      <w:r w:rsidR="00153E12">
        <w:t xml:space="preserve">introduced </w:t>
      </w:r>
      <w:r w:rsidR="00E26259">
        <w:t>in</w:t>
      </w:r>
      <w:r w:rsidR="00153E12">
        <w:t xml:space="preserve"> the </w:t>
      </w:r>
      <w:r w:rsidR="00E26259">
        <w:t xml:space="preserve">extraction, </w:t>
      </w:r>
      <w:r w:rsidR="000610E4">
        <w:t>purification,</w:t>
      </w:r>
      <w:r w:rsidR="00E26259">
        <w:t xml:space="preserve"> and amplification </w:t>
      </w:r>
      <w:r w:rsidR="00E26C73">
        <w:t>steps</w:t>
      </w:r>
      <w:r w:rsidR="004B65E0">
        <w:t xml:space="preserve"> of</w:t>
      </w:r>
      <w:r w:rsidR="00153E12">
        <w:t xml:space="preserve"> 16S </w:t>
      </w:r>
      <w:r w:rsidR="00F63778">
        <w:t>s</w:t>
      </w:r>
      <w:r w:rsidR="00153E12">
        <w:t xml:space="preserve">equencing are shared with qPCR, but not </w:t>
      </w:r>
      <w:r w:rsidR="003977E7">
        <w:t>other approaches.</w:t>
      </w:r>
      <w:r w:rsidR="00E26C73">
        <w:t xml:space="preserve"> </w:t>
      </w:r>
      <w:r w:rsidR="0002420C">
        <w:t>Third</w:t>
      </w:r>
      <w:r w:rsidR="00E26C73">
        <w:t xml:space="preserve">, </w:t>
      </w:r>
      <w:r w:rsidR="00153E12">
        <w:t xml:space="preserve">16S qPCR </w:t>
      </w:r>
      <w:r w:rsidR="00E26C73">
        <w:t xml:space="preserve">measures bacterial </w:t>
      </w:r>
      <w:r w:rsidR="00E26C73">
        <w:lastRenderedPageBreak/>
        <w:t>loads (not microbial loads) and is</w:t>
      </w:r>
      <w:r w:rsidR="003E3864">
        <w:t xml:space="preserve"> again</w:t>
      </w:r>
      <w:r w:rsidR="00E26C73">
        <w:t xml:space="preserve"> compatible with 16S sequencing. </w:t>
      </w:r>
      <w:r w:rsidR="00BD2BC0">
        <w:t xml:space="preserve">Therefore, we exclusively used </w:t>
      </w:r>
      <w:r w:rsidR="001337A8">
        <w:t xml:space="preserve">16S </w:t>
      </w:r>
      <w:r w:rsidR="00153E12">
        <w:t xml:space="preserve">qPCR-based </w:t>
      </w:r>
      <w:r w:rsidR="00400126">
        <w:t xml:space="preserve">quantification </w:t>
      </w:r>
      <w:r w:rsidR="00BD2BC0">
        <w:t>unless the data type is unavailable (</w:t>
      </w:r>
      <w:r w:rsidR="00FB5FF7">
        <w:t xml:space="preserve">e.g., </w:t>
      </w:r>
      <w:r w:rsidR="00BD2BC0" w:rsidRPr="00D51E4D">
        <w:rPr>
          <w:highlight w:val="yellow"/>
        </w:rPr>
        <w:t xml:space="preserve">Fig. </w:t>
      </w:r>
      <w:r w:rsidR="00D51E4D" w:rsidRPr="00D51E4D">
        <w:rPr>
          <w:highlight w:val="yellow"/>
        </w:rPr>
        <w:t>6</w:t>
      </w:r>
      <w:r w:rsidR="00BD2BC0">
        <w:t>).</w:t>
      </w:r>
    </w:p>
    <w:p w14:paraId="39D7141E" w14:textId="77777777" w:rsidR="00C1425A" w:rsidRPr="000610E4" w:rsidRDefault="00C1425A" w:rsidP="000A48DA"/>
    <w:p w14:paraId="0C317F6E" w14:textId="57B1660B" w:rsidR="008835B5" w:rsidRDefault="001850C9" w:rsidP="000A48DA">
      <w:r>
        <w:t xml:space="preserve">Quantitative microbiome profiling bypasses compositionality effects </w:t>
      </w:r>
      <w:r w:rsidR="00442D06">
        <w:t xml:space="preserve">and </w:t>
      </w:r>
      <w:r>
        <w:t>can thus calibrat</w:t>
      </w:r>
      <w:r w:rsidR="00442D06">
        <w:rPr>
          <w:rFonts w:hint="eastAsia"/>
        </w:rPr>
        <w:t>e</w:t>
      </w:r>
      <w:r w:rsidR="00442D06">
        <w:t xml:space="preserve"> the associations learned from relative microbiome profiling. One notable example is the negative association between </w:t>
      </w:r>
      <w:r w:rsidR="00442D06" w:rsidRPr="00442D06">
        <w:rPr>
          <w:i/>
          <w:iCs/>
        </w:rPr>
        <w:t>Bacteroides</w:t>
      </w:r>
      <w:r w:rsidR="00442D06">
        <w:t xml:space="preserve"> and </w:t>
      </w:r>
      <w:proofErr w:type="spellStart"/>
      <w:r w:rsidR="00442D06" w:rsidRPr="00442D06">
        <w:rPr>
          <w:i/>
          <w:iCs/>
        </w:rPr>
        <w:t>Prevotella</w:t>
      </w:r>
      <w:proofErr w:type="spellEnd"/>
      <w:r w:rsidR="00442D06">
        <w:t>, which is a</w:t>
      </w:r>
      <w:r w:rsidR="007237F4">
        <w:t xml:space="preserve">n outcome </w:t>
      </w:r>
      <w:r w:rsidR="00442D06">
        <w:t xml:space="preserve">of relative </w:t>
      </w:r>
      <w:r w:rsidR="009622F6">
        <w:t xml:space="preserve">microbiome </w:t>
      </w:r>
      <w:r w:rsidR="00C9238B">
        <w:t>analysis</w:t>
      </w:r>
      <w:r w:rsidR="00442D06">
        <w:t xml:space="preserve"> and disappears by taking absolute cell counts into accounts</w:t>
      </w:r>
      <w:r w:rsidR="00C9238B">
        <w:t xml:space="preserve"> </w:t>
      </w:r>
      <w:r w:rsidR="00C9238B">
        <w:fldChar w:fldCharType="begin"/>
      </w:r>
      <w:r w:rsidR="00765F86">
        <w:instrText xml:space="preserve"> ADDIN EN.CITE &lt;EndNote&gt;&lt;Cite&gt;&lt;Author&gt;Vandeputte&lt;/Author&gt;&lt;Year&gt;2017&lt;/Year&gt;&lt;RecNum&gt;20&lt;/RecNum&gt;&lt;DisplayText&gt;(Vandeputte&lt;style face="italic"&gt; et al.&lt;/style&gt;, 2017)&lt;/DisplayText&gt;&lt;record&gt;&lt;rec-number&gt;20&lt;/rec-number&gt;&lt;foreign-keys&gt;&lt;key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00C9238B">
        <w:fldChar w:fldCharType="separate"/>
      </w:r>
      <w:r w:rsidR="00C9238B">
        <w:rPr>
          <w:noProof/>
        </w:rPr>
        <w:t>(Vandeputte</w:t>
      </w:r>
      <w:r w:rsidR="00C9238B" w:rsidRPr="00C9238B">
        <w:rPr>
          <w:i/>
          <w:noProof/>
        </w:rPr>
        <w:t xml:space="preserve"> et al.</w:t>
      </w:r>
      <w:r w:rsidR="00C9238B">
        <w:rPr>
          <w:noProof/>
        </w:rPr>
        <w:t>, 2017)</w:t>
      </w:r>
      <w:r w:rsidR="00C9238B">
        <w:fldChar w:fldCharType="end"/>
      </w:r>
      <w:r w:rsidR="00442D06">
        <w:t>.</w:t>
      </w:r>
      <w:r w:rsidR="00C9238B">
        <w:t xml:space="preserve"> Resonating with this finding, our study </w:t>
      </w:r>
      <w:r w:rsidR="009622F6">
        <w:t xml:space="preserve">revealed another </w:t>
      </w:r>
      <w:r w:rsidR="007237F4">
        <w:t>discrepancy between relative and absolute abundances</w:t>
      </w:r>
      <w:r w:rsidR="009622F6">
        <w:t xml:space="preserve">: the relative enrichment of oral-derived bacteria in the gut does not reflect </w:t>
      </w:r>
      <w:r w:rsidR="00351689">
        <w:t xml:space="preserve">their </w:t>
      </w:r>
      <w:r w:rsidR="009622F6">
        <w:t>active</w:t>
      </w:r>
      <w:r w:rsidR="00351689">
        <w:t xml:space="preserve"> population</w:t>
      </w:r>
      <w:r w:rsidR="009622F6">
        <w:t xml:space="preserve"> expansion</w:t>
      </w:r>
      <w:r w:rsidR="005E5B19">
        <w:t>, but</w:t>
      </w:r>
      <w:r w:rsidR="009622F6">
        <w:t xml:space="preserve"> simply indicates a depleted gut microbiome state. </w:t>
      </w:r>
      <w:r w:rsidR="005554F1">
        <w:rPr>
          <w:rFonts w:hint="eastAsia"/>
        </w:rPr>
        <w:t>Therefore</w:t>
      </w:r>
      <w:r w:rsidR="005554F1">
        <w:t>, the various</w:t>
      </w:r>
      <w:r w:rsidR="009622F6">
        <w:t xml:space="preserve"> bacterial species </w:t>
      </w:r>
      <w:r w:rsidR="009622F6" w:rsidRPr="00AC26F8">
        <w:t xml:space="preserve">(e.g., </w:t>
      </w:r>
      <w:r w:rsidR="009622F6" w:rsidRPr="00AC26F8">
        <w:rPr>
          <w:i/>
          <w:iCs/>
        </w:rPr>
        <w:t>Streptococcus spp.</w:t>
      </w:r>
      <w:r w:rsidR="009622F6" w:rsidRPr="00AC26F8">
        <w:t xml:space="preserve">, </w:t>
      </w:r>
      <w:proofErr w:type="spellStart"/>
      <w:r w:rsidR="009622F6" w:rsidRPr="00AC26F8">
        <w:rPr>
          <w:i/>
          <w:iCs/>
        </w:rPr>
        <w:t>Veillonella</w:t>
      </w:r>
      <w:proofErr w:type="spellEnd"/>
      <w:r w:rsidR="009622F6" w:rsidRPr="00AC26F8">
        <w:rPr>
          <w:i/>
          <w:iCs/>
        </w:rPr>
        <w:t xml:space="preserve"> </w:t>
      </w:r>
      <w:proofErr w:type="spellStart"/>
      <w:r w:rsidR="009622F6" w:rsidRPr="00AC26F8">
        <w:rPr>
          <w:i/>
          <w:iCs/>
        </w:rPr>
        <w:t>parvula</w:t>
      </w:r>
      <w:proofErr w:type="spellEnd"/>
      <w:r w:rsidR="009622F6" w:rsidRPr="00AC26F8">
        <w:t xml:space="preserve">, </w:t>
      </w:r>
      <w:r w:rsidR="009622F6" w:rsidRPr="00AC26F8">
        <w:rPr>
          <w:i/>
          <w:iCs/>
        </w:rPr>
        <w:t xml:space="preserve">Fusobacterium </w:t>
      </w:r>
      <w:proofErr w:type="spellStart"/>
      <w:r w:rsidR="009622F6" w:rsidRPr="00AC26F8">
        <w:rPr>
          <w:i/>
          <w:iCs/>
        </w:rPr>
        <w:t>nucleatum</w:t>
      </w:r>
      <w:proofErr w:type="spellEnd"/>
      <w:r w:rsidR="009622F6" w:rsidRPr="00AC26F8">
        <w:t>)</w:t>
      </w:r>
      <w:r w:rsidR="009622F6">
        <w:t xml:space="preserve"> found enriched in the intestine of IBD patients </w:t>
      </w:r>
      <w:r w:rsidR="007D75B8">
        <w:fldChar w:fldCharType="begin"/>
      </w:r>
      <w:r w:rsidR="007D75B8">
        <w:instrText xml:space="preserve"> ADDIN EN.CITE &lt;EndNote&gt;&lt;Cite&gt;&lt;Author&gt;Read&lt;/Author&gt;&lt;Year&gt;2021&lt;/Year&gt;&lt;RecNum&gt;3&lt;/RecNum&gt;&lt;DisplayText&gt;(Read&lt;style face="italic"&gt; et al.&lt;/style&gt;, 2021)&lt;/DisplayText&gt;&lt;record&gt;&lt;rec-number&gt;3&lt;/rec-number&gt;&lt;foreign-keys&gt;&lt;key app="EN" db-id="rdd09vwfmxrw0newxr6xs5ec9rzx9xtpfvwt" timestamp="1660416567"&gt;3&lt;/key&gt;&lt;/foreign-keys&gt;&lt;ref-type name="Journal Article"&gt;17&lt;/ref-type&gt;&lt;contributors&gt;&lt;authors&gt;&lt;author&gt;Read, Emily&lt;/author&gt;&lt;author&gt;Curtis, Michael A&lt;/author&gt;&lt;author&gt;Neves, Joana F&lt;/author&gt;&lt;/authors&gt;&lt;/contributors&gt;&lt;titles&gt;&lt;title&gt;The role of oral bacteria in inflammatory bowel disease&lt;/title&gt;&lt;secondary-title&gt;Nature Reviews Gastroenterology &amp;amp; Hepatology&lt;/secondary-title&gt;&lt;/titles&gt;&lt;pages&gt;731-742&lt;/pages&gt;&lt;volume&gt;18&lt;/volume&gt;&lt;number&gt;10&lt;/number&gt;&lt;dates&gt;&lt;year&gt;2021&lt;/year&gt;&lt;/dates&gt;&lt;isbn&gt;1759-5053&lt;/isbn&gt;&lt;urls&gt;&lt;/urls&gt;&lt;/record&gt;&lt;/Cite&gt;&lt;/EndNote&gt;</w:instrText>
      </w:r>
      <w:r w:rsidR="007D75B8">
        <w:fldChar w:fldCharType="separate"/>
      </w:r>
      <w:r w:rsidR="007D75B8">
        <w:rPr>
          <w:noProof/>
        </w:rPr>
        <w:t>(Read</w:t>
      </w:r>
      <w:r w:rsidR="007D75B8" w:rsidRPr="007D75B8">
        <w:rPr>
          <w:i/>
          <w:noProof/>
        </w:rPr>
        <w:t xml:space="preserve"> et al.</w:t>
      </w:r>
      <w:r w:rsidR="007D75B8">
        <w:rPr>
          <w:noProof/>
        </w:rPr>
        <w:t>, 2021)</w:t>
      </w:r>
      <w:r w:rsidR="007D75B8">
        <w:fldChar w:fldCharType="end"/>
      </w:r>
      <w:r w:rsidR="007D75B8">
        <w:t xml:space="preserve"> </w:t>
      </w:r>
      <w:r w:rsidR="009622F6">
        <w:t xml:space="preserve">may not </w:t>
      </w:r>
      <w:r w:rsidR="005554F1">
        <w:t xml:space="preserve">be biologically different; they </w:t>
      </w:r>
      <w:r w:rsidR="00683315">
        <w:t xml:space="preserve">could </w:t>
      </w:r>
      <w:r w:rsidR="00E51FFB">
        <w:t>a</w:t>
      </w:r>
      <w:r w:rsidR="009622F6">
        <w:t xml:space="preserve">ll </w:t>
      </w:r>
      <w:r w:rsidR="00E51FFB">
        <w:t xml:space="preserve">be </w:t>
      </w:r>
      <w:r w:rsidR="009622F6">
        <w:t>biomarkers of declined g</w:t>
      </w:r>
      <w:r w:rsidR="009622F6" w:rsidRPr="00AC26F8">
        <w:t xml:space="preserve">ut bacterial </w:t>
      </w:r>
      <w:r w:rsidR="00C34112">
        <w:t>load</w:t>
      </w:r>
      <w:r w:rsidR="00E80D5C">
        <w:t xml:space="preserve"> </w:t>
      </w:r>
      <w:r w:rsidR="00E80D5C">
        <w:fldChar w:fldCharType="begin"/>
      </w:r>
      <w:r w:rsidR="00E80D5C">
        <w:instrText xml:space="preserve"> ADDIN EN.CITE &lt;EndNote&gt;&lt;Cite&gt;&lt;Author&gt;Duvallet&lt;/Author&gt;&lt;Year&gt;2017&lt;/Year&gt;&lt;RecNum&gt;36&lt;/RecNum&gt;&lt;DisplayText&gt;(Duvallet et al., 2017)&lt;/DisplayText&gt;&lt;record&gt;&lt;rec-number&gt;36&lt;/rec-number&gt;&lt;foreign-keys&gt;&lt;key app="EN" db-id="2sp5sfrv1a5aw5ewfx5v0pdpsarfx02azxv2" timestamp="1660482877"&gt;36&lt;/key&gt;&lt;/foreign-keys&gt;&lt;ref-type name="Journal Article"&gt;17&lt;/ref-type&gt;&lt;contributors&gt;&lt;authors&gt;&lt;author&gt;Duvallet, Claire&lt;/author&gt;&lt;author&gt;Gibbons, Sean M&lt;/author&gt;&lt;author&gt;Gurry, Thomas&lt;/author&gt;&lt;author&gt;Irizarry, Rafael A&lt;/author&gt;&lt;author&gt;Alm, Eric J&lt;/author&gt;&lt;/authors&gt;&lt;/contributors&gt;&lt;titles&gt;&lt;title&gt;Meta-analysis of gut microbiome studies identifies disease-specific and shared responses&lt;/title&gt;&lt;secondary-title&gt;Nature communications&lt;/secondary-title&gt;&lt;/titles&gt;&lt;periodical&gt;&lt;full-title&gt;Nature communications&lt;/full-title&gt;&lt;/periodical&gt;&lt;pages&gt;1-10&lt;/pages&gt;&lt;volume&gt;8&lt;/volume&gt;&lt;number&gt;1&lt;/number&gt;&lt;dates&gt;&lt;year&gt;2017&lt;/year&gt;&lt;/dates&gt;&lt;isbn&gt;2041-1723&lt;/isbn&gt;&lt;urls&gt;&lt;/urls&gt;&lt;/record&gt;&lt;/Cite&gt;&lt;/EndNote&gt;</w:instrText>
      </w:r>
      <w:r w:rsidR="00E80D5C">
        <w:fldChar w:fldCharType="separate"/>
      </w:r>
      <w:r w:rsidR="00E80D5C">
        <w:rPr>
          <w:noProof/>
        </w:rPr>
        <w:t>(Duvallet et al., 2017)</w:t>
      </w:r>
      <w:r w:rsidR="00E80D5C">
        <w:fldChar w:fldCharType="end"/>
      </w:r>
      <w:r w:rsidR="00100AD9">
        <w:t>.</w:t>
      </w:r>
      <w:r w:rsidR="005554F1">
        <w:t xml:space="preserve"> </w:t>
      </w:r>
      <w:r w:rsidR="005554F1">
        <w:rPr>
          <w:rFonts w:hint="eastAsia"/>
        </w:rPr>
        <w:t>Despite</w:t>
      </w:r>
      <w:r w:rsidR="00E62A45">
        <w:t xml:space="preserve"> low </w:t>
      </w:r>
      <w:r w:rsidR="004A4CB8">
        <w:t xml:space="preserve">absolute amount </w:t>
      </w:r>
      <w:r w:rsidR="00E62A45">
        <w:t>of</w:t>
      </w:r>
      <w:r w:rsidR="005554F1">
        <w:t xml:space="preserve"> oral</w:t>
      </w:r>
      <w:r w:rsidR="00E62A45">
        <w:t xml:space="preserve">ly derived </w:t>
      </w:r>
      <w:r w:rsidR="00306171">
        <w:t>bacteria</w:t>
      </w:r>
      <w:r w:rsidR="005554F1">
        <w:t xml:space="preserve"> </w:t>
      </w:r>
      <w:r w:rsidR="00E62A45">
        <w:t>i</w:t>
      </w:r>
      <w:r w:rsidR="005554F1">
        <w:t xml:space="preserve">n the gut, they may have functional impacts on human health. For example, </w:t>
      </w:r>
      <w:r w:rsidR="002D321A" w:rsidRPr="00AC26F8">
        <w:t xml:space="preserve">the </w:t>
      </w:r>
      <w:r w:rsidR="0059354F">
        <w:t xml:space="preserve">orally translocated </w:t>
      </w:r>
      <w:r w:rsidR="002D321A" w:rsidRPr="002D321A">
        <w:rPr>
          <w:i/>
          <w:iCs/>
        </w:rPr>
        <w:t>Klebsiella spp.</w:t>
      </w:r>
      <w:r w:rsidR="002D321A" w:rsidRPr="00AC26F8">
        <w:t xml:space="preserve"> </w:t>
      </w:r>
      <w:r w:rsidR="0059354F">
        <w:t>causes Th1 cell expansion in the</w:t>
      </w:r>
      <w:r w:rsidR="005554F1">
        <w:t xml:space="preserve"> mouse</w:t>
      </w:r>
      <w:r w:rsidR="0059354F">
        <w:t xml:space="preserve"> gut </w:t>
      </w:r>
      <w:r w:rsidR="0059354F">
        <w:fldChar w:fldCharType="begin"/>
      </w:r>
      <w:r w:rsidR="0097125B">
        <w:instrText xml:space="preserve"> ADDIN EN.CITE &lt;EndNote&gt;&lt;Cite&gt;&lt;Author&gt;Atarashi&lt;/Author&gt;&lt;Year&gt;2017&lt;/Year&gt;&lt;RecNum&gt;13&lt;/RecNum&gt;&lt;DisplayText&gt;(Atarashi et al., 2017)&lt;/DisplayText&gt;&lt;record&gt;&lt;rec-number&gt;13&lt;/rec-number&gt;&lt;foreign-keys&gt;&lt;key app="EN" db-id="eeaavdvxvv5azseddsrxz2d0vpf5v0xr9ea5" timestamp="1659478884"&gt;13&lt;/key&gt;&lt;/foreign-keys&gt;&lt;ref-type name="Journal Article"&gt;17&lt;/ref-type&gt;&lt;contributors&gt;&lt;authors&gt;&lt;author&gt;Atarashi, Koji&lt;/author&gt;&lt;author&gt;Suda, Wataru&lt;/author&gt;&lt;author&gt;Luo, Chengwei&lt;/author&gt;&lt;author&gt;Kawaguchi, Takaaki&lt;/author&gt;&lt;author&gt;Motoo, Iori&lt;/author&gt;&lt;author&gt;Narushima, Seiko&lt;/author&gt;&lt;author&gt;Kiguchi, Yuya&lt;/author&gt;&lt;author&gt;Yasuma, Keiko&lt;/author&gt;&lt;author&gt;Watanabe, Eiichiro&lt;/author&gt;&lt;author&gt;Tanoue, Takeshi&lt;/author&gt;&lt;/authors&gt;&lt;/contributors&gt;&lt;titles&gt;&lt;title&gt;Ectopic colonization of oral bacteria in the intestine drives TH1 cell induction and inflammation&lt;/title&gt;&lt;secondary-title&gt;Science&lt;/secondary-title&gt;&lt;/titles&gt;&lt;periodical&gt;&lt;full-title&gt;Science&lt;/full-title&gt;&lt;/periodical&gt;&lt;pages&gt;359-365&lt;/pages&gt;&lt;volume&gt;358&lt;/volume&gt;&lt;number&gt;6361&lt;/number&gt;&lt;dates&gt;&lt;year&gt;2017&lt;/year&gt;&lt;/dates&gt;&lt;isbn&gt;0036-8075&lt;/isbn&gt;&lt;urls&gt;&lt;/urls&gt;&lt;/record&gt;&lt;/Cite&gt;&lt;/EndNote&gt;</w:instrText>
      </w:r>
      <w:r w:rsidR="0059354F">
        <w:fldChar w:fldCharType="separate"/>
      </w:r>
      <w:r w:rsidR="0097125B">
        <w:rPr>
          <w:noProof/>
        </w:rPr>
        <w:t>(Atarashi et al., 2017)</w:t>
      </w:r>
      <w:r w:rsidR="0059354F">
        <w:fldChar w:fldCharType="end"/>
      </w:r>
      <w:r w:rsidR="0059354F">
        <w:t xml:space="preserve">. </w:t>
      </w:r>
      <w:r w:rsidR="007159EF">
        <w:t>The functional characterization (e.g., metabolomics) of the depleted gut microbiome state with high relative abundance of oral bacteria certainly warrants further study in the future.</w:t>
      </w:r>
      <w:r w:rsidR="008835B5" w:rsidRPr="00AC26F8">
        <w:br w:type="page"/>
      </w:r>
    </w:p>
    <w:p w14:paraId="52D77DC1" w14:textId="77777777" w:rsidR="00A74768" w:rsidRPr="00AC26F8" w:rsidRDefault="00A74768" w:rsidP="000A48DA">
      <w:pPr>
        <w:pStyle w:val="Acknowledgement"/>
        <w:ind w:left="0" w:firstLine="0"/>
        <w:rPr>
          <w:b/>
        </w:rPr>
      </w:pPr>
      <w:r w:rsidRPr="00AC26F8">
        <w:rPr>
          <w:b/>
        </w:rPr>
        <w:lastRenderedPageBreak/>
        <w:t>ACKNOWLEDGMENTS</w:t>
      </w:r>
    </w:p>
    <w:p w14:paraId="361AC186" w14:textId="06D0109A" w:rsidR="00E02A3B" w:rsidRPr="00AC26F8" w:rsidRDefault="00A74768" w:rsidP="000A48DA">
      <w:pPr>
        <w:pStyle w:val="Acknowledgement"/>
        <w:ind w:left="0" w:firstLine="0"/>
      </w:pPr>
      <w:r w:rsidRPr="00AC26F8">
        <w:t xml:space="preserve">C.L. is supported by National Institutes of Health (NIH) grant nos. U01 AI124275 (J.B.X.), R01 AI137269 (J.B.X.) and U54 CA209975 (J.B.X.). T.R. is funded by Deutsche </w:t>
      </w:r>
      <w:proofErr w:type="spellStart"/>
      <w:r w:rsidRPr="00AC26F8">
        <w:t>Forschungsgemeinschaft</w:t>
      </w:r>
      <w:proofErr w:type="spellEnd"/>
      <w:r w:rsidRPr="00AC26F8">
        <w:t xml:space="preserve"> (DFG, German Research Foundation) grant no. RO-5328/1-2 (T.R.), NIH grant nos. R01 AI093808 (T.M.H.), R21 AI105617 (T.M.H.) and R21 AI156157 (T.M.H.).</w:t>
      </w:r>
      <w:r w:rsidR="00E02A3B">
        <w:t xml:space="preserve"> We thank Dr. Zhenjiang Xu for </w:t>
      </w:r>
      <w:r w:rsidR="00BB4D1A">
        <w:t xml:space="preserve">fruitful </w:t>
      </w:r>
      <w:r w:rsidR="00E02A3B">
        <w:t>discussion</w:t>
      </w:r>
      <w:r w:rsidR="00BB4D1A">
        <w:t>s</w:t>
      </w:r>
      <w:r w:rsidR="00E02A3B">
        <w:t>.</w:t>
      </w:r>
    </w:p>
    <w:p w14:paraId="1083B5E3" w14:textId="77777777" w:rsidR="00A74768" w:rsidRPr="00AC26F8" w:rsidRDefault="00A74768" w:rsidP="000A48DA">
      <w:pPr>
        <w:pStyle w:val="Acknowledgement"/>
        <w:ind w:left="0" w:firstLine="0"/>
        <w:rPr>
          <w:b/>
        </w:rPr>
      </w:pPr>
    </w:p>
    <w:p w14:paraId="27E571F9" w14:textId="77777777" w:rsidR="00A74768" w:rsidRPr="00AC26F8" w:rsidRDefault="00A74768" w:rsidP="000A48DA">
      <w:pPr>
        <w:pStyle w:val="Acknowledgement"/>
        <w:ind w:left="0" w:firstLine="0"/>
      </w:pPr>
      <w:r w:rsidRPr="00AC26F8">
        <w:rPr>
          <w:b/>
        </w:rPr>
        <w:t>AUTHOR CONTRIBUTIONS</w:t>
      </w:r>
    </w:p>
    <w:p w14:paraId="28523340" w14:textId="3629E6DB" w:rsidR="00A74768" w:rsidRPr="00AC26F8" w:rsidRDefault="00A74768" w:rsidP="000A48DA">
      <w:pPr>
        <w:pStyle w:val="Acknowledgement"/>
        <w:ind w:left="0" w:firstLine="0"/>
        <w:rPr>
          <w:lang w:eastAsia="zh-CN"/>
        </w:rPr>
      </w:pPr>
      <w:r w:rsidRPr="00AC26F8">
        <w:t>Conceptualization, C.L., T.R. and J.B.X</w:t>
      </w:r>
      <w:r w:rsidR="00627911">
        <w:t>.</w:t>
      </w:r>
      <w:r w:rsidRPr="00AC26F8">
        <w:t xml:space="preserve">; </w:t>
      </w:r>
      <w:r w:rsidR="0042614C">
        <w:t xml:space="preserve">Mouse experiment: A.D.; </w:t>
      </w:r>
      <w:r w:rsidR="00627911">
        <w:t xml:space="preserve">Microbiome data </w:t>
      </w:r>
      <w:r w:rsidR="0042614C">
        <w:t xml:space="preserve">processing: </w:t>
      </w:r>
      <w:r w:rsidR="00627911">
        <w:t xml:space="preserve">C.L. and </w:t>
      </w:r>
      <w:r w:rsidR="0042614C">
        <w:t xml:space="preserve">H.L.; </w:t>
      </w:r>
      <w:r w:rsidR="00DD3EA1">
        <w:t>M</w:t>
      </w:r>
      <w:r w:rsidRPr="00AC26F8">
        <w:t>icrobiome data</w:t>
      </w:r>
      <w:r w:rsidR="00DD3EA1">
        <w:t xml:space="preserve"> </w:t>
      </w:r>
      <w:r w:rsidRPr="00AC26F8">
        <w:t>analysis</w:t>
      </w:r>
      <w:r w:rsidR="005605F8" w:rsidRPr="00AC26F8">
        <w:t>,</w:t>
      </w:r>
      <w:r w:rsidRPr="00AC26F8">
        <w:t xml:space="preserve"> C.L</w:t>
      </w:r>
      <w:r w:rsidR="002D109E">
        <w:t>.</w:t>
      </w:r>
      <w:r w:rsidRPr="00AC26F8">
        <w:t>; Methodology</w:t>
      </w:r>
      <w:r w:rsidR="005605F8" w:rsidRPr="00AC26F8">
        <w:t xml:space="preserve">, </w:t>
      </w:r>
      <w:r w:rsidRPr="00AC26F8">
        <w:t>C.L.; Investigation</w:t>
      </w:r>
      <w:r w:rsidR="005605F8" w:rsidRPr="00AC26F8">
        <w:t xml:space="preserve">, </w:t>
      </w:r>
      <w:r w:rsidRPr="00AC26F8">
        <w:t>C.L. and T.R</w:t>
      </w:r>
      <w:r w:rsidR="002D109E">
        <w:t>.</w:t>
      </w:r>
      <w:r w:rsidR="005605F8" w:rsidRPr="00AC26F8">
        <w:t>;</w:t>
      </w:r>
      <w:r w:rsidRPr="00AC26F8">
        <w:t xml:space="preserve"> Writing – Original Draft, C.L., T.R.</w:t>
      </w:r>
      <w:r w:rsidR="00DD3EA1">
        <w:t>, A.D., H.L.</w:t>
      </w:r>
      <w:r w:rsidRPr="00AC26F8">
        <w:t xml:space="preserve">; Writing – Review and Editing, T.M.H., J.B.X., J.U.P., B.Z., </w:t>
      </w:r>
      <w:r w:rsidR="00643FEF">
        <w:t xml:space="preserve">L.D., </w:t>
      </w:r>
      <w:r w:rsidRPr="00AC26F8">
        <w:t xml:space="preserve">and </w:t>
      </w:r>
      <w:proofErr w:type="spellStart"/>
      <w:r w:rsidRPr="00AC26F8">
        <w:t>M.R.M.v.d.B</w:t>
      </w:r>
      <w:proofErr w:type="spellEnd"/>
      <w:r w:rsidR="002D109E">
        <w:t>.</w:t>
      </w:r>
      <w:r w:rsidRPr="00AC26F8">
        <w:t>; Supervision, J.B.X. and T.M.H.</w:t>
      </w:r>
    </w:p>
    <w:p w14:paraId="7484F743" w14:textId="77777777" w:rsidR="00A74768" w:rsidRPr="00AC26F8" w:rsidRDefault="00A74768" w:rsidP="000A48DA">
      <w:pPr>
        <w:pStyle w:val="Acknowledgement"/>
        <w:ind w:left="0" w:firstLine="0"/>
        <w:rPr>
          <w:lang w:eastAsia="zh-CN"/>
        </w:rPr>
      </w:pPr>
    </w:p>
    <w:p w14:paraId="2C0EBD74" w14:textId="77777777" w:rsidR="00A74768" w:rsidRPr="00AC26F8" w:rsidRDefault="00A74768" w:rsidP="000A48DA">
      <w:pPr>
        <w:pStyle w:val="Acknowledgement"/>
        <w:ind w:left="0" w:firstLine="0"/>
        <w:rPr>
          <w:b/>
        </w:rPr>
      </w:pPr>
      <w:r w:rsidRPr="00AC26F8">
        <w:rPr>
          <w:b/>
        </w:rPr>
        <w:t>DECLARATION OF INTERESTS</w:t>
      </w:r>
    </w:p>
    <w:p w14:paraId="4C86C536" w14:textId="4FB7CB73" w:rsidR="00A74768" w:rsidRPr="00AC26F8" w:rsidRDefault="00A74768" w:rsidP="000A48DA">
      <w:pPr>
        <w:pStyle w:val="Acknowledgement"/>
        <w:ind w:left="0" w:firstLine="0"/>
      </w:pPr>
      <w:r w:rsidRPr="00AC26F8">
        <w:t xml:space="preserve">J.U.P. reports research funding, intellectual property fees and travel reimbursement from </w:t>
      </w:r>
      <w:proofErr w:type="spellStart"/>
      <w:r w:rsidRPr="00AC26F8">
        <w:t>Seres</w:t>
      </w:r>
      <w:proofErr w:type="spellEnd"/>
      <w:r w:rsidRPr="00AC26F8">
        <w:t xml:space="preserve"> Therapeutics and consulting fees from </w:t>
      </w:r>
      <w:proofErr w:type="spellStart"/>
      <w:r w:rsidRPr="00AC26F8">
        <w:t>DaVolterra</w:t>
      </w:r>
      <w:proofErr w:type="spellEnd"/>
      <w:r w:rsidRPr="00AC26F8">
        <w:t xml:space="preserve">, CSL Behring and from Maat Pharma. He has filed intellectual property applications related to the microbiome (reference nos. 62/843,849, 62/977,908 and 15/756,845). </w:t>
      </w:r>
      <w:proofErr w:type="spellStart"/>
      <w:r w:rsidRPr="00AC26F8">
        <w:t>M.R.M.v.d.B</w:t>
      </w:r>
      <w:proofErr w:type="spellEnd"/>
      <w:r w:rsidRPr="00AC26F8">
        <w:t xml:space="preserve">. has received research support from </w:t>
      </w:r>
      <w:proofErr w:type="spellStart"/>
      <w:r w:rsidRPr="00AC26F8">
        <w:t>Seres</w:t>
      </w:r>
      <w:proofErr w:type="spellEnd"/>
      <w:r w:rsidRPr="00AC26F8">
        <w:t xml:space="preserve"> Therapeutics; he has consulted, received honorarium from or participated in advisory boards for </w:t>
      </w:r>
      <w:proofErr w:type="spellStart"/>
      <w:r w:rsidRPr="00AC26F8">
        <w:t>Seres</w:t>
      </w:r>
      <w:proofErr w:type="spellEnd"/>
      <w:r w:rsidRPr="00AC26F8">
        <w:t xml:space="preserve"> Therapeutics, </w:t>
      </w:r>
      <w:proofErr w:type="spellStart"/>
      <w:r w:rsidRPr="00AC26F8">
        <w:t>WindMIL</w:t>
      </w:r>
      <w:proofErr w:type="spellEnd"/>
      <w:r w:rsidRPr="00AC26F8">
        <w:t xml:space="preserve"> Therapeutics, </w:t>
      </w:r>
      <w:proofErr w:type="spellStart"/>
      <w:r w:rsidRPr="00AC26F8">
        <w:t>Rheos</w:t>
      </w:r>
      <w:proofErr w:type="spellEnd"/>
      <w:r w:rsidRPr="00AC26F8">
        <w:t xml:space="preserve">, Frazier Healthcare Partners, </w:t>
      </w:r>
      <w:proofErr w:type="spellStart"/>
      <w:r w:rsidRPr="00AC26F8">
        <w:t>Nektar</w:t>
      </w:r>
      <w:proofErr w:type="spellEnd"/>
      <w:r w:rsidRPr="00AC26F8">
        <w:t xml:space="preserve"> Therapeutics, Notch Therapeutics, Forty Seven Inc., </w:t>
      </w:r>
      <w:proofErr w:type="spellStart"/>
      <w:r w:rsidRPr="00AC26F8">
        <w:t>Priothera</w:t>
      </w:r>
      <w:proofErr w:type="spellEnd"/>
      <w:r w:rsidRPr="00AC26F8">
        <w:t xml:space="preserve">, </w:t>
      </w:r>
      <w:proofErr w:type="spellStart"/>
      <w:r w:rsidRPr="00AC26F8">
        <w:t>Ceramedix</w:t>
      </w:r>
      <w:proofErr w:type="spellEnd"/>
      <w:r w:rsidRPr="00AC26F8">
        <w:t xml:space="preserve">, </w:t>
      </w:r>
      <w:proofErr w:type="spellStart"/>
      <w:r w:rsidRPr="00AC26F8">
        <w:t>Lygenesis</w:t>
      </w:r>
      <w:proofErr w:type="spellEnd"/>
      <w:r w:rsidRPr="00AC26F8">
        <w:t xml:space="preserve">, Pluto </w:t>
      </w:r>
      <w:proofErr w:type="spellStart"/>
      <w:r w:rsidRPr="00AC26F8">
        <w:t>Immunotherapeutics</w:t>
      </w:r>
      <w:proofErr w:type="spellEnd"/>
      <w:r w:rsidRPr="00AC26F8">
        <w:t xml:space="preserve">, Magenta Therapeutics, Merck &amp; Co., Inc. and DKMS Medical Council (Board); and he has IP Licensing with </w:t>
      </w:r>
      <w:proofErr w:type="spellStart"/>
      <w:r w:rsidRPr="00AC26F8">
        <w:t>Seres</w:t>
      </w:r>
      <w:proofErr w:type="spellEnd"/>
      <w:r w:rsidRPr="00AC26F8">
        <w:t xml:space="preserve"> Therapeutics, Juno Therapeutics and stock options from </w:t>
      </w:r>
      <w:proofErr w:type="spellStart"/>
      <w:r w:rsidRPr="00AC26F8">
        <w:t>Seres</w:t>
      </w:r>
      <w:proofErr w:type="spellEnd"/>
      <w:r w:rsidRPr="00AC26F8">
        <w:t xml:space="preserve"> and Notch Therapeutics. T</w:t>
      </w:r>
      <w:r w:rsidR="00AC52B2" w:rsidRPr="00AC26F8">
        <w:t>.</w:t>
      </w:r>
      <w:r w:rsidRPr="00AC26F8">
        <w:t>M</w:t>
      </w:r>
      <w:r w:rsidR="00AC52B2" w:rsidRPr="00AC26F8">
        <w:t>.</w:t>
      </w:r>
      <w:r w:rsidRPr="00AC26F8">
        <w:t>H</w:t>
      </w:r>
      <w:r w:rsidR="00AC52B2" w:rsidRPr="00AC26F8">
        <w:t>.</w:t>
      </w:r>
      <w:r w:rsidRPr="00AC26F8">
        <w:t xml:space="preserve"> has participated in a scientific advisory board for Boehringer-Ingelheim Inc.</w:t>
      </w:r>
      <w:r w:rsidRPr="00AC26F8">
        <w:br w:type="page"/>
      </w:r>
    </w:p>
    <w:p w14:paraId="4CBEEEB7" w14:textId="6393BED2" w:rsidR="00410715" w:rsidRPr="00AC26F8" w:rsidRDefault="00424601" w:rsidP="000A48DA">
      <w:pPr>
        <w:pStyle w:val="Acknowledgement"/>
        <w:ind w:left="0" w:firstLine="0"/>
        <w:rPr>
          <w:b/>
        </w:rPr>
      </w:pPr>
      <w:r w:rsidRPr="00AC26F8">
        <w:rPr>
          <w:b/>
        </w:rPr>
        <w:lastRenderedPageBreak/>
        <w:t>STAR M</w:t>
      </w:r>
      <w:r w:rsidR="00410715" w:rsidRPr="00AC26F8">
        <w:rPr>
          <w:b/>
        </w:rPr>
        <w:t>ETHOD</w:t>
      </w:r>
      <w:r w:rsidR="009A3D03" w:rsidRPr="00AC26F8">
        <w:rPr>
          <w:b/>
        </w:rPr>
        <w:t>S</w:t>
      </w:r>
    </w:p>
    <w:p w14:paraId="45E800F1" w14:textId="61AB762A" w:rsidR="00410715" w:rsidRPr="00AC26F8" w:rsidRDefault="00410715" w:rsidP="000A48DA">
      <w:pPr>
        <w:pStyle w:val="Acknowledgement"/>
        <w:ind w:left="0" w:firstLine="0"/>
        <w:rPr>
          <w:b/>
        </w:rPr>
      </w:pPr>
    </w:p>
    <w:p w14:paraId="09E10B45" w14:textId="14864837" w:rsidR="00410715" w:rsidRPr="00AC26F8" w:rsidRDefault="00410715" w:rsidP="000A48DA">
      <w:pPr>
        <w:pStyle w:val="Acknowledgement"/>
        <w:ind w:left="0" w:firstLine="0"/>
        <w:rPr>
          <w:b/>
        </w:rPr>
      </w:pPr>
      <w:r w:rsidRPr="00AC26F8">
        <w:rPr>
          <w:b/>
        </w:rPr>
        <w:t>KEY RESOURCES TABLE</w:t>
      </w:r>
    </w:p>
    <w:p w14:paraId="2B6BEDA2" w14:textId="77777777" w:rsidR="009A3D03" w:rsidRPr="00AC26F8" w:rsidRDefault="009A3D03" w:rsidP="000A48DA">
      <w:pPr>
        <w:pStyle w:val="Acknowledgement"/>
        <w:ind w:left="0" w:firstLine="0"/>
        <w:rPr>
          <w:b/>
          <w:sz w:val="22"/>
          <w:szCs w:val="22"/>
        </w:rPr>
      </w:pPr>
    </w:p>
    <w:tbl>
      <w:tblPr>
        <w:tblStyle w:val="TableGrid"/>
        <w:tblW w:w="0" w:type="auto"/>
        <w:tblLayout w:type="fixed"/>
        <w:tblLook w:val="04A0" w:firstRow="1" w:lastRow="0" w:firstColumn="1" w:lastColumn="0" w:noHBand="0" w:noVBand="1"/>
      </w:tblPr>
      <w:tblGrid>
        <w:gridCol w:w="3955"/>
        <w:gridCol w:w="2610"/>
        <w:gridCol w:w="2785"/>
      </w:tblGrid>
      <w:tr w:rsidR="00511986" w:rsidRPr="00AC26F8" w14:paraId="5FA9066E" w14:textId="77777777" w:rsidTr="0043345E">
        <w:tc>
          <w:tcPr>
            <w:tcW w:w="3955" w:type="dxa"/>
          </w:tcPr>
          <w:p w14:paraId="5872F740" w14:textId="4F0D88DF" w:rsidR="009A3D03" w:rsidRPr="00AC26F8" w:rsidRDefault="009A3D03" w:rsidP="000A48DA">
            <w:pPr>
              <w:pStyle w:val="Acknowledgement"/>
              <w:ind w:left="0" w:firstLine="0"/>
              <w:rPr>
                <w:b/>
                <w:lang w:eastAsia="zh-CN"/>
              </w:rPr>
            </w:pPr>
            <w:r w:rsidRPr="00AC26F8">
              <w:rPr>
                <w:b/>
                <w:lang w:eastAsia="zh-CN"/>
              </w:rPr>
              <w:t>REAGENT or RESOURCE</w:t>
            </w:r>
          </w:p>
        </w:tc>
        <w:tc>
          <w:tcPr>
            <w:tcW w:w="2610" w:type="dxa"/>
          </w:tcPr>
          <w:p w14:paraId="4D8445CA" w14:textId="6EBD1334" w:rsidR="009A3D03" w:rsidRPr="00AC26F8" w:rsidRDefault="009A3D03" w:rsidP="000A48DA">
            <w:pPr>
              <w:pStyle w:val="Acknowledgement"/>
              <w:ind w:left="0" w:firstLine="0"/>
              <w:jc w:val="center"/>
              <w:rPr>
                <w:b/>
                <w:lang w:eastAsia="zh-CN"/>
              </w:rPr>
            </w:pPr>
            <w:r w:rsidRPr="00AC26F8">
              <w:rPr>
                <w:b/>
                <w:lang w:eastAsia="zh-CN"/>
              </w:rPr>
              <w:t>SOURCE</w:t>
            </w:r>
          </w:p>
        </w:tc>
        <w:tc>
          <w:tcPr>
            <w:tcW w:w="2785" w:type="dxa"/>
          </w:tcPr>
          <w:p w14:paraId="667633AB" w14:textId="0242EABB" w:rsidR="009A3D03" w:rsidRPr="00AC26F8" w:rsidRDefault="009A3D03" w:rsidP="000A48DA">
            <w:pPr>
              <w:pStyle w:val="Acknowledgement"/>
              <w:ind w:left="0" w:firstLine="0"/>
              <w:jc w:val="center"/>
              <w:rPr>
                <w:b/>
                <w:lang w:eastAsia="zh-CN"/>
              </w:rPr>
            </w:pPr>
            <w:r w:rsidRPr="00AC26F8">
              <w:rPr>
                <w:b/>
                <w:lang w:eastAsia="zh-CN"/>
              </w:rPr>
              <w:t>IDENTIFIER</w:t>
            </w:r>
          </w:p>
        </w:tc>
      </w:tr>
      <w:tr w:rsidR="0034321D" w:rsidRPr="00AC26F8" w14:paraId="5B281BE7" w14:textId="77777777" w:rsidTr="005441F0">
        <w:tc>
          <w:tcPr>
            <w:tcW w:w="9350" w:type="dxa"/>
            <w:gridSpan w:val="3"/>
          </w:tcPr>
          <w:p w14:paraId="0F76C9CB" w14:textId="6E02C936" w:rsidR="0034321D" w:rsidRPr="00AC26F8" w:rsidRDefault="0034321D" w:rsidP="0034321D">
            <w:pPr>
              <w:pStyle w:val="Acknowledgement"/>
              <w:ind w:left="0" w:firstLine="0"/>
              <w:rPr>
                <w:b/>
                <w:lang w:eastAsia="zh-CN"/>
              </w:rPr>
            </w:pPr>
            <w:r>
              <w:rPr>
                <w:rFonts w:hint="eastAsia"/>
                <w:b/>
                <w:lang w:eastAsia="zh-CN"/>
              </w:rPr>
              <w:t>Biological</w:t>
            </w:r>
            <w:r>
              <w:rPr>
                <w:b/>
                <w:lang w:eastAsia="zh-CN"/>
              </w:rPr>
              <w:t xml:space="preserve"> </w:t>
            </w:r>
            <w:r>
              <w:rPr>
                <w:rFonts w:hint="eastAsia"/>
                <w:b/>
                <w:lang w:eastAsia="zh-CN"/>
              </w:rPr>
              <w:t>samples</w:t>
            </w:r>
          </w:p>
        </w:tc>
      </w:tr>
      <w:tr w:rsidR="0034321D" w:rsidRPr="00AC26F8" w14:paraId="0F68C075" w14:textId="77777777" w:rsidTr="0043345E">
        <w:tc>
          <w:tcPr>
            <w:tcW w:w="3955" w:type="dxa"/>
          </w:tcPr>
          <w:p w14:paraId="6F865728" w14:textId="15FFD512" w:rsidR="0034321D" w:rsidRPr="00AC26F8" w:rsidRDefault="0034321D" w:rsidP="000A48DA">
            <w:pPr>
              <w:pStyle w:val="Acknowledgement"/>
              <w:ind w:left="0" w:firstLine="0"/>
              <w:rPr>
                <w:b/>
                <w:lang w:eastAsia="zh-CN"/>
              </w:rPr>
            </w:pPr>
            <w:r>
              <w:rPr>
                <w:bCs/>
                <w:lang w:eastAsia="zh-CN"/>
              </w:rPr>
              <w:t>Fecal and oral samples from mouse</w:t>
            </w:r>
          </w:p>
        </w:tc>
        <w:tc>
          <w:tcPr>
            <w:tcW w:w="2610" w:type="dxa"/>
          </w:tcPr>
          <w:p w14:paraId="0FCA90AC" w14:textId="7E01C1D8" w:rsidR="0034321D" w:rsidRPr="0034321D" w:rsidRDefault="0034321D" w:rsidP="0034321D">
            <w:pPr>
              <w:pStyle w:val="Acknowledgement"/>
              <w:ind w:left="0" w:firstLine="0"/>
              <w:rPr>
                <w:bCs/>
                <w:lang w:eastAsia="zh-CN"/>
              </w:rPr>
            </w:pPr>
            <w:r w:rsidRPr="0034321D">
              <w:rPr>
                <w:bCs/>
                <w:lang w:eastAsia="zh-CN"/>
              </w:rPr>
              <w:t>This study</w:t>
            </w:r>
          </w:p>
        </w:tc>
        <w:tc>
          <w:tcPr>
            <w:tcW w:w="2785" w:type="dxa"/>
          </w:tcPr>
          <w:p w14:paraId="691CC2C4" w14:textId="7164BC5D" w:rsidR="0034321D" w:rsidRPr="0034321D" w:rsidRDefault="0034321D" w:rsidP="0034321D">
            <w:pPr>
              <w:pStyle w:val="Acknowledgement"/>
              <w:ind w:left="0" w:firstLine="0"/>
              <w:rPr>
                <w:bCs/>
                <w:lang w:eastAsia="zh-CN"/>
              </w:rPr>
            </w:pPr>
            <w:r w:rsidRPr="0034321D">
              <w:rPr>
                <w:bCs/>
                <w:lang w:eastAsia="zh-CN"/>
              </w:rPr>
              <w:t>NA</w:t>
            </w:r>
          </w:p>
        </w:tc>
      </w:tr>
      <w:tr w:rsidR="003F0D83" w:rsidRPr="00AC26F8" w14:paraId="55C93634" w14:textId="77777777" w:rsidTr="005441F0">
        <w:tc>
          <w:tcPr>
            <w:tcW w:w="9350" w:type="dxa"/>
            <w:gridSpan w:val="3"/>
          </w:tcPr>
          <w:p w14:paraId="24EDE725" w14:textId="61F9A80E" w:rsidR="003F0D83" w:rsidRPr="003F0D83" w:rsidRDefault="003F0D83" w:rsidP="0034321D">
            <w:pPr>
              <w:pStyle w:val="Acknowledgement"/>
              <w:ind w:left="0" w:firstLine="0"/>
              <w:rPr>
                <w:b/>
                <w:lang w:eastAsia="zh-CN"/>
              </w:rPr>
            </w:pPr>
            <w:r w:rsidRPr="003F0D83">
              <w:rPr>
                <w:rFonts w:hint="eastAsia"/>
                <w:b/>
                <w:lang w:eastAsia="zh-CN"/>
              </w:rPr>
              <w:t>Chemicals</w:t>
            </w:r>
          </w:p>
        </w:tc>
      </w:tr>
      <w:tr w:rsidR="003F0D83" w:rsidRPr="00AC26F8" w14:paraId="431CAEBA" w14:textId="77777777" w:rsidTr="0043345E">
        <w:tc>
          <w:tcPr>
            <w:tcW w:w="3955" w:type="dxa"/>
          </w:tcPr>
          <w:p w14:paraId="7C5C923A" w14:textId="3CCCBA6A" w:rsidR="003F0D83" w:rsidRPr="00D177EB" w:rsidRDefault="003F0D83" w:rsidP="000A48DA">
            <w:pPr>
              <w:pStyle w:val="Acknowledgement"/>
              <w:ind w:left="0" w:firstLine="0"/>
              <w:rPr>
                <w:bCs/>
                <w:lang w:eastAsia="zh-CN"/>
              </w:rPr>
            </w:pPr>
            <w:r w:rsidRPr="00D177EB">
              <w:rPr>
                <w:rFonts w:hint="eastAsia"/>
                <w:bCs/>
                <w:lang w:eastAsia="zh-CN"/>
              </w:rPr>
              <w:t>Ampicillin</w:t>
            </w:r>
          </w:p>
        </w:tc>
        <w:tc>
          <w:tcPr>
            <w:tcW w:w="2610" w:type="dxa"/>
          </w:tcPr>
          <w:p w14:paraId="0662BB5A" w14:textId="5A8154E2" w:rsidR="003F0D83" w:rsidRPr="00D177EB" w:rsidRDefault="00507539" w:rsidP="0034321D">
            <w:pPr>
              <w:pStyle w:val="Acknowledgement"/>
              <w:ind w:left="0" w:firstLine="0"/>
              <w:rPr>
                <w:bCs/>
                <w:lang w:eastAsia="zh-CN"/>
              </w:rPr>
            </w:pPr>
            <w:ins w:id="0" w:author="Dukovic, Ana/Sloan Kettering Institute" w:date="2022-08-26T14:14:00Z">
              <w:r>
                <w:rPr>
                  <w:bCs/>
                  <w:lang w:eastAsia="zh-CN"/>
                </w:rPr>
                <w:t>Nova Plus</w:t>
              </w:r>
            </w:ins>
          </w:p>
        </w:tc>
        <w:tc>
          <w:tcPr>
            <w:tcW w:w="2785" w:type="dxa"/>
          </w:tcPr>
          <w:p w14:paraId="14BA1DFA" w14:textId="0B9FF053" w:rsidR="003F0D83" w:rsidRPr="00D177EB" w:rsidRDefault="003F0D83" w:rsidP="0034321D">
            <w:pPr>
              <w:pStyle w:val="Acknowledgement"/>
              <w:ind w:left="0" w:firstLine="0"/>
              <w:rPr>
                <w:bCs/>
                <w:lang w:eastAsia="zh-CN"/>
              </w:rPr>
            </w:pPr>
            <w:r w:rsidRPr="00D177EB">
              <w:rPr>
                <w:bCs/>
                <w:lang w:eastAsia="zh-CN"/>
              </w:rPr>
              <w:t>Cat#</w:t>
            </w:r>
            <w:ins w:id="1" w:author="Dukovic, Ana/Sloan Kettering Institute" w:date="2022-08-26T14:16:00Z">
              <w:r w:rsidR="00507539">
                <w:rPr>
                  <w:bCs/>
                  <w:lang w:eastAsia="zh-CN"/>
                </w:rPr>
                <w:t>0781-9408-80</w:t>
              </w:r>
            </w:ins>
          </w:p>
        </w:tc>
      </w:tr>
      <w:tr w:rsidR="003F0D83" w:rsidRPr="00AC26F8" w14:paraId="37A3D9DE" w14:textId="77777777" w:rsidTr="0043345E">
        <w:tc>
          <w:tcPr>
            <w:tcW w:w="3955" w:type="dxa"/>
          </w:tcPr>
          <w:p w14:paraId="64AC1AAC" w14:textId="03DF308C" w:rsidR="003F0D83" w:rsidRPr="00D177EB" w:rsidRDefault="003F0D83" w:rsidP="000A48DA">
            <w:pPr>
              <w:pStyle w:val="Acknowledgement"/>
              <w:ind w:left="0" w:firstLine="0"/>
              <w:rPr>
                <w:bCs/>
                <w:lang w:eastAsia="zh-CN"/>
              </w:rPr>
            </w:pPr>
            <w:proofErr w:type="spellStart"/>
            <w:r w:rsidRPr="00D177EB">
              <w:rPr>
                <w:bCs/>
                <w:lang w:eastAsia="zh-CN"/>
              </w:rPr>
              <w:t>Vancomycin</w:t>
            </w:r>
            <w:proofErr w:type="spellEnd"/>
            <w:ins w:id="2" w:author="Dukovic, Ana/Sloan Kettering Institute" w:date="2022-08-26T14:11:00Z">
              <w:r w:rsidR="00507539">
                <w:rPr>
                  <w:bCs/>
                  <w:lang w:eastAsia="zh-CN"/>
                </w:rPr>
                <w:t xml:space="preserve"> hydroc</w:t>
              </w:r>
            </w:ins>
            <w:ins w:id="3" w:author="Dukovic, Ana/Sloan Kettering Institute" w:date="2022-08-26T14:13:00Z">
              <w:r w:rsidR="00507539">
                <w:rPr>
                  <w:bCs/>
                  <w:lang w:eastAsia="zh-CN"/>
                </w:rPr>
                <w:t>h</w:t>
              </w:r>
            </w:ins>
            <w:ins w:id="4" w:author="Dukovic, Ana/Sloan Kettering Institute" w:date="2022-08-26T14:12:00Z">
              <w:r w:rsidR="00507539">
                <w:rPr>
                  <w:bCs/>
                  <w:lang w:eastAsia="zh-CN"/>
                </w:rPr>
                <w:t>loride</w:t>
              </w:r>
            </w:ins>
          </w:p>
        </w:tc>
        <w:tc>
          <w:tcPr>
            <w:tcW w:w="2610" w:type="dxa"/>
          </w:tcPr>
          <w:p w14:paraId="39882BCD" w14:textId="56527EC5" w:rsidR="003F0D83" w:rsidRPr="00D177EB" w:rsidRDefault="00507539" w:rsidP="0034321D">
            <w:pPr>
              <w:pStyle w:val="Acknowledgement"/>
              <w:ind w:left="0" w:firstLine="0"/>
              <w:rPr>
                <w:bCs/>
                <w:lang w:eastAsia="zh-CN"/>
              </w:rPr>
            </w:pPr>
            <w:ins w:id="5" w:author="Dukovic, Ana/Sloan Kettering Institute" w:date="2022-08-26T14:14:00Z">
              <w:r>
                <w:rPr>
                  <w:bCs/>
                  <w:lang w:eastAsia="zh-CN"/>
                </w:rPr>
                <w:t>Thermo Scientific</w:t>
              </w:r>
            </w:ins>
          </w:p>
        </w:tc>
        <w:tc>
          <w:tcPr>
            <w:tcW w:w="2785" w:type="dxa"/>
          </w:tcPr>
          <w:p w14:paraId="38051FDB" w14:textId="4534F94F" w:rsidR="003F0D83" w:rsidRPr="00D177EB" w:rsidRDefault="003F0D83" w:rsidP="0034321D">
            <w:pPr>
              <w:pStyle w:val="Acknowledgement"/>
              <w:ind w:left="0" w:firstLine="0"/>
              <w:rPr>
                <w:bCs/>
                <w:lang w:eastAsia="zh-CN"/>
              </w:rPr>
            </w:pPr>
            <w:r w:rsidRPr="00D177EB">
              <w:rPr>
                <w:bCs/>
                <w:lang w:eastAsia="zh-CN"/>
              </w:rPr>
              <w:t>Cat#</w:t>
            </w:r>
            <w:ins w:id="6" w:author="Dukovic, Ana/Sloan Kettering Institute" w:date="2022-08-26T14:14:00Z">
              <w:r w:rsidR="00507539">
                <w:rPr>
                  <w:bCs/>
                  <w:lang w:eastAsia="zh-CN"/>
                </w:rPr>
                <w:t>J62790.06</w:t>
              </w:r>
            </w:ins>
          </w:p>
        </w:tc>
      </w:tr>
      <w:tr w:rsidR="003F0D83" w:rsidRPr="00AC26F8" w14:paraId="6551CDF7" w14:textId="77777777" w:rsidTr="00C310F9">
        <w:tc>
          <w:tcPr>
            <w:tcW w:w="3955" w:type="dxa"/>
            <w:tcBorders>
              <w:bottom w:val="single" w:sz="4" w:space="0" w:color="auto"/>
            </w:tcBorders>
          </w:tcPr>
          <w:p w14:paraId="3512F512" w14:textId="77DD7526" w:rsidR="003F0D83" w:rsidRPr="00D177EB" w:rsidRDefault="003F0D83" w:rsidP="000A48DA">
            <w:pPr>
              <w:pStyle w:val="Acknowledgement"/>
              <w:ind w:left="0" w:firstLine="0"/>
              <w:rPr>
                <w:bCs/>
                <w:lang w:eastAsia="zh-CN"/>
              </w:rPr>
            </w:pPr>
            <w:r w:rsidRPr="00D177EB">
              <w:rPr>
                <w:bCs/>
                <w:lang w:eastAsia="zh-CN"/>
              </w:rPr>
              <w:t>Neomycin</w:t>
            </w:r>
            <w:ins w:id="7" w:author="Dukovic, Ana/Sloan Kettering Institute" w:date="2022-08-26T14:13:00Z">
              <w:r w:rsidR="00507539">
                <w:rPr>
                  <w:bCs/>
                  <w:lang w:eastAsia="zh-CN"/>
                </w:rPr>
                <w:t xml:space="preserve"> sulfate hydrate</w:t>
              </w:r>
            </w:ins>
          </w:p>
        </w:tc>
        <w:tc>
          <w:tcPr>
            <w:tcW w:w="2610" w:type="dxa"/>
            <w:tcBorders>
              <w:bottom w:val="single" w:sz="4" w:space="0" w:color="auto"/>
            </w:tcBorders>
          </w:tcPr>
          <w:p w14:paraId="335085E3" w14:textId="7D5FD725" w:rsidR="003F0D83" w:rsidRPr="00D177EB" w:rsidRDefault="00507539" w:rsidP="0034321D">
            <w:pPr>
              <w:pStyle w:val="Acknowledgement"/>
              <w:ind w:left="0" w:firstLine="0"/>
              <w:rPr>
                <w:bCs/>
                <w:lang w:eastAsia="zh-CN"/>
              </w:rPr>
            </w:pPr>
            <w:ins w:id="8" w:author="Dukovic, Ana/Sloan Kettering Institute" w:date="2022-08-26T14:13:00Z">
              <w:r>
                <w:rPr>
                  <w:bCs/>
                  <w:lang w:eastAsia="zh-CN"/>
                </w:rPr>
                <w:t>Thermo Scientific</w:t>
              </w:r>
            </w:ins>
          </w:p>
        </w:tc>
        <w:tc>
          <w:tcPr>
            <w:tcW w:w="2785" w:type="dxa"/>
            <w:tcBorders>
              <w:bottom w:val="single" w:sz="4" w:space="0" w:color="auto"/>
            </w:tcBorders>
          </w:tcPr>
          <w:p w14:paraId="332D20D8" w14:textId="1173689F" w:rsidR="003F0D83" w:rsidRPr="00D177EB" w:rsidRDefault="003F0D83" w:rsidP="0034321D">
            <w:pPr>
              <w:pStyle w:val="Acknowledgement"/>
              <w:ind w:left="0" w:firstLine="0"/>
              <w:rPr>
                <w:bCs/>
                <w:lang w:eastAsia="zh-CN"/>
              </w:rPr>
            </w:pPr>
            <w:r w:rsidRPr="00D177EB">
              <w:rPr>
                <w:bCs/>
                <w:lang w:eastAsia="zh-CN"/>
              </w:rPr>
              <w:t>Cat#</w:t>
            </w:r>
            <w:ins w:id="9" w:author="Dukovic, Ana/Sloan Kettering Institute" w:date="2022-08-26T14:13:00Z">
              <w:r w:rsidR="00507539">
                <w:rPr>
                  <w:bCs/>
                  <w:lang w:eastAsia="zh-CN"/>
                </w:rPr>
                <w:t>J61499.14</w:t>
              </w:r>
            </w:ins>
          </w:p>
        </w:tc>
      </w:tr>
      <w:tr w:rsidR="00C9184D" w:rsidRPr="00C310F9" w14:paraId="142E6EA4" w14:textId="77777777" w:rsidTr="00C310F9">
        <w:trPr>
          <w:ins w:id="10" w:author="Dukovic, Ana/Sloan Kettering Institute" w:date="2022-08-26T14:23:00Z"/>
        </w:trPr>
        <w:tc>
          <w:tcPr>
            <w:tcW w:w="3955" w:type="dxa"/>
            <w:shd w:val="clear" w:color="auto" w:fill="auto"/>
          </w:tcPr>
          <w:p w14:paraId="1054B2C3" w14:textId="5A8546F7" w:rsidR="00C9184D" w:rsidRPr="00D177EB" w:rsidRDefault="00C9184D" w:rsidP="00C9184D">
            <w:pPr>
              <w:pStyle w:val="Acknowledgement"/>
              <w:ind w:left="0" w:firstLine="0"/>
              <w:rPr>
                <w:ins w:id="11" w:author="Dukovic, Ana/Sloan Kettering Institute" w:date="2022-08-26T14:23:00Z"/>
                <w:bCs/>
                <w:lang w:eastAsia="zh-CN"/>
              </w:rPr>
            </w:pPr>
            <w:proofErr w:type="spellStart"/>
            <w:ins w:id="12" w:author="Dukovic, Ana/Sloan Kettering Institute" w:date="2022-08-26T14:26:00Z">
              <w:r w:rsidRPr="00CA6AD3">
                <w:rPr>
                  <w:bCs/>
                  <w:highlight w:val="yellow"/>
                  <w:lang w:eastAsia="zh-CN"/>
                </w:rPr>
                <w:t>TruSeq</w:t>
              </w:r>
            </w:ins>
            <w:proofErr w:type="spellEnd"/>
            <w:ins w:id="13" w:author="Dukovic, Ana/Sloan Kettering Institute" w:date="2022-08-26T14:27:00Z">
              <w:r>
                <w:rPr>
                  <w:bCs/>
                  <w:lang w:eastAsia="zh-CN"/>
                </w:rPr>
                <w:t xml:space="preserve"> </w:t>
              </w:r>
            </w:ins>
          </w:p>
        </w:tc>
        <w:tc>
          <w:tcPr>
            <w:tcW w:w="2610" w:type="dxa"/>
            <w:shd w:val="clear" w:color="auto" w:fill="auto"/>
          </w:tcPr>
          <w:p w14:paraId="1C5A8A8E" w14:textId="0F209FC1" w:rsidR="00C9184D" w:rsidRPr="00D177EB" w:rsidRDefault="00C9184D" w:rsidP="00C9184D">
            <w:pPr>
              <w:pStyle w:val="Acknowledgement"/>
              <w:ind w:left="0" w:firstLine="0"/>
              <w:rPr>
                <w:ins w:id="14" w:author="Dukovic, Ana/Sloan Kettering Institute" w:date="2022-08-26T14:23:00Z"/>
                <w:bCs/>
                <w:lang w:eastAsia="zh-CN"/>
              </w:rPr>
            </w:pPr>
          </w:p>
        </w:tc>
        <w:tc>
          <w:tcPr>
            <w:tcW w:w="2785" w:type="dxa"/>
            <w:shd w:val="clear" w:color="auto" w:fill="auto"/>
          </w:tcPr>
          <w:p w14:paraId="58822767" w14:textId="20990CAD" w:rsidR="00C9184D" w:rsidRPr="00D177EB" w:rsidRDefault="00C9184D" w:rsidP="00C9184D">
            <w:pPr>
              <w:pStyle w:val="Acknowledgement"/>
              <w:ind w:left="0" w:firstLine="0"/>
              <w:rPr>
                <w:ins w:id="15" w:author="Dukovic, Ana/Sloan Kettering Institute" w:date="2022-08-26T14:23:00Z"/>
                <w:bCs/>
                <w:lang w:eastAsia="zh-CN"/>
              </w:rPr>
            </w:pPr>
            <w:ins w:id="16" w:author="Dukovic, Ana/Sloan Kettering Institute" w:date="2022-08-26T14:23:00Z">
              <w:r w:rsidRPr="00D177EB">
                <w:rPr>
                  <w:bCs/>
                  <w:lang w:eastAsia="zh-CN"/>
                </w:rPr>
                <w:t>Cat#</w:t>
              </w:r>
            </w:ins>
          </w:p>
        </w:tc>
      </w:tr>
      <w:tr w:rsidR="00C9184D" w:rsidRPr="00C310F9" w14:paraId="70445BF6" w14:textId="77777777" w:rsidTr="00C310F9">
        <w:trPr>
          <w:ins w:id="17" w:author="Dukovic, Ana/Sloan Kettering Institute" w:date="2022-08-26T14:24:00Z"/>
        </w:trPr>
        <w:tc>
          <w:tcPr>
            <w:tcW w:w="3955" w:type="dxa"/>
            <w:shd w:val="clear" w:color="auto" w:fill="auto"/>
          </w:tcPr>
          <w:p w14:paraId="608BD75D" w14:textId="7206D7D7" w:rsidR="00C9184D" w:rsidRPr="00D177EB" w:rsidRDefault="00C9184D" w:rsidP="00C9184D">
            <w:pPr>
              <w:pStyle w:val="Acknowledgement"/>
              <w:ind w:left="0" w:firstLine="0"/>
              <w:rPr>
                <w:ins w:id="18" w:author="Dukovic, Ana/Sloan Kettering Institute" w:date="2022-08-26T14:24:00Z"/>
                <w:bCs/>
                <w:lang w:eastAsia="zh-CN"/>
              </w:rPr>
            </w:pPr>
            <w:proofErr w:type="spellStart"/>
            <w:ins w:id="19" w:author="Dukovic, Ana/Sloan Kettering Institute" w:date="2022-08-26T14:27:00Z">
              <w:r>
                <w:rPr>
                  <w:bCs/>
                  <w:lang w:eastAsia="zh-CN"/>
                </w:rPr>
                <w:t>MiSeq</w:t>
              </w:r>
              <w:proofErr w:type="spellEnd"/>
              <w:r>
                <w:rPr>
                  <w:bCs/>
                  <w:lang w:eastAsia="zh-CN"/>
                </w:rPr>
                <w:t xml:space="preserve"> Reagent Kit v3</w:t>
              </w:r>
            </w:ins>
          </w:p>
        </w:tc>
        <w:tc>
          <w:tcPr>
            <w:tcW w:w="2610" w:type="dxa"/>
            <w:shd w:val="clear" w:color="auto" w:fill="auto"/>
          </w:tcPr>
          <w:p w14:paraId="6FD1E24C" w14:textId="2B791DEF" w:rsidR="00C9184D" w:rsidRPr="00D177EB" w:rsidRDefault="00C9184D" w:rsidP="00C9184D">
            <w:pPr>
              <w:pStyle w:val="Acknowledgement"/>
              <w:ind w:left="0" w:firstLine="0"/>
              <w:rPr>
                <w:ins w:id="20" w:author="Dukovic, Ana/Sloan Kettering Institute" w:date="2022-08-26T14:24:00Z"/>
                <w:bCs/>
                <w:lang w:eastAsia="zh-CN"/>
              </w:rPr>
            </w:pPr>
            <w:proofErr w:type="spellStart"/>
            <w:ins w:id="21" w:author="Dukovic, Ana/Sloan Kettering Institute" w:date="2022-08-26T14:27:00Z">
              <w:r>
                <w:rPr>
                  <w:bCs/>
                  <w:lang w:eastAsia="zh-CN"/>
                </w:rPr>
                <w:t>Illumina</w:t>
              </w:r>
            </w:ins>
            <w:proofErr w:type="spellEnd"/>
          </w:p>
        </w:tc>
        <w:tc>
          <w:tcPr>
            <w:tcW w:w="2785" w:type="dxa"/>
            <w:shd w:val="clear" w:color="auto" w:fill="auto"/>
          </w:tcPr>
          <w:p w14:paraId="61E383CE" w14:textId="4E4C164C" w:rsidR="00C9184D" w:rsidRPr="00D177EB" w:rsidRDefault="00C9184D" w:rsidP="00C9184D">
            <w:pPr>
              <w:pStyle w:val="Acknowledgement"/>
              <w:ind w:left="0" w:firstLine="0"/>
              <w:rPr>
                <w:ins w:id="22" w:author="Dukovic, Ana/Sloan Kettering Institute" w:date="2022-08-26T14:24:00Z"/>
                <w:bCs/>
                <w:lang w:eastAsia="zh-CN"/>
              </w:rPr>
            </w:pPr>
            <w:ins w:id="23" w:author="Dukovic, Ana/Sloan Kettering Institute" w:date="2022-08-26T14:24:00Z">
              <w:r w:rsidRPr="00D177EB">
                <w:rPr>
                  <w:bCs/>
                  <w:lang w:eastAsia="zh-CN"/>
                </w:rPr>
                <w:t>Cat#</w:t>
              </w:r>
            </w:ins>
            <w:ins w:id="24" w:author="Dukovic, Ana/Sloan Kettering Institute" w:date="2022-08-26T14:27:00Z">
              <w:r>
                <w:rPr>
                  <w:bCs/>
                  <w:lang w:eastAsia="zh-CN"/>
                </w:rPr>
                <w:t>15043895</w:t>
              </w:r>
            </w:ins>
          </w:p>
        </w:tc>
      </w:tr>
      <w:tr w:rsidR="00C9184D" w:rsidRPr="00C310F9" w14:paraId="6DD506E6" w14:textId="77777777" w:rsidTr="00C310F9">
        <w:trPr>
          <w:ins w:id="25" w:author="Dukovic, Ana/Sloan Kettering Institute" w:date="2022-08-26T14:24:00Z"/>
        </w:trPr>
        <w:tc>
          <w:tcPr>
            <w:tcW w:w="3955" w:type="dxa"/>
            <w:shd w:val="clear" w:color="auto" w:fill="auto"/>
          </w:tcPr>
          <w:p w14:paraId="681244FD" w14:textId="5D19AAB8" w:rsidR="00C9184D" w:rsidRPr="00D177EB" w:rsidRDefault="00C9184D" w:rsidP="00C9184D">
            <w:pPr>
              <w:pStyle w:val="Acknowledgement"/>
              <w:ind w:left="0" w:firstLine="0"/>
              <w:rPr>
                <w:ins w:id="26" w:author="Dukovic, Ana/Sloan Kettering Institute" w:date="2022-08-26T14:24:00Z"/>
                <w:bCs/>
                <w:lang w:eastAsia="zh-CN"/>
              </w:rPr>
            </w:pPr>
            <w:ins w:id="27" w:author="Dukovic, Ana/Sloan Kettering Institute" w:date="2022-08-26T14:28:00Z">
              <w:r>
                <w:rPr>
                  <w:bCs/>
                  <w:lang w:eastAsia="zh-CN"/>
                </w:rPr>
                <w:t>KAPA LTP Library preparation kit</w:t>
              </w:r>
            </w:ins>
          </w:p>
        </w:tc>
        <w:tc>
          <w:tcPr>
            <w:tcW w:w="2610" w:type="dxa"/>
            <w:shd w:val="clear" w:color="auto" w:fill="auto"/>
          </w:tcPr>
          <w:p w14:paraId="1FED919A" w14:textId="5C173105" w:rsidR="00C9184D" w:rsidRPr="00D177EB" w:rsidRDefault="00C9184D" w:rsidP="00C9184D">
            <w:pPr>
              <w:pStyle w:val="Acknowledgement"/>
              <w:ind w:left="0" w:firstLine="0"/>
              <w:rPr>
                <w:ins w:id="28" w:author="Dukovic, Ana/Sloan Kettering Institute" w:date="2022-08-26T14:24:00Z"/>
                <w:bCs/>
                <w:lang w:eastAsia="zh-CN"/>
              </w:rPr>
            </w:pPr>
            <w:ins w:id="29" w:author="Dukovic, Ana/Sloan Kettering Institute" w:date="2022-08-26T14:28:00Z">
              <w:r>
                <w:rPr>
                  <w:bCs/>
                  <w:lang w:eastAsia="zh-CN"/>
                </w:rPr>
                <w:t>Roche</w:t>
              </w:r>
            </w:ins>
          </w:p>
        </w:tc>
        <w:tc>
          <w:tcPr>
            <w:tcW w:w="2785" w:type="dxa"/>
            <w:shd w:val="clear" w:color="auto" w:fill="auto"/>
          </w:tcPr>
          <w:p w14:paraId="77F785CD" w14:textId="00DE59B1" w:rsidR="00C9184D" w:rsidRPr="00D177EB" w:rsidRDefault="00C9184D" w:rsidP="00C9184D">
            <w:pPr>
              <w:pStyle w:val="Acknowledgement"/>
              <w:ind w:left="0" w:firstLine="0"/>
              <w:rPr>
                <w:ins w:id="30" w:author="Dukovic, Ana/Sloan Kettering Institute" w:date="2022-08-26T14:24:00Z"/>
                <w:bCs/>
                <w:lang w:eastAsia="zh-CN"/>
              </w:rPr>
            </w:pPr>
            <w:ins w:id="31" w:author="Dukovic, Ana/Sloan Kettering Institute" w:date="2022-08-26T14:24:00Z">
              <w:r w:rsidRPr="00D177EB">
                <w:rPr>
                  <w:bCs/>
                  <w:lang w:eastAsia="zh-CN"/>
                </w:rPr>
                <w:t>Cat#</w:t>
              </w:r>
            </w:ins>
            <w:ins w:id="32" w:author="Dukovic, Ana/Sloan Kettering Institute" w:date="2022-08-26T14:28:00Z">
              <w:r>
                <w:rPr>
                  <w:bCs/>
                  <w:lang w:eastAsia="zh-CN"/>
                </w:rPr>
                <w:t>07961880001</w:t>
              </w:r>
            </w:ins>
          </w:p>
        </w:tc>
      </w:tr>
      <w:tr w:rsidR="00C9184D" w:rsidRPr="00C310F9" w14:paraId="33273F3B" w14:textId="77777777" w:rsidTr="00C310F9">
        <w:trPr>
          <w:ins w:id="33" w:author="Dukovic, Ana/Sloan Kettering Institute" w:date="2022-08-26T14:24:00Z"/>
        </w:trPr>
        <w:tc>
          <w:tcPr>
            <w:tcW w:w="3955" w:type="dxa"/>
            <w:shd w:val="clear" w:color="auto" w:fill="auto"/>
          </w:tcPr>
          <w:p w14:paraId="04556D4D" w14:textId="4623F7B9" w:rsidR="00C9184D" w:rsidRPr="00D177EB" w:rsidRDefault="00C9184D" w:rsidP="00C9184D">
            <w:pPr>
              <w:pStyle w:val="Acknowledgement"/>
              <w:ind w:left="0" w:firstLine="0"/>
              <w:rPr>
                <w:ins w:id="34" w:author="Dukovic, Ana/Sloan Kettering Institute" w:date="2022-08-26T14:24:00Z"/>
                <w:bCs/>
                <w:lang w:eastAsia="zh-CN"/>
              </w:rPr>
            </w:pPr>
            <w:proofErr w:type="spellStart"/>
            <w:ins w:id="35" w:author="Dukovic, Ana/Sloan Kettering Institute" w:date="2022-08-26T14:29:00Z">
              <w:r>
                <w:rPr>
                  <w:bCs/>
                  <w:lang w:eastAsia="zh-CN"/>
                </w:rPr>
                <w:t>DNeasy</w:t>
              </w:r>
              <w:proofErr w:type="spellEnd"/>
              <w:r>
                <w:rPr>
                  <w:bCs/>
                  <w:lang w:eastAsia="zh-CN"/>
                </w:rPr>
                <w:t xml:space="preserve"> Blood &amp; Tissue Kit</w:t>
              </w:r>
            </w:ins>
          </w:p>
        </w:tc>
        <w:tc>
          <w:tcPr>
            <w:tcW w:w="2610" w:type="dxa"/>
            <w:shd w:val="clear" w:color="auto" w:fill="auto"/>
          </w:tcPr>
          <w:p w14:paraId="5C4ED459" w14:textId="68C3438E" w:rsidR="00C9184D" w:rsidRPr="00D177EB" w:rsidRDefault="00C9184D" w:rsidP="00C9184D">
            <w:pPr>
              <w:pStyle w:val="Acknowledgement"/>
              <w:ind w:left="0" w:firstLine="0"/>
              <w:rPr>
                <w:ins w:id="36" w:author="Dukovic, Ana/Sloan Kettering Institute" w:date="2022-08-26T14:24:00Z"/>
                <w:bCs/>
                <w:lang w:eastAsia="zh-CN"/>
              </w:rPr>
            </w:pPr>
            <w:proofErr w:type="spellStart"/>
            <w:ins w:id="37" w:author="Dukovic, Ana/Sloan Kettering Institute" w:date="2022-08-26T14:29:00Z">
              <w:r>
                <w:rPr>
                  <w:bCs/>
                  <w:lang w:eastAsia="zh-CN"/>
                </w:rPr>
                <w:t>Qiagen</w:t>
              </w:r>
            </w:ins>
            <w:proofErr w:type="spellEnd"/>
          </w:p>
        </w:tc>
        <w:tc>
          <w:tcPr>
            <w:tcW w:w="2785" w:type="dxa"/>
            <w:shd w:val="clear" w:color="auto" w:fill="auto"/>
          </w:tcPr>
          <w:p w14:paraId="57354F12" w14:textId="03A9409E" w:rsidR="00C9184D" w:rsidRPr="00D177EB" w:rsidRDefault="00C9184D" w:rsidP="00C9184D">
            <w:pPr>
              <w:pStyle w:val="Acknowledgement"/>
              <w:ind w:left="0" w:firstLine="0"/>
              <w:rPr>
                <w:ins w:id="38" w:author="Dukovic, Ana/Sloan Kettering Institute" w:date="2022-08-26T14:24:00Z"/>
                <w:bCs/>
                <w:lang w:eastAsia="zh-CN"/>
              </w:rPr>
            </w:pPr>
            <w:ins w:id="39" w:author="Dukovic, Ana/Sloan Kettering Institute" w:date="2022-08-26T14:24:00Z">
              <w:r w:rsidRPr="00D177EB">
                <w:rPr>
                  <w:bCs/>
                  <w:lang w:eastAsia="zh-CN"/>
                </w:rPr>
                <w:t>Cat#</w:t>
              </w:r>
            </w:ins>
            <w:ins w:id="40" w:author="Dukovic, Ana/Sloan Kettering Institute" w:date="2022-08-26T14:29:00Z">
              <w:r>
                <w:rPr>
                  <w:bCs/>
                  <w:lang w:eastAsia="zh-CN"/>
                </w:rPr>
                <w:t>69504</w:t>
              </w:r>
            </w:ins>
          </w:p>
        </w:tc>
      </w:tr>
      <w:tr w:rsidR="00C9184D" w:rsidRPr="00C310F9" w14:paraId="6A8DE40D" w14:textId="77777777" w:rsidTr="00C310F9">
        <w:trPr>
          <w:ins w:id="41" w:author="Dukovic, Ana/Sloan Kettering Institute" w:date="2022-08-26T14:24:00Z"/>
        </w:trPr>
        <w:tc>
          <w:tcPr>
            <w:tcW w:w="3955" w:type="dxa"/>
            <w:shd w:val="clear" w:color="auto" w:fill="auto"/>
          </w:tcPr>
          <w:p w14:paraId="3B687A32" w14:textId="18424645" w:rsidR="00C9184D" w:rsidRPr="00D177EB" w:rsidRDefault="00677E48" w:rsidP="00C310F9">
            <w:pPr>
              <w:pStyle w:val="Acknowledgement"/>
              <w:ind w:left="0" w:firstLine="0"/>
              <w:rPr>
                <w:ins w:id="42" w:author="Dukovic, Ana/Sloan Kettering Institute" w:date="2022-08-26T14:24:00Z"/>
                <w:bCs/>
                <w:lang w:eastAsia="zh-CN"/>
              </w:rPr>
            </w:pPr>
            <w:proofErr w:type="spellStart"/>
            <w:ins w:id="43" w:author="Dukovic, Ana/Sloan Kettering Institute" w:date="2022-08-26T14:32:00Z">
              <w:r>
                <w:rPr>
                  <w:bCs/>
                  <w:lang w:eastAsia="zh-CN"/>
                </w:rPr>
                <w:t>PowerUp</w:t>
              </w:r>
              <w:proofErr w:type="spellEnd"/>
              <w:r>
                <w:rPr>
                  <w:bCs/>
                  <w:lang w:eastAsia="zh-CN"/>
                </w:rPr>
                <w:t>™ SYBR™ Green Master Mix</w:t>
              </w:r>
            </w:ins>
          </w:p>
        </w:tc>
        <w:tc>
          <w:tcPr>
            <w:tcW w:w="2610" w:type="dxa"/>
            <w:shd w:val="clear" w:color="auto" w:fill="auto"/>
          </w:tcPr>
          <w:p w14:paraId="3224B146" w14:textId="7F54922C" w:rsidR="00C9184D" w:rsidRPr="00D177EB" w:rsidRDefault="00677E48" w:rsidP="00C9184D">
            <w:pPr>
              <w:pStyle w:val="Acknowledgement"/>
              <w:ind w:left="0" w:firstLine="0"/>
              <w:rPr>
                <w:ins w:id="44" w:author="Dukovic, Ana/Sloan Kettering Institute" w:date="2022-08-26T14:24:00Z"/>
                <w:bCs/>
                <w:lang w:eastAsia="zh-CN"/>
              </w:rPr>
            </w:pPr>
            <w:ins w:id="45" w:author="Dukovic, Ana/Sloan Kettering Institute" w:date="2022-08-26T14:33:00Z">
              <w:r>
                <w:rPr>
                  <w:bCs/>
                  <w:lang w:eastAsia="zh-CN"/>
                </w:rPr>
                <w:t>Thermo Scientific</w:t>
              </w:r>
            </w:ins>
          </w:p>
        </w:tc>
        <w:tc>
          <w:tcPr>
            <w:tcW w:w="2785" w:type="dxa"/>
            <w:shd w:val="clear" w:color="auto" w:fill="auto"/>
          </w:tcPr>
          <w:p w14:paraId="44B18D7E" w14:textId="25218548" w:rsidR="00C9184D" w:rsidRPr="00D177EB" w:rsidRDefault="00C9184D" w:rsidP="00C310F9">
            <w:pPr>
              <w:pStyle w:val="Acknowledgement"/>
              <w:ind w:left="0" w:firstLine="0"/>
              <w:rPr>
                <w:ins w:id="46" w:author="Dukovic, Ana/Sloan Kettering Institute" w:date="2022-08-26T14:24:00Z"/>
                <w:bCs/>
                <w:lang w:eastAsia="zh-CN"/>
              </w:rPr>
            </w:pPr>
            <w:ins w:id="47" w:author="Dukovic, Ana/Sloan Kettering Institute" w:date="2022-08-26T14:24:00Z">
              <w:r w:rsidRPr="00D177EB">
                <w:rPr>
                  <w:bCs/>
                  <w:lang w:eastAsia="zh-CN"/>
                </w:rPr>
                <w:t>Cat#</w:t>
              </w:r>
            </w:ins>
            <w:ins w:id="48" w:author="Dukovic, Ana/Sloan Kettering Institute" w:date="2022-08-26T14:33:00Z">
              <w:r w:rsidR="00677E48" w:rsidRPr="00677E48">
                <w:rPr>
                  <w:bCs/>
                  <w:lang w:eastAsia="zh-CN"/>
                </w:rPr>
                <w:t>A25742</w:t>
              </w:r>
            </w:ins>
          </w:p>
        </w:tc>
      </w:tr>
      <w:tr w:rsidR="00C9184D" w:rsidRPr="00C310F9" w14:paraId="7DEA123B" w14:textId="77777777" w:rsidTr="00C310F9">
        <w:trPr>
          <w:ins w:id="49" w:author="Dukovic, Ana/Sloan Kettering Institute" w:date="2022-08-26T14:24:00Z"/>
        </w:trPr>
        <w:tc>
          <w:tcPr>
            <w:tcW w:w="3955" w:type="dxa"/>
            <w:shd w:val="clear" w:color="auto" w:fill="auto"/>
          </w:tcPr>
          <w:p w14:paraId="43B15240" w14:textId="399D72F8" w:rsidR="00C9184D" w:rsidRPr="00C310F9" w:rsidRDefault="00677E48" w:rsidP="00863A33">
            <w:pPr>
              <w:pStyle w:val="Acknowledgement"/>
              <w:ind w:left="0" w:firstLine="0"/>
              <w:rPr>
                <w:ins w:id="50" w:author="Dukovic, Ana/Sloan Kettering Institute" w:date="2022-08-26T14:24:00Z"/>
                <w:bCs/>
                <w:lang w:eastAsia="zh-CN"/>
              </w:rPr>
            </w:pPr>
            <w:ins w:id="51" w:author="Dukovic, Ana/Sloan Kettering Institute" w:date="2022-08-26T14:38:00Z">
              <w:r>
                <w:rPr>
                  <w:bCs/>
                  <w:lang w:eastAsia="zh-CN"/>
                </w:rPr>
                <w:t xml:space="preserve">Ready-Lyse </w:t>
              </w:r>
              <w:r w:rsidRPr="00677E48">
                <w:rPr>
                  <w:bCs/>
                  <w:lang w:eastAsia="zh-CN"/>
                </w:rPr>
                <w:t>Lysozyme Solution, 10,000,000 U</w:t>
              </w:r>
            </w:ins>
          </w:p>
        </w:tc>
        <w:tc>
          <w:tcPr>
            <w:tcW w:w="2610" w:type="dxa"/>
            <w:shd w:val="clear" w:color="auto" w:fill="auto"/>
          </w:tcPr>
          <w:p w14:paraId="04AD2703" w14:textId="77777777" w:rsidR="00C9184D" w:rsidRPr="00D177EB" w:rsidRDefault="00C9184D" w:rsidP="00C9184D">
            <w:pPr>
              <w:pStyle w:val="Acknowledgement"/>
              <w:ind w:left="0" w:firstLine="0"/>
              <w:rPr>
                <w:ins w:id="52" w:author="Dukovic, Ana/Sloan Kettering Institute" w:date="2022-08-26T14:24:00Z"/>
                <w:bCs/>
                <w:lang w:eastAsia="zh-CN"/>
              </w:rPr>
            </w:pPr>
            <w:proofErr w:type="spellStart"/>
            <w:ins w:id="53" w:author="Dukovic, Ana/Sloan Kettering Institute" w:date="2022-08-26T14:24:00Z">
              <w:r>
                <w:rPr>
                  <w:bCs/>
                  <w:lang w:eastAsia="zh-CN"/>
                </w:rPr>
                <w:t>Lucigen</w:t>
              </w:r>
              <w:proofErr w:type="spellEnd"/>
            </w:ins>
          </w:p>
        </w:tc>
        <w:tc>
          <w:tcPr>
            <w:tcW w:w="2785" w:type="dxa"/>
            <w:shd w:val="clear" w:color="auto" w:fill="auto"/>
          </w:tcPr>
          <w:p w14:paraId="01BE55B1" w14:textId="48865029" w:rsidR="00C9184D" w:rsidRPr="00D177EB" w:rsidRDefault="00C9184D" w:rsidP="00C310F9">
            <w:pPr>
              <w:pStyle w:val="Acknowledgement"/>
              <w:ind w:left="0" w:firstLine="0"/>
              <w:rPr>
                <w:ins w:id="54" w:author="Dukovic, Ana/Sloan Kettering Institute" w:date="2022-08-26T14:24:00Z"/>
                <w:bCs/>
                <w:lang w:eastAsia="zh-CN"/>
              </w:rPr>
            </w:pPr>
            <w:ins w:id="55" w:author="Dukovic, Ana/Sloan Kettering Institute" w:date="2022-08-26T14:24:00Z">
              <w:r w:rsidRPr="00D177EB">
                <w:rPr>
                  <w:bCs/>
                  <w:lang w:eastAsia="zh-CN"/>
                </w:rPr>
                <w:t>Cat#</w:t>
              </w:r>
            </w:ins>
            <w:ins w:id="56" w:author="Dukovic, Ana/Sloan Kettering Institute" w:date="2022-08-26T14:39:00Z">
              <w:r w:rsidR="00677E48" w:rsidRPr="00677E48">
                <w:rPr>
                  <w:bCs/>
                  <w:lang w:eastAsia="zh-CN"/>
                </w:rPr>
                <w:t>NC9745284</w:t>
              </w:r>
            </w:ins>
          </w:p>
        </w:tc>
      </w:tr>
      <w:tr w:rsidR="00C9184D" w:rsidRPr="00C310F9" w14:paraId="63BD1377" w14:textId="77777777" w:rsidTr="00C310F9">
        <w:trPr>
          <w:ins w:id="57" w:author="Dukovic, Ana/Sloan Kettering Institute" w:date="2022-08-26T14:24:00Z"/>
        </w:trPr>
        <w:tc>
          <w:tcPr>
            <w:tcW w:w="3955" w:type="dxa"/>
            <w:shd w:val="clear" w:color="auto" w:fill="auto"/>
          </w:tcPr>
          <w:p w14:paraId="0602B1CC" w14:textId="778046B3" w:rsidR="00C9184D" w:rsidRPr="00D177EB" w:rsidRDefault="00677E48" w:rsidP="00C9184D">
            <w:pPr>
              <w:pStyle w:val="Acknowledgement"/>
              <w:ind w:left="0" w:firstLine="0"/>
              <w:rPr>
                <w:ins w:id="58" w:author="Dukovic, Ana/Sloan Kettering Institute" w:date="2022-08-26T14:24:00Z"/>
                <w:bCs/>
                <w:lang w:eastAsia="zh-CN"/>
              </w:rPr>
            </w:pPr>
            <w:ins w:id="59" w:author="Dukovic, Ana/Sloan Kettering Institute" w:date="2022-08-26T14:39:00Z">
              <w:r>
                <w:rPr>
                  <w:bCs/>
                  <w:lang w:eastAsia="zh-CN"/>
                </w:rPr>
                <w:t xml:space="preserve">Investigator </w:t>
              </w:r>
              <w:proofErr w:type="spellStart"/>
              <w:r>
                <w:rPr>
                  <w:bCs/>
                  <w:lang w:eastAsia="zh-CN"/>
                </w:rPr>
                <w:t>Lyse</w:t>
              </w:r>
            </w:ins>
            <w:ins w:id="60" w:author="Dukovic, Ana/Sloan Kettering Institute" w:date="2022-08-26T14:40:00Z">
              <w:r>
                <w:rPr>
                  <w:bCs/>
                  <w:lang w:eastAsia="zh-CN"/>
                </w:rPr>
                <w:t>&amp;Spin</w:t>
              </w:r>
              <w:proofErr w:type="spellEnd"/>
              <w:r>
                <w:rPr>
                  <w:bCs/>
                  <w:lang w:eastAsia="zh-CN"/>
                </w:rPr>
                <w:t xml:space="preserve"> Basket kit</w:t>
              </w:r>
            </w:ins>
          </w:p>
        </w:tc>
        <w:tc>
          <w:tcPr>
            <w:tcW w:w="2610" w:type="dxa"/>
            <w:shd w:val="clear" w:color="auto" w:fill="auto"/>
          </w:tcPr>
          <w:p w14:paraId="306BA279" w14:textId="7B773FFA" w:rsidR="00C9184D" w:rsidRPr="00D177EB" w:rsidRDefault="00677E48" w:rsidP="00C9184D">
            <w:pPr>
              <w:pStyle w:val="Acknowledgement"/>
              <w:ind w:left="0" w:firstLine="0"/>
              <w:rPr>
                <w:ins w:id="61" w:author="Dukovic, Ana/Sloan Kettering Institute" w:date="2022-08-26T14:24:00Z"/>
                <w:bCs/>
                <w:lang w:eastAsia="zh-CN"/>
              </w:rPr>
            </w:pPr>
            <w:proofErr w:type="spellStart"/>
            <w:ins w:id="62" w:author="Dukovic, Ana/Sloan Kettering Institute" w:date="2022-08-26T14:40:00Z">
              <w:r>
                <w:rPr>
                  <w:bCs/>
                  <w:lang w:eastAsia="zh-CN"/>
                </w:rPr>
                <w:t>Qiagen</w:t>
              </w:r>
            </w:ins>
            <w:proofErr w:type="spellEnd"/>
          </w:p>
        </w:tc>
        <w:tc>
          <w:tcPr>
            <w:tcW w:w="2785" w:type="dxa"/>
            <w:shd w:val="clear" w:color="auto" w:fill="auto"/>
          </w:tcPr>
          <w:p w14:paraId="2C44BAC0" w14:textId="4EC2AA77" w:rsidR="00C9184D" w:rsidRPr="00D177EB" w:rsidRDefault="00C9184D" w:rsidP="00677E48">
            <w:pPr>
              <w:pStyle w:val="Acknowledgement"/>
              <w:ind w:left="0" w:firstLine="0"/>
              <w:rPr>
                <w:ins w:id="63" w:author="Dukovic, Ana/Sloan Kettering Institute" w:date="2022-08-26T14:24:00Z"/>
                <w:bCs/>
                <w:lang w:eastAsia="zh-CN"/>
              </w:rPr>
            </w:pPr>
            <w:ins w:id="64" w:author="Dukovic, Ana/Sloan Kettering Institute" w:date="2022-08-26T14:24:00Z">
              <w:r w:rsidRPr="00D177EB">
                <w:rPr>
                  <w:bCs/>
                  <w:lang w:eastAsia="zh-CN"/>
                </w:rPr>
                <w:t>Cat#</w:t>
              </w:r>
            </w:ins>
            <w:ins w:id="65" w:author="Dukovic, Ana/Sloan Kettering Institute" w:date="2022-08-26T14:40:00Z">
              <w:r w:rsidR="00677E48">
                <w:rPr>
                  <w:bCs/>
                  <w:lang w:eastAsia="zh-CN"/>
                </w:rPr>
                <w:t>19598</w:t>
              </w:r>
            </w:ins>
          </w:p>
        </w:tc>
      </w:tr>
      <w:tr w:rsidR="00C9184D" w:rsidRPr="00C310F9" w14:paraId="5173F93F" w14:textId="77777777" w:rsidTr="00C310F9">
        <w:trPr>
          <w:ins w:id="66" w:author="Dukovic, Ana/Sloan Kettering Institute" w:date="2022-08-26T14:24:00Z"/>
        </w:trPr>
        <w:tc>
          <w:tcPr>
            <w:tcW w:w="3955" w:type="dxa"/>
            <w:shd w:val="clear" w:color="auto" w:fill="auto"/>
          </w:tcPr>
          <w:p w14:paraId="25DFFB6B" w14:textId="3414CEFB" w:rsidR="00C9184D" w:rsidRPr="00D177EB" w:rsidRDefault="001A5273" w:rsidP="00C9184D">
            <w:pPr>
              <w:pStyle w:val="Acknowledgement"/>
              <w:ind w:left="0" w:firstLine="0"/>
              <w:rPr>
                <w:ins w:id="67" w:author="Dukovic, Ana/Sloan Kettering Institute" w:date="2022-08-26T14:24:00Z"/>
                <w:bCs/>
                <w:lang w:eastAsia="zh-CN"/>
              </w:rPr>
            </w:pPr>
            <w:ins w:id="68" w:author="Dukovic, Ana/Sloan Kettering Institute" w:date="2022-08-26T14:57:00Z">
              <w:r>
                <w:rPr>
                  <w:bCs/>
                  <w:lang w:eastAsia="zh-CN"/>
                </w:rPr>
                <w:t>Quant-</w:t>
              </w:r>
              <w:proofErr w:type="spellStart"/>
              <w:r>
                <w:rPr>
                  <w:bCs/>
                  <w:lang w:eastAsia="zh-CN"/>
                </w:rPr>
                <w:t>iT</w:t>
              </w:r>
              <w:proofErr w:type="spellEnd"/>
              <w:r>
                <w:rPr>
                  <w:bCs/>
                  <w:lang w:eastAsia="zh-CN"/>
                </w:rPr>
                <w:t xml:space="preserve"> </w:t>
              </w:r>
              <w:proofErr w:type="spellStart"/>
              <w:r>
                <w:rPr>
                  <w:bCs/>
                  <w:lang w:eastAsia="zh-CN"/>
                </w:rPr>
                <w:t>dsDNA</w:t>
              </w:r>
              <w:proofErr w:type="spellEnd"/>
              <w:r>
                <w:rPr>
                  <w:bCs/>
                  <w:lang w:eastAsia="zh-CN"/>
                </w:rPr>
                <w:t xml:space="preserve"> Assay Kit, High Sensitivity</w:t>
              </w:r>
            </w:ins>
          </w:p>
        </w:tc>
        <w:tc>
          <w:tcPr>
            <w:tcW w:w="2610" w:type="dxa"/>
            <w:shd w:val="clear" w:color="auto" w:fill="auto"/>
          </w:tcPr>
          <w:p w14:paraId="1CBCFB75" w14:textId="5FA97DFB" w:rsidR="00C9184D" w:rsidRPr="00D177EB" w:rsidRDefault="001A5273" w:rsidP="00C9184D">
            <w:pPr>
              <w:pStyle w:val="Acknowledgement"/>
              <w:ind w:left="0" w:firstLine="0"/>
              <w:rPr>
                <w:ins w:id="69" w:author="Dukovic, Ana/Sloan Kettering Institute" w:date="2022-08-26T14:24:00Z"/>
                <w:bCs/>
                <w:lang w:eastAsia="zh-CN"/>
              </w:rPr>
            </w:pPr>
            <w:ins w:id="70" w:author="Dukovic, Ana/Sloan Kettering Institute" w:date="2022-08-26T14:58:00Z">
              <w:r>
                <w:rPr>
                  <w:bCs/>
                  <w:lang w:eastAsia="zh-CN"/>
                </w:rPr>
                <w:t>Invitrogen</w:t>
              </w:r>
            </w:ins>
          </w:p>
        </w:tc>
        <w:tc>
          <w:tcPr>
            <w:tcW w:w="2785" w:type="dxa"/>
            <w:shd w:val="clear" w:color="auto" w:fill="auto"/>
          </w:tcPr>
          <w:p w14:paraId="19078B34" w14:textId="25D3808F" w:rsidR="00C9184D" w:rsidRPr="00D177EB" w:rsidRDefault="00412C5C" w:rsidP="00412C5C">
            <w:pPr>
              <w:pStyle w:val="Acknowledgement"/>
              <w:ind w:left="0" w:firstLine="0"/>
              <w:rPr>
                <w:ins w:id="71" w:author="Dukovic, Ana/Sloan Kettering Institute" w:date="2022-08-26T14:24:00Z"/>
                <w:bCs/>
                <w:lang w:eastAsia="zh-CN"/>
              </w:rPr>
            </w:pPr>
            <w:ins w:id="72" w:author="Dukovic, Ana/Sloan Kettering Institute" w:date="2022-08-26T14:48:00Z">
              <w:r>
                <w:rPr>
                  <w:bCs/>
                  <w:lang w:eastAsia="zh-CN"/>
                </w:rPr>
                <w:t>Cat</w:t>
              </w:r>
            </w:ins>
            <w:ins w:id="73" w:author="Dukovic, Ana/Sloan Kettering Institute" w:date="2022-08-26T14:24:00Z">
              <w:r w:rsidR="00C9184D" w:rsidRPr="00D177EB">
                <w:rPr>
                  <w:bCs/>
                  <w:lang w:eastAsia="zh-CN"/>
                </w:rPr>
                <w:t>#</w:t>
              </w:r>
            </w:ins>
            <w:ins w:id="74" w:author="Dukovic, Ana/Sloan Kettering Institute" w:date="2022-08-26T14:58:00Z">
              <w:r w:rsidR="001A5273">
                <w:rPr>
                  <w:bCs/>
                  <w:lang w:eastAsia="zh-CN"/>
                </w:rPr>
                <w:t>Q33120</w:t>
              </w:r>
            </w:ins>
          </w:p>
        </w:tc>
      </w:tr>
      <w:tr w:rsidR="009A3D03" w:rsidRPr="00AC26F8" w14:paraId="46543B36" w14:textId="77777777" w:rsidTr="00135D36">
        <w:tc>
          <w:tcPr>
            <w:tcW w:w="9350" w:type="dxa"/>
            <w:gridSpan w:val="3"/>
          </w:tcPr>
          <w:p w14:paraId="00BF4F5C" w14:textId="1AEAC1CB" w:rsidR="009A3D03" w:rsidRPr="00AC26F8" w:rsidRDefault="009A3D03" w:rsidP="000A48DA">
            <w:pPr>
              <w:pStyle w:val="Acknowledgement"/>
              <w:ind w:left="0" w:firstLine="0"/>
              <w:rPr>
                <w:b/>
                <w:lang w:eastAsia="zh-CN"/>
              </w:rPr>
            </w:pPr>
            <w:r w:rsidRPr="00AC26F8">
              <w:rPr>
                <w:b/>
                <w:lang w:eastAsia="zh-CN"/>
              </w:rPr>
              <w:t>Deposited Data</w:t>
            </w:r>
          </w:p>
        </w:tc>
      </w:tr>
      <w:tr w:rsidR="0070343A" w:rsidRPr="00AC26F8" w14:paraId="1C583584" w14:textId="77777777" w:rsidTr="0043345E">
        <w:tc>
          <w:tcPr>
            <w:tcW w:w="3955" w:type="dxa"/>
          </w:tcPr>
          <w:p w14:paraId="55D83328" w14:textId="332FF199" w:rsidR="0070343A" w:rsidRPr="00AC26F8" w:rsidRDefault="0054028D" w:rsidP="000A48DA">
            <w:pPr>
              <w:pStyle w:val="Acknowledgement"/>
              <w:ind w:left="0" w:firstLine="0"/>
              <w:rPr>
                <w:bCs/>
                <w:lang w:eastAsia="zh-CN"/>
              </w:rPr>
            </w:pPr>
            <w:r>
              <w:rPr>
                <w:bCs/>
                <w:lang w:eastAsia="zh-CN"/>
              </w:rPr>
              <w:t>This study</w:t>
            </w:r>
          </w:p>
        </w:tc>
        <w:tc>
          <w:tcPr>
            <w:tcW w:w="2610" w:type="dxa"/>
          </w:tcPr>
          <w:p w14:paraId="622F6630" w14:textId="3E3C573F" w:rsidR="0070343A" w:rsidRPr="00AC26F8" w:rsidRDefault="0054028D" w:rsidP="000A48DA">
            <w:pPr>
              <w:pStyle w:val="Acknowledgement"/>
              <w:ind w:left="0" w:firstLine="0"/>
              <w:rPr>
                <w:bCs/>
                <w:lang w:eastAsia="zh-CN"/>
              </w:rPr>
            </w:pPr>
            <w:r>
              <w:rPr>
                <w:bCs/>
                <w:lang w:eastAsia="zh-CN"/>
              </w:rPr>
              <w:t>SRA</w:t>
            </w:r>
          </w:p>
        </w:tc>
        <w:tc>
          <w:tcPr>
            <w:tcW w:w="2785" w:type="dxa"/>
          </w:tcPr>
          <w:p w14:paraId="4F70256A" w14:textId="0E886DA3" w:rsidR="0070343A" w:rsidRPr="00FF48DE" w:rsidRDefault="00FF48DE" w:rsidP="000A48DA">
            <w:r w:rsidRPr="00FF48DE">
              <w:rPr>
                <w:color w:val="212121"/>
                <w:shd w:val="clear" w:color="auto" w:fill="FFFFFF"/>
              </w:rPr>
              <w:t>PRJNA873058</w:t>
            </w:r>
          </w:p>
        </w:tc>
      </w:tr>
      <w:tr w:rsidR="009E2E5D" w:rsidRPr="00AC26F8" w14:paraId="556ABB2E" w14:textId="77777777" w:rsidTr="0043345E">
        <w:trPr>
          <w:trHeight w:val="386"/>
        </w:trPr>
        <w:tc>
          <w:tcPr>
            <w:tcW w:w="3955" w:type="dxa"/>
          </w:tcPr>
          <w:p w14:paraId="6322D430" w14:textId="4B03407F" w:rsidR="009E2E5D" w:rsidRDefault="006C5017" w:rsidP="000A48DA">
            <w:pPr>
              <w:pStyle w:val="Acknowledgement"/>
              <w:ind w:left="0" w:firstLine="0"/>
              <w:rPr>
                <w:bCs/>
                <w:lang w:eastAsia="zh-CN"/>
              </w:rPr>
            </w:pPr>
            <w:r>
              <w:rPr>
                <w:bCs/>
                <w:lang w:eastAsia="zh-CN"/>
              </w:rPr>
              <w:fldChar w:fldCharType="begin"/>
            </w:r>
            <w:r w:rsidR="00DC4FE4">
              <w:rPr>
                <w:bCs/>
                <w:lang w:eastAsia="zh-CN"/>
              </w:rPr>
              <w:instrText xml:space="preserve"> ADDIN EN.CITE &lt;EndNote&gt;&lt;Cite AuthorYear="1"&gt;&lt;Author&gt;Reese&lt;/Author&gt;&lt;Year&gt;2018&lt;/Year&gt;&lt;RecNum&gt;41&lt;/RecNum&gt;&lt;DisplayText&gt;Reese&lt;style face="italic"&gt; et al.&lt;/style&gt; (2018)&lt;/DisplayText&gt;&lt;record&gt;&lt;rec-number&gt;41&lt;/rec-number&gt;&lt;foreign-keys&gt;&lt;key app="EN" db-id="eeaavdvxvv5azseddsrxz2d0vpf5v0xr9ea5" timestamp="1659663751"&gt;41&lt;/key&gt;&lt;/foreign-keys&gt;&lt;ref-type name="Journal Article"&gt;17&lt;/ref-type&gt;&lt;contributors&gt;&lt;authors&gt;&lt;author&gt;Reese, Aspen T&lt;/author&gt;&lt;author&gt;Cho, Eugenia H&lt;/author&gt;&lt;author&gt;Klitzman, Bruce&lt;/author&gt;&lt;author&gt;Nichols, Scott P&lt;/author&gt;&lt;author&gt;Wisniewski, Natalie A&lt;/author&gt;&lt;author&gt;Villa, Max M&lt;/author&gt;&lt;author&gt;Durand, Heather K&lt;/author&gt;&lt;author&gt;Jiang, Sharon&lt;/author&gt;&lt;author&gt;Midani, Firas S&lt;/author&gt;&lt;author&gt;Nimmagadda, Sai N&lt;/author&gt;&lt;/authors&gt;&lt;/contributors&gt;&lt;titles&gt;&lt;title&gt;Antibiotic-induced changes in the microbiota disrupt redox dynamics in the gut&lt;/title&gt;&lt;secondary-title&gt;Elife&lt;/secondary-title&gt;&lt;/titles&gt;&lt;periodical&gt;&lt;full-title&gt;Elife&lt;/full-title&gt;&lt;/periodical&gt;&lt;pages&gt;e35987&lt;/pages&gt;&lt;volume&gt;7&lt;/volume&gt;&lt;dates&gt;&lt;year&gt;2018&lt;/year&gt;&lt;/dates&gt;&lt;isbn&gt;2050-084X&lt;/isbn&gt;&lt;urls&gt;&lt;/urls&gt;&lt;/record&gt;&lt;/Cite&gt;&lt;/EndNote&gt;</w:instrText>
            </w:r>
            <w:r>
              <w:rPr>
                <w:bCs/>
                <w:lang w:eastAsia="zh-CN"/>
              </w:rPr>
              <w:fldChar w:fldCharType="separate"/>
            </w:r>
            <w:r w:rsidR="00DC4FE4">
              <w:rPr>
                <w:bCs/>
                <w:noProof/>
                <w:lang w:eastAsia="zh-CN"/>
              </w:rPr>
              <w:t>Reese</w:t>
            </w:r>
            <w:r w:rsidR="00DC4FE4" w:rsidRPr="00DC4FE4">
              <w:rPr>
                <w:bCs/>
                <w:i/>
                <w:noProof/>
                <w:lang w:eastAsia="zh-CN"/>
              </w:rPr>
              <w:t xml:space="preserve"> et al.</w:t>
            </w:r>
            <w:r w:rsidR="00DC4FE4">
              <w:rPr>
                <w:bCs/>
                <w:noProof/>
                <w:lang w:eastAsia="zh-CN"/>
              </w:rPr>
              <w:t xml:space="preserve"> (2018)</w:t>
            </w:r>
            <w:r>
              <w:rPr>
                <w:bCs/>
                <w:lang w:eastAsia="zh-CN"/>
              </w:rPr>
              <w:fldChar w:fldCharType="end"/>
            </w:r>
          </w:p>
        </w:tc>
        <w:tc>
          <w:tcPr>
            <w:tcW w:w="2610" w:type="dxa"/>
          </w:tcPr>
          <w:p w14:paraId="4A332BAD" w14:textId="0B7B4993" w:rsidR="009E2E5D" w:rsidRDefault="009E2E5D" w:rsidP="000A48DA">
            <w:pPr>
              <w:pStyle w:val="Acknowledgement"/>
              <w:ind w:left="0" w:firstLine="0"/>
              <w:rPr>
                <w:bCs/>
                <w:lang w:eastAsia="zh-CN"/>
              </w:rPr>
            </w:pPr>
            <w:r>
              <w:rPr>
                <w:bCs/>
                <w:lang w:eastAsia="zh-CN"/>
              </w:rPr>
              <w:t>SRA</w:t>
            </w:r>
          </w:p>
        </w:tc>
        <w:tc>
          <w:tcPr>
            <w:tcW w:w="2785" w:type="dxa"/>
          </w:tcPr>
          <w:p w14:paraId="281F5774" w14:textId="5BCEDB68" w:rsidR="009E2E5D" w:rsidRPr="00A03068" w:rsidRDefault="009E2E5D" w:rsidP="00A03068">
            <w:pPr>
              <w:rPr>
                <w:color w:val="212121"/>
                <w:shd w:val="clear" w:color="auto" w:fill="FFFFFF"/>
              </w:rPr>
            </w:pPr>
            <w:r>
              <w:rPr>
                <w:color w:val="212121"/>
                <w:shd w:val="clear" w:color="auto" w:fill="FFFFFF"/>
              </w:rPr>
              <w:t>PRJEB26446</w:t>
            </w:r>
          </w:p>
        </w:tc>
      </w:tr>
      <w:tr w:rsidR="00A03068" w:rsidRPr="00AC26F8" w14:paraId="311AC46B" w14:textId="77777777" w:rsidTr="0043345E">
        <w:trPr>
          <w:trHeight w:val="386"/>
        </w:trPr>
        <w:tc>
          <w:tcPr>
            <w:tcW w:w="3955" w:type="dxa"/>
          </w:tcPr>
          <w:p w14:paraId="260FC19B" w14:textId="2FC53917" w:rsidR="00A03068" w:rsidRDefault="006C5017" w:rsidP="000A48DA">
            <w:pPr>
              <w:pStyle w:val="Acknowledgement"/>
              <w:ind w:left="0" w:firstLine="0"/>
              <w:rPr>
                <w:bCs/>
                <w:lang w:eastAsia="zh-CN"/>
              </w:rPr>
            </w:pPr>
            <w:r>
              <w:rPr>
                <w:bCs/>
                <w:lang w:eastAsia="zh-CN"/>
              </w:rPr>
              <w:fldChar w:fldCharType="begin"/>
            </w:r>
            <w:r w:rsidR="00DC4FE4">
              <w:rPr>
                <w:bCs/>
                <w:lang w:eastAsia="zh-CN"/>
              </w:rPr>
              <w:instrText xml:space="preserve"> ADDIN EN.CITE &lt;EndNote&gt;&lt;Cite AuthorYear="1"&gt;&lt;Author&gt;Staffas&lt;/Author&gt;&lt;Year&gt;2018&lt;/Year&gt;&lt;RecNum&gt;42&lt;/RecNum&gt;&lt;DisplayText&gt;Staffas&lt;style face="italic"&gt; et al.&lt;/style&gt; (2018)&lt;/DisplayText&gt;&lt;record&gt;&lt;rec-number&gt;42&lt;/rec-number&gt;&lt;foreign-keys&gt;&lt;key app="EN" db-id="eeaavdvxvv5azseddsrxz2d0vpf5v0xr9ea5" timestamp="1659747562"&gt;42&lt;/key&gt;&lt;/foreign-keys&gt;&lt;ref-type name="Journal Article"&gt;17&lt;/ref-type&gt;&lt;contributors&gt;&lt;authors&gt;&lt;author&gt;Staffas, Anna&lt;/author&gt;&lt;author&gt;da Silva, Marina Burgos&lt;/author&gt;&lt;author&gt;Slingerland, Ann E&lt;/author&gt;&lt;author&gt;Lazrak, Amina&lt;/author&gt;&lt;author&gt;Bare, Curtis J&lt;/author&gt;&lt;author&gt;Holman, Corey D&lt;/author&gt;&lt;author&gt;Docampo, Melissa D&lt;/author&gt;&lt;author&gt;Shono, Yusuke&lt;/author&gt;&lt;author&gt;Durham, Benjamin&lt;/author&gt;&lt;author&gt;Pickard, Amanda J&lt;/author&gt;&lt;/authors&gt;&lt;/contributors&gt;&lt;titles&gt;&lt;title&gt;Nutritional support from the intestinal microbiota improves hematopoietic reconstitution after bone marrow transplantation in mice&lt;/title&gt;&lt;secondary-title&gt;Cell host &amp;amp; microbe&lt;/secondary-title&gt;&lt;/titles&gt;&lt;periodical&gt;&lt;full-title&gt;Cell host &amp;amp; microbe&lt;/full-title&gt;&lt;/periodical&gt;&lt;pages&gt;447-457. e4&lt;/pages&gt;&lt;volume&gt;23&lt;/volume&gt;&lt;number&gt;4&lt;/number&gt;&lt;dates&gt;&lt;year&gt;2018&lt;/year&gt;&lt;/dates&gt;&lt;isbn&gt;1931-3128&lt;/isbn&gt;&lt;urls&gt;&lt;/urls&gt;&lt;/record&gt;&lt;/Cite&gt;&lt;/EndNote&gt;</w:instrText>
            </w:r>
            <w:r>
              <w:rPr>
                <w:bCs/>
                <w:lang w:eastAsia="zh-CN"/>
              </w:rPr>
              <w:fldChar w:fldCharType="separate"/>
            </w:r>
            <w:r w:rsidR="00DC4FE4">
              <w:rPr>
                <w:bCs/>
                <w:noProof/>
                <w:lang w:eastAsia="zh-CN"/>
              </w:rPr>
              <w:t>Staffas</w:t>
            </w:r>
            <w:r w:rsidR="00DC4FE4" w:rsidRPr="00DC4FE4">
              <w:rPr>
                <w:bCs/>
                <w:i/>
                <w:noProof/>
                <w:lang w:eastAsia="zh-CN"/>
              </w:rPr>
              <w:t xml:space="preserve"> et al.</w:t>
            </w:r>
            <w:r w:rsidR="00DC4FE4">
              <w:rPr>
                <w:bCs/>
                <w:noProof/>
                <w:lang w:eastAsia="zh-CN"/>
              </w:rPr>
              <w:t xml:space="preserve"> (2018)</w:t>
            </w:r>
            <w:r>
              <w:rPr>
                <w:bCs/>
                <w:lang w:eastAsia="zh-CN"/>
              </w:rPr>
              <w:fldChar w:fldCharType="end"/>
            </w:r>
          </w:p>
        </w:tc>
        <w:tc>
          <w:tcPr>
            <w:tcW w:w="2610" w:type="dxa"/>
          </w:tcPr>
          <w:p w14:paraId="4583169F" w14:textId="2B4FDB38" w:rsidR="00A03068" w:rsidRDefault="00A03068" w:rsidP="000A48DA">
            <w:pPr>
              <w:pStyle w:val="Acknowledgement"/>
              <w:ind w:left="0" w:firstLine="0"/>
              <w:rPr>
                <w:bCs/>
                <w:lang w:eastAsia="zh-CN"/>
              </w:rPr>
            </w:pPr>
            <w:r>
              <w:rPr>
                <w:bCs/>
                <w:lang w:eastAsia="zh-CN"/>
              </w:rPr>
              <w:t>SRA</w:t>
            </w:r>
          </w:p>
        </w:tc>
        <w:tc>
          <w:tcPr>
            <w:tcW w:w="2785" w:type="dxa"/>
          </w:tcPr>
          <w:p w14:paraId="5107BE42" w14:textId="1D503925" w:rsidR="00A03068" w:rsidRPr="00A03068" w:rsidRDefault="00A03068" w:rsidP="00A03068">
            <w:r w:rsidRPr="00A03068">
              <w:rPr>
                <w:color w:val="212121"/>
                <w:shd w:val="clear" w:color="auto" w:fill="FFFFFF"/>
              </w:rPr>
              <w:t>PRJEB2</w:t>
            </w:r>
            <w:r w:rsidR="00F65182">
              <w:rPr>
                <w:color w:val="212121"/>
                <w:shd w:val="clear" w:color="auto" w:fill="FFFFFF"/>
              </w:rPr>
              <w:t>4887</w:t>
            </w:r>
          </w:p>
        </w:tc>
      </w:tr>
      <w:tr w:rsidR="009E2E5D" w:rsidRPr="00AC26F8" w14:paraId="789B85FF" w14:textId="77777777" w:rsidTr="0043345E">
        <w:trPr>
          <w:trHeight w:val="386"/>
        </w:trPr>
        <w:tc>
          <w:tcPr>
            <w:tcW w:w="3955" w:type="dxa"/>
          </w:tcPr>
          <w:p w14:paraId="07FBF2D4" w14:textId="231E7A92" w:rsidR="009E2E5D" w:rsidRDefault="006C5017" w:rsidP="000A48DA">
            <w:pPr>
              <w:pStyle w:val="Acknowledgement"/>
              <w:ind w:left="0" w:firstLine="0"/>
              <w:rPr>
                <w:bCs/>
                <w:lang w:eastAsia="zh-CN"/>
              </w:rPr>
            </w:pPr>
            <w:r>
              <w:rPr>
                <w:bCs/>
                <w:lang w:eastAsia="zh-CN"/>
              </w:rPr>
              <w:fldChar w:fldCharType="begin"/>
            </w:r>
            <w:r w:rsidR="00DC4FE4">
              <w:rPr>
                <w:bCs/>
                <w:lang w:eastAsia="zh-CN"/>
              </w:rPr>
              <w:instrText xml:space="preserve"> ADDIN EN.CITE &lt;EndNote&gt;&lt;Cite AuthorYear="1"&gt;&lt;Author&gt;Theis&lt;/Author&gt;&lt;Year&gt;2020&lt;/Year&gt;&lt;RecNum&gt;30&lt;/RecNum&gt;&lt;DisplayText&gt;Theis et al. (2020)&lt;/DisplayText&gt;&lt;record&gt;&lt;rec-number&gt;30&lt;/rec-number&gt;&lt;foreign-keys&gt;&lt;key app="EN" db-id="eeaavdvxvv5azseddsrxz2d0vpf5v0xr9ea5" timestamp="1659530465"&gt;30&lt;/key&gt;&lt;/foreign-keys&gt;&lt;ref-type name="Journal Article"&gt;17&lt;/ref-type&gt;&lt;contributors&gt;&lt;authors&gt;&lt;author&gt;Theis, Kevin R&lt;/author&gt;&lt;author&gt;Romero, Roberto&lt;/author&gt;&lt;author&gt;Greenberg, Jonathan M&lt;/author&gt;&lt;author&gt;Winters, Andrew D&lt;/author&gt;&lt;author&gt;Garcia-Flores, Valeria&lt;/author&gt;&lt;author&gt;Motomura, Kenichiro&lt;/author&gt;&lt;author&gt;Ahmad, Madison M&lt;/author&gt;&lt;author&gt;Galaz, Jose&lt;/author&gt;&lt;author&gt;Arenas-Hernandez, Marcia&lt;/author&gt;&lt;author&gt;Gomez-Lopez, Nardhy&lt;/author&gt;&lt;/authors&gt;&lt;/contributors&gt;&lt;titles&gt;&lt;title&gt;No consistent evidence for microbiota in murine placental and fetal tissues&lt;/title&gt;&lt;secondary-title&gt;Msphere&lt;/secondary-title&gt;&lt;/titles&gt;&lt;periodical&gt;&lt;full-title&gt;Msphere&lt;/full-title&gt;&lt;/periodical&gt;&lt;pages&gt;e00933-19&lt;/pages&gt;&lt;volume&gt;5&lt;/volume&gt;&lt;number&gt;1&lt;/number&gt;&lt;dates&gt;&lt;year&gt;2020&lt;/year&gt;&lt;/dates&gt;&lt;isbn&gt;2379-5042&lt;/isbn&gt;&lt;urls&gt;&lt;/urls&gt;&lt;/record&gt;&lt;/Cite&gt;&lt;/EndNote&gt;</w:instrText>
            </w:r>
            <w:r>
              <w:rPr>
                <w:bCs/>
                <w:lang w:eastAsia="zh-CN"/>
              </w:rPr>
              <w:fldChar w:fldCharType="separate"/>
            </w:r>
            <w:r w:rsidR="00DC4FE4">
              <w:rPr>
                <w:bCs/>
                <w:noProof/>
                <w:lang w:eastAsia="zh-CN"/>
              </w:rPr>
              <w:t>Theis et al. (2020)</w:t>
            </w:r>
            <w:r>
              <w:rPr>
                <w:bCs/>
                <w:lang w:eastAsia="zh-CN"/>
              </w:rPr>
              <w:fldChar w:fldCharType="end"/>
            </w:r>
          </w:p>
        </w:tc>
        <w:tc>
          <w:tcPr>
            <w:tcW w:w="2610" w:type="dxa"/>
          </w:tcPr>
          <w:p w14:paraId="679F742C" w14:textId="49B57395" w:rsidR="009E2E5D" w:rsidRDefault="009E2E5D" w:rsidP="000A48DA">
            <w:pPr>
              <w:pStyle w:val="Acknowledgement"/>
              <w:ind w:left="0" w:firstLine="0"/>
              <w:rPr>
                <w:bCs/>
                <w:lang w:eastAsia="zh-CN"/>
              </w:rPr>
            </w:pPr>
            <w:r>
              <w:rPr>
                <w:bCs/>
                <w:lang w:eastAsia="zh-CN"/>
              </w:rPr>
              <w:t>SRA</w:t>
            </w:r>
          </w:p>
        </w:tc>
        <w:tc>
          <w:tcPr>
            <w:tcW w:w="2785" w:type="dxa"/>
          </w:tcPr>
          <w:p w14:paraId="6B38AEEC" w14:textId="1DA4369E" w:rsidR="009E2E5D" w:rsidRPr="009E2E5D" w:rsidRDefault="009E2E5D" w:rsidP="00A03068">
            <w:r w:rsidRPr="009E2E5D">
              <w:rPr>
                <w:color w:val="2E2E2E"/>
              </w:rPr>
              <w:t>PRJ</w:t>
            </w:r>
            <w:r w:rsidR="00F65182">
              <w:rPr>
                <w:color w:val="2E2E2E"/>
              </w:rPr>
              <w:t>NA594727</w:t>
            </w:r>
          </w:p>
        </w:tc>
      </w:tr>
      <w:tr w:rsidR="00A03068" w:rsidRPr="00AC26F8" w14:paraId="3B094576" w14:textId="77777777" w:rsidTr="0043345E">
        <w:tc>
          <w:tcPr>
            <w:tcW w:w="3955" w:type="dxa"/>
          </w:tcPr>
          <w:p w14:paraId="287068B4" w14:textId="23735B13" w:rsidR="00A03068" w:rsidRPr="00AC26F8" w:rsidRDefault="006C5017" w:rsidP="00A03068">
            <w:pPr>
              <w:pStyle w:val="Acknowledgement"/>
              <w:ind w:left="0" w:firstLine="0"/>
              <w:rPr>
                <w:bCs/>
                <w:lang w:eastAsia="zh-CN"/>
              </w:rPr>
            </w:pPr>
            <w:r>
              <w:rPr>
                <w:bCs/>
                <w:lang w:eastAsia="zh-CN"/>
              </w:rPr>
              <w:fldChar w:fldCharType="begin"/>
            </w:r>
            <w:r w:rsidR="00DC4FE4">
              <w:rPr>
                <w:bCs/>
                <w:lang w:eastAsia="zh-CN"/>
              </w:rPr>
              <w:instrText xml:space="preserve"> ADDIN EN.CITE &lt;EndNote&gt;&lt;Cite AuthorYear="1"&gt;&lt;Author&gt;The Human Microbiome Project Consortium&lt;/Author&gt;&lt;Year&gt;2012&lt;/Year&gt;&lt;RecNum&gt;4&lt;/RecNum&gt;&lt;DisplayText&gt;The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EndNote&gt;</w:instrText>
            </w:r>
            <w:r>
              <w:rPr>
                <w:bCs/>
                <w:lang w:eastAsia="zh-CN"/>
              </w:rPr>
              <w:fldChar w:fldCharType="separate"/>
            </w:r>
            <w:r w:rsidR="00DC4FE4">
              <w:rPr>
                <w:bCs/>
                <w:noProof/>
                <w:lang w:eastAsia="zh-CN"/>
              </w:rPr>
              <w:t>The Human Microbiome Project Consortium (2012)</w:t>
            </w:r>
            <w:r>
              <w:rPr>
                <w:bCs/>
                <w:lang w:eastAsia="zh-CN"/>
              </w:rPr>
              <w:fldChar w:fldCharType="end"/>
            </w:r>
          </w:p>
        </w:tc>
        <w:tc>
          <w:tcPr>
            <w:tcW w:w="2610" w:type="dxa"/>
          </w:tcPr>
          <w:p w14:paraId="7B6D7769" w14:textId="273A0D81" w:rsidR="00A03068" w:rsidRPr="00AC26F8" w:rsidRDefault="00EA2013" w:rsidP="00A03068">
            <w:pPr>
              <w:pStyle w:val="Acknowledgement"/>
              <w:ind w:left="0" w:firstLine="0"/>
              <w:rPr>
                <w:bCs/>
                <w:lang w:eastAsia="zh-CN"/>
              </w:rPr>
            </w:pPr>
            <w:proofErr w:type="spellStart"/>
            <w:r>
              <w:rPr>
                <w:bCs/>
                <w:lang w:eastAsia="zh-CN"/>
              </w:rPr>
              <w:t>Qiita</w:t>
            </w:r>
            <w:proofErr w:type="spellEnd"/>
          </w:p>
        </w:tc>
        <w:tc>
          <w:tcPr>
            <w:tcW w:w="2785" w:type="dxa"/>
          </w:tcPr>
          <w:p w14:paraId="318AF5ED" w14:textId="7A5A97A9" w:rsidR="00A03068" w:rsidRPr="00AC26F8" w:rsidRDefault="00EA2013" w:rsidP="00A03068">
            <w:pPr>
              <w:rPr>
                <w:bCs/>
              </w:rPr>
            </w:pPr>
            <w:r>
              <w:rPr>
                <w:bCs/>
              </w:rPr>
              <w:t>1928</w:t>
            </w:r>
          </w:p>
        </w:tc>
      </w:tr>
      <w:tr w:rsidR="0057647F" w:rsidRPr="00AC26F8" w14:paraId="5D5DCCE4" w14:textId="77777777" w:rsidTr="0043345E">
        <w:tc>
          <w:tcPr>
            <w:tcW w:w="3955" w:type="dxa"/>
          </w:tcPr>
          <w:p w14:paraId="42DD7F9B" w14:textId="0261AC48" w:rsidR="0057647F" w:rsidRPr="00AC26F8" w:rsidRDefault="006C5017" w:rsidP="00A03068">
            <w:pPr>
              <w:pStyle w:val="Acknowledgement"/>
              <w:ind w:left="0" w:firstLine="0"/>
              <w:rPr>
                <w:bCs/>
                <w:lang w:eastAsia="zh-CN"/>
              </w:rPr>
            </w:pPr>
            <w:r>
              <w:rPr>
                <w:bCs/>
                <w:lang w:eastAsia="zh-CN"/>
              </w:rPr>
              <w:fldChar w:fldCharType="begin"/>
            </w:r>
            <w:r w:rsidR="00DC4FE4">
              <w:rPr>
                <w:bCs/>
                <w:lang w:eastAsia="zh-CN"/>
              </w:rPr>
              <w:instrText xml:space="preserve"> ADDIN EN.CITE &lt;EndNote&gt;&lt;Cite AuthorYear="1"&gt;&lt;Author&gt;Imai&lt;/Author&gt;&lt;Year&gt;2021&lt;/Year&gt;&lt;RecNum&gt;40&lt;/RecNum&gt;&lt;DisplayText&gt;Imai&lt;style face="italic"&gt; et al.&lt;/style&gt; (2021)&lt;/DisplayText&gt;&lt;record&gt;&lt;rec-number&gt;40&lt;/rec-number&gt;&lt;foreign-keys&gt;&lt;key app="EN" db-id="eeaavdvxvv5azseddsrxz2d0vpf5v0xr9ea5" timestamp="1659629096"&gt;40&lt;/key&gt;&lt;/foreign-keys&gt;&lt;ref-type name="Journal Article"&gt;17&lt;/ref-type&gt;&lt;contributors&gt;&lt;authors&gt;&lt;author&gt;Imai, Jin&lt;/author&gt;&lt;author&gt;Ichikawa, Hitoshi&lt;/author&gt;&lt;author&gt;Kitamoto, Sho&lt;/author&gt;&lt;author&gt;Golob, Jonathan L&lt;/author&gt;&lt;author&gt;Kaneko, Motoki&lt;/author&gt;&lt;author&gt;Nagata, Junko&lt;/author&gt;&lt;author&gt;Takahashi, Miho&lt;/author&gt;&lt;author&gt;Gillilland III, Merritt G&lt;/author&gt;&lt;author&gt;Tanaka, Rika&lt;/author&gt;&lt;author&gt;Nagao-Kitamoto, Hiroko&lt;/author&gt;&lt;/authors&gt;&lt;/contributors&gt;&lt;titles&gt;&lt;title&gt;A potential pathogenic association between periodontal disease and Crohn’s disease&lt;/title&gt;&lt;secondary-title&gt;JCI insight&lt;/secondary-title&gt;&lt;/titles&gt;&lt;periodical&gt;&lt;full-title&gt;JCI insight&lt;/full-title&gt;&lt;/periodical&gt;&lt;volume&gt;6&lt;/volume&gt;&lt;number&gt;23&lt;/number&gt;&lt;dates&gt;&lt;year&gt;2021&lt;/year&gt;&lt;/dates&gt;&lt;urls&gt;&lt;/urls&gt;&lt;/record&gt;&lt;/Cite&gt;&lt;/EndNote&gt;</w:instrText>
            </w:r>
            <w:r>
              <w:rPr>
                <w:bCs/>
                <w:lang w:eastAsia="zh-CN"/>
              </w:rPr>
              <w:fldChar w:fldCharType="separate"/>
            </w:r>
            <w:r w:rsidR="00DC4FE4">
              <w:rPr>
                <w:bCs/>
                <w:noProof/>
                <w:lang w:eastAsia="zh-CN"/>
              </w:rPr>
              <w:t>Imai</w:t>
            </w:r>
            <w:r w:rsidR="00DC4FE4" w:rsidRPr="00DC4FE4">
              <w:rPr>
                <w:bCs/>
                <w:i/>
                <w:noProof/>
                <w:lang w:eastAsia="zh-CN"/>
              </w:rPr>
              <w:t xml:space="preserve"> et al.</w:t>
            </w:r>
            <w:r w:rsidR="00DC4FE4">
              <w:rPr>
                <w:bCs/>
                <w:noProof/>
                <w:lang w:eastAsia="zh-CN"/>
              </w:rPr>
              <w:t xml:space="preserve"> (2021)</w:t>
            </w:r>
            <w:r>
              <w:rPr>
                <w:bCs/>
                <w:lang w:eastAsia="zh-CN"/>
              </w:rPr>
              <w:fldChar w:fldCharType="end"/>
            </w:r>
          </w:p>
        </w:tc>
        <w:tc>
          <w:tcPr>
            <w:tcW w:w="2610" w:type="dxa"/>
          </w:tcPr>
          <w:p w14:paraId="46754828" w14:textId="6F5FCC52" w:rsidR="0057647F" w:rsidRDefault="0057647F" w:rsidP="00A03068">
            <w:pPr>
              <w:pStyle w:val="Acknowledgement"/>
              <w:ind w:left="0" w:firstLine="0"/>
              <w:rPr>
                <w:bCs/>
                <w:lang w:eastAsia="zh-CN"/>
              </w:rPr>
            </w:pPr>
            <w:r>
              <w:rPr>
                <w:bCs/>
                <w:lang w:eastAsia="zh-CN"/>
              </w:rPr>
              <w:t>SRA</w:t>
            </w:r>
          </w:p>
        </w:tc>
        <w:tc>
          <w:tcPr>
            <w:tcW w:w="2785" w:type="dxa"/>
          </w:tcPr>
          <w:p w14:paraId="44FB315F" w14:textId="0E7A99B9" w:rsidR="0057647F" w:rsidRPr="0057647F" w:rsidRDefault="0057647F" w:rsidP="0057647F">
            <w:r w:rsidRPr="0057647F">
              <w:rPr>
                <w:color w:val="000000"/>
                <w:shd w:val="clear" w:color="auto" w:fill="FFFFFF"/>
              </w:rPr>
              <w:t>PRJNA684508</w:t>
            </w:r>
            <w:r w:rsidR="005224DE">
              <w:rPr>
                <w:color w:val="000000"/>
                <w:shd w:val="clear" w:color="auto" w:fill="FFFFFF"/>
              </w:rPr>
              <w:t>,</w:t>
            </w:r>
            <w:r w:rsidRPr="0057647F">
              <w:rPr>
                <w:rStyle w:val="apple-converted-space"/>
                <w:color w:val="000000"/>
                <w:shd w:val="clear" w:color="auto" w:fill="FFFFFF"/>
              </w:rPr>
              <w:t> </w:t>
            </w:r>
          </w:p>
          <w:p w14:paraId="1C5E011F" w14:textId="5F0F7F1D" w:rsidR="0057647F" w:rsidRPr="0057647F" w:rsidRDefault="0057647F" w:rsidP="0057647F">
            <w:r>
              <w:t>PRJNA684584</w:t>
            </w:r>
          </w:p>
        </w:tc>
      </w:tr>
      <w:tr w:rsidR="005224DE" w:rsidRPr="00AC26F8" w14:paraId="6F7A0B38" w14:textId="77777777" w:rsidTr="0043345E">
        <w:tc>
          <w:tcPr>
            <w:tcW w:w="3955" w:type="dxa"/>
          </w:tcPr>
          <w:p w14:paraId="06017CE2" w14:textId="707FA1FA" w:rsidR="005224DE" w:rsidRDefault="006C5017" w:rsidP="00A03068">
            <w:pPr>
              <w:pStyle w:val="Acknowledgement"/>
              <w:ind w:left="0" w:firstLine="0"/>
              <w:rPr>
                <w:bCs/>
                <w:lang w:eastAsia="zh-CN"/>
              </w:rPr>
            </w:pPr>
            <w:r>
              <w:rPr>
                <w:bCs/>
                <w:lang w:eastAsia="zh-CN"/>
              </w:rPr>
              <w:fldChar w:fldCharType="begin"/>
            </w:r>
            <w:r w:rsidR="00DC4FE4">
              <w:rPr>
                <w:bCs/>
                <w:lang w:eastAsia="zh-CN"/>
              </w:rPr>
              <w:instrText xml:space="preserve"> ADDIN EN.CITE &lt;EndNote&gt;&lt;Cite AuthorYear="1"&gt;&lt;Author&gt;Pascal&lt;/Author&gt;&lt;Year&gt;2017&lt;/Year&gt;&lt;RecNum&gt;74&lt;/RecNum&gt;&lt;DisplayText&gt;Pascal et al. (2017)&lt;/DisplayText&gt;&lt;record&gt;&lt;rec-number&gt;74&lt;/rec-number&gt;&lt;foreign-keys&gt;&lt;key app="EN" db-id="eeaavdvxvv5azseddsrxz2d0vpf5v0xr9ea5" timestamp="1661346706"&gt;74&lt;/key&gt;&lt;/foreign-keys&gt;&lt;ref-type name="Journal Article"&gt;17&lt;/ref-type&gt;&lt;contributors&gt;&lt;authors&gt;&lt;author&gt;Pascal, Victoria&lt;/author&gt;&lt;author&gt;Pozuelo, Marta&lt;/author&gt;&lt;author&gt;Borruel, Natalia&lt;/author&gt;&lt;author&gt;Casellas, Francesc&lt;/author&gt;&lt;author&gt;Campos, David&lt;/author&gt;&lt;author&gt;Santiago, Alba&lt;/author&gt;&lt;author&gt;Martinez, Xavier&lt;/author&gt;&lt;author&gt;Varela, Encarna&lt;/author&gt;&lt;author&gt;Sarrabayrouse, Guillaume&lt;/author&gt;&lt;author&gt;Machiels, Kathleen&lt;/author&gt;&lt;/authors&gt;&lt;/contributors&gt;&lt;titles&gt;&lt;title&gt;A microbial signature for Crohn&amp;apos;s disease&lt;/title&gt;&lt;secondary-title&gt;Gut&lt;/secondary-title&gt;&lt;/titles&gt;&lt;periodical&gt;&lt;full-title&gt;Gut&lt;/full-title&gt;&lt;/periodical&gt;&lt;pages&gt;813-822&lt;/pages&gt;&lt;volume&gt;66&lt;/volume&gt;&lt;number&gt;5&lt;/number&gt;&lt;dates&gt;&lt;year&gt;2017&lt;/year&gt;&lt;/dates&gt;&lt;isbn&gt;0017-5749&lt;/isbn&gt;&lt;urls&gt;&lt;/urls&gt;&lt;/record&gt;&lt;/Cite&gt;&lt;/EndNote&gt;</w:instrText>
            </w:r>
            <w:r>
              <w:rPr>
                <w:bCs/>
                <w:lang w:eastAsia="zh-CN"/>
              </w:rPr>
              <w:fldChar w:fldCharType="separate"/>
            </w:r>
            <w:r w:rsidR="00DC4FE4">
              <w:rPr>
                <w:bCs/>
                <w:noProof/>
                <w:lang w:eastAsia="zh-CN"/>
              </w:rPr>
              <w:t>Pascal et al. (2017)</w:t>
            </w:r>
            <w:r>
              <w:rPr>
                <w:bCs/>
                <w:lang w:eastAsia="zh-CN"/>
              </w:rPr>
              <w:fldChar w:fldCharType="end"/>
            </w:r>
          </w:p>
        </w:tc>
        <w:tc>
          <w:tcPr>
            <w:tcW w:w="2610" w:type="dxa"/>
          </w:tcPr>
          <w:p w14:paraId="0220A3A7" w14:textId="57A65E36" w:rsidR="005224DE" w:rsidRDefault="005224DE" w:rsidP="00A03068">
            <w:pPr>
              <w:pStyle w:val="Acknowledgement"/>
              <w:ind w:left="0" w:firstLine="0"/>
              <w:rPr>
                <w:bCs/>
                <w:lang w:eastAsia="zh-CN"/>
              </w:rPr>
            </w:pPr>
            <w:r>
              <w:rPr>
                <w:bCs/>
                <w:lang w:eastAsia="zh-CN"/>
              </w:rPr>
              <w:t>SRA</w:t>
            </w:r>
          </w:p>
        </w:tc>
        <w:tc>
          <w:tcPr>
            <w:tcW w:w="2785" w:type="dxa"/>
          </w:tcPr>
          <w:p w14:paraId="3932DDF6" w14:textId="355C1A40" w:rsidR="005224DE" w:rsidRPr="0057647F" w:rsidRDefault="005224DE" w:rsidP="0057647F">
            <w:pPr>
              <w:rPr>
                <w:color w:val="000000"/>
                <w:shd w:val="clear" w:color="auto" w:fill="FFFFFF"/>
              </w:rPr>
            </w:pPr>
            <w:r>
              <w:rPr>
                <w:color w:val="000000"/>
                <w:shd w:val="clear" w:color="auto" w:fill="FFFFFF"/>
              </w:rPr>
              <w:t>PRJNA422193</w:t>
            </w:r>
          </w:p>
        </w:tc>
      </w:tr>
      <w:tr w:rsidR="00A03068" w:rsidRPr="00AC26F8" w14:paraId="2092370D" w14:textId="77777777" w:rsidTr="0043345E">
        <w:tc>
          <w:tcPr>
            <w:tcW w:w="3955" w:type="dxa"/>
          </w:tcPr>
          <w:p w14:paraId="6AB1BC40" w14:textId="77777777" w:rsidR="00A03068" w:rsidRPr="00AC26F8" w:rsidRDefault="00A03068" w:rsidP="00A03068">
            <w:pPr>
              <w:pStyle w:val="Acknowledgement"/>
              <w:ind w:left="0" w:firstLine="0"/>
              <w:rPr>
                <w:bCs/>
                <w:lang w:eastAsia="zh-CN"/>
              </w:rPr>
            </w:pPr>
          </w:p>
          <w:p w14:paraId="6DBA9AD4" w14:textId="2349CED6" w:rsidR="00A03068" w:rsidRPr="00AC26F8" w:rsidRDefault="007741FB" w:rsidP="00A03068">
            <w:pPr>
              <w:pStyle w:val="Acknowledgement"/>
              <w:ind w:left="0" w:firstLine="0"/>
              <w:rPr>
                <w:bCs/>
                <w:lang w:eastAsia="zh-CN"/>
              </w:rPr>
            </w:pPr>
            <w:r>
              <w:rPr>
                <w:bCs/>
                <w:lang w:eastAsia="zh-CN"/>
              </w:rPr>
              <w:fldChar w:fldCharType="begin">
                <w:fldData xml:space="preserve">PEVuZE5vdGU+PENpdGUgQXV0aG9yWWVhcj0iMSI+PEF1dGhvcj5MaWFvPC9BdXRob3I+PFllYXI+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==
</w:fldData>
              </w:fldChar>
            </w:r>
            <w:r>
              <w:rPr>
                <w:bCs/>
                <w:lang w:eastAsia="zh-CN"/>
              </w:rPr>
              <w:instrText xml:space="preserve"> ADDIN EN.CITE </w:instrText>
            </w:r>
            <w:r>
              <w:rPr>
                <w:bCs/>
                <w:lang w:eastAsia="zh-CN"/>
              </w:rPr>
              <w:fldChar w:fldCharType="begin">
                <w:fldData xml:space="preserve">PEVuZE5vdGU+PENpdGUgQXV0aG9yWWVhcj0iMSI+PEF1dGhvcj5MaWFvPC9BdXRob3I+PFllYXI+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==
</w:fldData>
              </w:fldChar>
            </w:r>
            <w:r>
              <w:rPr>
                <w:bCs/>
                <w:lang w:eastAsia="zh-CN"/>
              </w:rPr>
              <w:instrText xml:space="preserve"> ADDIN EN.CITE.DATA </w:instrText>
            </w:r>
            <w:r>
              <w:rPr>
                <w:bCs/>
                <w:lang w:eastAsia="zh-CN"/>
              </w:rPr>
            </w:r>
            <w:r>
              <w:rPr>
                <w:bCs/>
                <w:lang w:eastAsia="zh-CN"/>
              </w:rPr>
              <w:fldChar w:fldCharType="end"/>
            </w:r>
            <w:r>
              <w:rPr>
                <w:bCs/>
                <w:lang w:eastAsia="zh-CN"/>
              </w:rPr>
            </w:r>
            <w:r>
              <w:rPr>
                <w:bCs/>
                <w:lang w:eastAsia="zh-CN"/>
              </w:rPr>
              <w:fldChar w:fldCharType="separate"/>
            </w:r>
            <w:r>
              <w:rPr>
                <w:bCs/>
                <w:noProof/>
                <w:lang w:eastAsia="zh-CN"/>
              </w:rPr>
              <w:t>Liao</w:t>
            </w:r>
            <w:r w:rsidRPr="007741FB">
              <w:rPr>
                <w:bCs/>
                <w:i/>
                <w:noProof/>
                <w:lang w:eastAsia="zh-CN"/>
              </w:rPr>
              <w:t xml:space="preserve"> et al.</w:t>
            </w:r>
            <w:r>
              <w:rPr>
                <w:bCs/>
                <w:noProof/>
                <w:lang w:eastAsia="zh-CN"/>
              </w:rPr>
              <w:t xml:space="preserve"> (2021); Yan</w:t>
            </w:r>
            <w:r w:rsidRPr="007741FB">
              <w:rPr>
                <w:bCs/>
                <w:i/>
                <w:noProof/>
                <w:lang w:eastAsia="zh-CN"/>
              </w:rPr>
              <w:t xml:space="preserve"> et al.</w:t>
            </w:r>
            <w:r>
              <w:rPr>
                <w:bCs/>
                <w:noProof/>
                <w:lang w:eastAsia="zh-CN"/>
              </w:rPr>
              <w:t xml:space="preserve"> (2022)</w:t>
            </w:r>
            <w:r>
              <w:rPr>
                <w:bCs/>
                <w:lang w:eastAsia="zh-CN"/>
              </w:rPr>
              <w:fldChar w:fldCharType="end"/>
            </w:r>
          </w:p>
        </w:tc>
        <w:tc>
          <w:tcPr>
            <w:tcW w:w="2610" w:type="dxa"/>
          </w:tcPr>
          <w:p w14:paraId="0C5130C9" w14:textId="77777777" w:rsidR="00A03068" w:rsidRPr="00AC26F8" w:rsidRDefault="00A03068" w:rsidP="00A03068">
            <w:pPr>
              <w:pStyle w:val="Acknowledgement"/>
              <w:ind w:left="0" w:firstLine="0"/>
              <w:rPr>
                <w:bCs/>
                <w:lang w:eastAsia="zh-CN"/>
              </w:rPr>
            </w:pPr>
          </w:p>
          <w:p w14:paraId="2AD2A47D" w14:textId="0F9BD540" w:rsidR="00A03068" w:rsidRPr="00AC26F8" w:rsidRDefault="005224DE" w:rsidP="00A03068">
            <w:pPr>
              <w:pStyle w:val="Acknowledgement"/>
              <w:ind w:left="0" w:firstLine="0"/>
              <w:rPr>
                <w:bCs/>
                <w:lang w:eastAsia="zh-CN"/>
              </w:rPr>
            </w:pPr>
            <w:r>
              <w:rPr>
                <w:bCs/>
                <w:lang w:eastAsia="zh-CN"/>
              </w:rPr>
              <w:t>SRA</w:t>
            </w:r>
          </w:p>
        </w:tc>
        <w:tc>
          <w:tcPr>
            <w:tcW w:w="2785" w:type="dxa"/>
          </w:tcPr>
          <w:p w14:paraId="6DFD116B" w14:textId="55305473" w:rsidR="00A03068" w:rsidRPr="00AC26F8" w:rsidRDefault="00A03068" w:rsidP="00A03068">
            <w:pPr>
              <w:pStyle w:val="Acknowledgement"/>
              <w:ind w:left="0" w:firstLine="0"/>
              <w:rPr>
                <w:bCs/>
                <w:lang w:eastAsia="zh-CN"/>
              </w:rPr>
            </w:pPr>
            <w:r w:rsidRPr="00AC26F8">
              <w:rPr>
                <w:bCs/>
                <w:lang w:eastAsia="zh-CN"/>
              </w:rPr>
              <w:t xml:space="preserve">PRJNA394877, PRJNA607574, PRJNA606262, </w:t>
            </w:r>
            <w:r w:rsidRPr="00AC26F8">
              <w:rPr>
                <w:bCs/>
                <w:lang w:eastAsia="zh-CN"/>
              </w:rPr>
              <w:lastRenderedPageBreak/>
              <w:t>PRJNA548153, PRJNA545312</w:t>
            </w:r>
          </w:p>
        </w:tc>
      </w:tr>
      <w:tr w:rsidR="005224DE" w:rsidRPr="00AC26F8" w14:paraId="4DF31E9D" w14:textId="77777777" w:rsidTr="0043345E">
        <w:tc>
          <w:tcPr>
            <w:tcW w:w="3955" w:type="dxa"/>
          </w:tcPr>
          <w:p w14:paraId="7BBA663C" w14:textId="6F4BAE72" w:rsidR="005224DE" w:rsidRPr="00AC26F8" w:rsidRDefault="006C5017" w:rsidP="00A03068">
            <w:pPr>
              <w:pStyle w:val="Acknowledgement"/>
              <w:ind w:left="0" w:firstLine="0"/>
              <w:rPr>
                <w:bCs/>
                <w:lang w:eastAsia="zh-CN"/>
              </w:rPr>
            </w:pPr>
            <w:r>
              <w:rPr>
                <w:bCs/>
                <w:lang w:eastAsia="zh-CN"/>
              </w:rPr>
              <w:lastRenderedPageBreak/>
              <w:fldChar w:fldCharType="begin"/>
            </w:r>
            <w:r w:rsidR="00DC4FE4">
              <w:rPr>
                <w:bCs/>
                <w:lang w:eastAsia="zh-CN"/>
              </w:rPr>
              <w:instrText xml:space="preserve"> ADDIN EN.CITE &lt;EndNote&gt;&lt;Cite AuthorYear="1"&gt;&lt;Author&gt;Bekker&lt;/Author&gt;&lt;Year&gt;2019&lt;/Year&gt;&lt;RecNum&gt;48&lt;/RecNum&gt;&lt;DisplayText&gt;Bekker&lt;style face="italic"&gt; et al.&lt;/style&gt; (2019)&lt;/DisplayText&gt;&lt;record&gt;&lt;rec-number&gt;48&lt;/rec-number&gt;&lt;foreign-keys&gt;&lt;key app="EN" db-id="eeaavdvxvv5azseddsrxz2d0vpf5v0xr9ea5" timestamp="1659881029"&gt;48&lt;/key&gt;&lt;/foreign-keys&gt;&lt;ref-type name="Journal Article"&gt;17&lt;/ref-type&gt;&lt;contributors&gt;&lt;authors&gt;&lt;author&gt;Bekker, Vincent&lt;/author&gt;&lt;author&gt;Zwittink, Romy D&lt;/author&gt;&lt;author&gt;Knetsch, Cornelis W&lt;/author&gt;&lt;author&gt;Sanders, Ingrid MJG&lt;/author&gt;&lt;author&gt;Berghuis, Dagmar&lt;/author&gt;&lt;author&gt;Heidt, Peter J&lt;/author&gt;&lt;author&gt;Vossen, Jaak MJJ&lt;/author&gt;&lt;author&gt;de Vos, Willem M&lt;/author&gt;&lt;author&gt;Belzer, Clara&lt;/author&gt;&lt;author&gt;Bredius, Robbert GM&lt;/author&gt;&lt;/authors&gt;&lt;/contributors&gt;&lt;titles&gt;&lt;title&gt;Dynamics of the gut microbiota in children receiving selective or total gut decontamination treatment during hematopoietic stem cell transplantation&lt;/title&gt;&lt;secondary-title&gt;Biology of Blood and Marrow Transplantation&lt;/secondary-title&gt;&lt;/titles&gt;&lt;periodical&gt;&lt;full-title&gt;Biology of Blood and Marrow Transplantation&lt;/full-title&gt;&lt;/periodical&gt;&lt;pages&gt;1164-1171&lt;/pages&gt;&lt;volume&gt;25&lt;/volume&gt;&lt;number&gt;6&lt;/number&gt;&lt;dates&gt;&lt;year&gt;2019&lt;/year&gt;&lt;/dates&gt;&lt;isbn&gt;1083-8791&lt;/isbn&gt;&lt;urls&gt;&lt;/urls&gt;&lt;/record&gt;&lt;/Cite&gt;&lt;/EndNote&gt;</w:instrText>
            </w:r>
            <w:r>
              <w:rPr>
                <w:bCs/>
                <w:lang w:eastAsia="zh-CN"/>
              </w:rPr>
              <w:fldChar w:fldCharType="separate"/>
            </w:r>
            <w:r w:rsidR="00DC4FE4">
              <w:rPr>
                <w:bCs/>
                <w:noProof/>
                <w:lang w:eastAsia="zh-CN"/>
              </w:rPr>
              <w:t>Bekker</w:t>
            </w:r>
            <w:r w:rsidR="00DC4FE4" w:rsidRPr="00DC4FE4">
              <w:rPr>
                <w:bCs/>
                <w:i/>
                <w:noProof/>
                <w:lang w:eastAsia="zh-CN"/>
              </w:rPr>
              <w:t xml:space="preserve"> et al.</w:t>
            </w:r>
            <w:r w:rsidR="00DC4FE4">
              <w:rPr>
                <w:bCs/>
                <w:noProof/>
                <w:lang w:eastAsia="zh-CN"/>
              </w:rPr>
              <w:t xml:space="preserve"> (2019)</w:t>
            </w:r>
            <w:r>
              <w:rPr>
                <w:bCs/>
                <w:lang w:eastAsia="zh-CN"/>
              </w:rPr>
              <w:fldChar w:fldCharType="end"/>
            </w:r>
          </w:p>
        </w:tc>
        <w:tc>
          <w:tcPr>
            <w:tcW w:w="2610" w:type="dxa"/>
          </w:tcPr>
          <w:p w14:paraId="38F0FD04" w14:textId="2EF2AF97" w:rsidR="005224DE" w:rsidRPr="00AC26F8" w:rsidRDefault="005224DE" w:rsidP="00A03068">
            <w:pPr>
              <w:pStyle w:val="Acknowledgement"/>
              <w:ind w:left="0" w:firstLine="0"/>
              <w:rPr>
                <w:bCs/>
                <w:lang w:eastAsia="zh-CN"/>
              </w:rPr>
            </w:pPr>
            <w:r>
              <w:rPr>
                <w:bCs/>
                <w:lang w:eastAsia="zh-CN"/>
              </w:rPr>
              <w:t>SRA</w:t>
            </w:r>
          </w:p>
        </w:tc>
        <w:tc>
          <w:tcPr>
            <w:tcW w:w="2785" w:type="dxa"/>
          </w:tcPr>
          <w:p w14:paraId="1027479D" w14:textId="2F72D4EB" w:rsidR="005224DE" w:rsidRPr="00AC26F8" w:rsidRDefault="005224DE" w:rsidP="00A03068">
            <w:pPr>
              <w:pStyle w:val="Acknowledgement"/>
              <w:ind w:left="0" w:firstLine="0"/>
              <w:rPr>
                <w:bCs/>
                <w:lang w:eastAsia="zh-CN"/>
              </w:rPr>
            </w:pPr>
            <w:r>
              <w:rPr>
                <w:bCs/>
                <w:lang w:eastAsia="zh-CN"/>
              </w:rPr>
              <w:t>PRJEB28845</w:t>
            </w:r>
          </w:p>
        </w:tc>
      </w:tr>
      <w:tr w:rsidR="00A03068" w:rsidRPr="00AC26F8" w14:paraId="0A61FB62" w14:textId="77777777" w:rsidTr="0043345E">
        <w:tc>
          <w:tcPr>
            <w:tcW w:w="3955" w:type="dxa"/>
          </w:tcPr>
          <w:p w14:paraId="6E44188B" w14:textId="4F96C6B2" w:rsidR="00A03068" w:rsidRPr="00AC26F8" w:rsidRDefault="006C5017" w:rsidP="00A03068">
            <w:pPr>
              <w:pStyle w:val="Acknowledgement"/>
              <w:ind w:left="0" w:firstLine="0"/>
              <w:rPr>
                <w:bCs/>
                <w:lang w:eastAsia="zh-CN"/>
              </w:rPr>
            </w:pPr>
            <w:r>
              <w:rPr>
                <w:bCs/>
                <w:lang w:eastAsia="zh-CN"/>
              </w:rPr>
              <w:fldChar w:fldCharType="begin"/>
            </w:r>
            <w:r w:rsidR="00DC4FE4">
              <w:rPr>
                <w:bCs/>
                <w:lang w:eastAsia="zh-CN"/>
              </w:rPr>
              <w:instrText xml:space="preserve"> ADDIN EN.CITE &lt;EndNote&gt;&lt;Cite AuthorYear="1"&gt;&lt;Author&gt;Vandeputte&lt;/Author&gt;&lt;Year&gt;2017&lt;/Year&gt;&lt;RecNum&gt;20&lt;/RecNum&gt;&lt;DisplayText&gt;Vandeputte&lt;style face="italic"&gt; et al.&lt;/style&gt; (2017)&lt;/DisplayText&gt;&lt;record&gt;&lt;rec-number&gt;20&lt;/rec-number&gt;&lt;foreign-keys&gt;&lt;key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Pr>
                <w:bCs/>
                <w:lang w:eastAsia="zh-CN"/>
              </w:rPr>
              <w:fldChar w:fldCharType="separate"/>
            </w:r>
            <w:r w:rsidR="00DC4FE4">
              <w:rPr>
                <w:bCs/>
                <w:noProof/>
                <w:lang w:eastAsia="zh-CN"/>
              </w:rPr>
              <w:t>Vandeputte</w:t>
            </w:r>
            <w:r w:rsidR="00DC4FE4" w:rsidRPr="00DC4FE4">
              <w:rPr>
                <w:bCs/>
                <w:i/>
                <w:noProof/>
                <w:lang w:eastAsia="zh-CN"/>
              </w:rPr>
              <w:t xml:space="preserve"> et al.</w:t>
            </w:r>
            <w:r w:rsidR="00DC4FE4">
              <w:rPr>
                <w:bCs/>
                <w:noProof/>
                <w:lang w:eastAsia="zh-CN"/>
              </w:rPr>
              <w:t xml:space="preserve"> (2017)</w:t>
            </w:r>
            <w:r>
              <w:rPr>
                <w:bCs/>
                <w:lang w:eastAsia="zh-CN"/>
              </w:rPr>
              <w:fldChar w:fldCharType="end"/>
            </w:r>
          </w:p>
        </w:tc>
        <w:tc>
          <w:tcPr>
            <w:tcW w:w="2610" w:type="dxa"/>
          </w:tcPr>
          <w:p w14:paraId="456E7073" w14:textId="6F13EFD2" w:rsidR="00A03068" w:rsidRPr="00AC26F8" w:rsidRDefault="005224DE" w:rsidP="00A03068">
            <w:pPr>
              <w:pStyle w:val="Acknowledgement"/>
              <w:ind w:left="0" w:firstLine="0"/>
              <w:rPr>
                <w:bCs/>
                <w:lang w:eastAsia="zh-CN"/>
              </w:rPr>
            </w:pPr>
            <w:r>
              <w:rPr>
                <w:bCs/>
                <w:lang w:eastAsia="zh-CN"/>
              </w:rPr>
              <w:t>SRA</w:t>
            </w:r>
          </w:p>
        </w:tc>
        <w:tc>
          <w:tcPr>
            <w:tcW w:w="2785" w:type="dxa"/>
          </w:tcPr>
          <w:p w14:paraId="38DCD19B" w14:textId="759AF13D" w:rsidR="00A03068" w:rsidRPr="00AC26F8" w:rsidRDefault="005224DE" w:rsidP="00A03068">
            <w:pPr>
              <w:rPr>
                <w:bCs/>
              </w:rPr>
            </w:pPr>
            <w:r>
              <w:rPr>
                <w:bCs/>
              </w:rPr>
              <w:t>PRJEB21504</w:t>
            </w:r>
          </w:p>
        </w:tc>
      </w:tr>
      <w:tr w:rsidR="00A03068" w:rsidRPr="00AC26F8" w14:paraId="58F5FF99" w14:textId="77777777" w:rsidTr="0043345E">
        <w:tc>
          <w:tcPr>
            <w:tcW w:w="3955" w:type="dxa"/>
          </w:tcPr>
          <w:p w14:paraId="5C0EDB17" w14:textId="2CB40118" w:rsidR="00A03068" w:rsidRPr="00AC26F8" w:rsidRDefault="006C5017" w:rsidP="00A03068">
            <w:pPr>
              <w:pStyle w:val="Acknowledgement"/>
              <w:ind w:left="0" w:firstLine="0"/>
              <w:rPr>
                <w:bCs/>
                <w:lang w:eastAsia="zh-CN"/>
              </w:rPr>
            </w:pPr>
            <w:r>
              <w:rPr>
                <w:bCs/>
                <w:lang w:eastAsia="zh-CN"/>
              </w:rPr>
              <w:fldChar w:fldCharType="begin"/>
            </w:r>
            <w:r w:rsidR="00DC4FE4">
              <w:rPr>
                <w:bCs/>
                <w:lang w:eastAsia="zh-CN"/>
              </w:rPr>
              <w:instrText xml:space="preserve"> ADDIN EN.CITE &lt;EndNote&gt;&lt;Cite AuthorYear="1"&gt;&lt;Author&gt;Contijoch&lt;/Author&gt;&lt;Year&gt;2019&lt;/Year&gt;&lt;RecNum&gt;17&lt;/RecNum&gt;&lt;DisplayText&gt;Contijoch&lt;style face="italic"&gt; et al.&lt;/style&gt; (2019)&lt;/DisplayText&gt;&lt;record&gt;&lt;rec-number&gt;17&lt;/rec-number&gt;&lt;foreign-keys&gt;&lt;key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EndNote&gt;</w:instrText>
            </w:r>
            <w:r>
              <w:rPr>
                <w:bCs/>
                <w:lang w:eastAsia="zh-CN"/>
              </w:rPr>
              <w:fldChar w:fldCharType="separate"/>
            </w:r>
            <w:r w:rsidR="00DC4FE4">
              <w:rPr>
                <w:bCs/>
                <w:noProof/>
                <w:lang w:eastAsia="zh-CN"/>
              </w:rPr>
              <w:t>Contijoch</w:t>
            </w:r>
            <w:r w:rsidR="00DC4FE4" w:rsidRPr="00DC4FE4">
              <w:rPr>
                <w:bCs/>
                <w:i/>
                <w:noProof/>
                <w:lang w:eastAsia="zh-CN"/>
              </w:rPr>
              <w:t xml:space="preserve"> et al.</w:t>
            </w:r>
            <w:r w:rsidR="00DC4FE4">
              <w:rPr>
                <w:bCs/>
                <w:noProof/>
                <w:lang w:eastAsia="zh-CN"/>
              </w:rPr>
              <w:t xml:space="preserve"> (2019)</w:t>
            </w:r>
            <w:r>
              <w:rPr>
                <w:bCs/>
                <w:lang w:eastAsia="zh-CN"/>
              </w:rPr>
              <w:fldChar w:fldCharType="end"/>
            </w:r>
          </w:p>
        </w:tc>
        <w:tc>
          <w:tcPr>
            <w:tcW w:w="2610" w:type="dxa"/>
          </w:tcPr>
          <w:p w14:paraId="40F7F38C" w14:textId="7BCC2B04" w:rsidR="00A03068" w:rsidRPr="00AC26F8" w:rsidRDefault="00A03068" w:rsidP="00A03068">
            <w:pPr>
              <w:pStyle w:val="Acknowledgement"/>
              <w:ind w:left="0" w:firstLine="0"/>
              <w:rPr>
                <w:bCs/>
                <w:lang w:eastAsia="zh-CN"/>
              </w:rPr>
            </w:pPr>
            <w:r>
              <w:rPr>
                <w:bCs/>
                <w:lang w:eastAsia="zh-CN"/>
              </w:rPr>
              <w:t>SRA</w:t>
            </w:r>
          </w:p>
        </w:tc>
        <w:tc>
          <w:tcPr>
            <w:tcW w:w="2785" w:type="dxa"/>
          </w:tcPr>
          <w:p w14:paraId="034714CF" w14:textId="400C5BB7" w:rsidR="00A03068" w:rsidRPr="00AC26F8" w:rsidRDefault="00A03068" w:rsidP="00A03068">
            <w:pPr>
              <w:pStyle w:val="Acknowledgement"/>
              <w:ind w:left="0" w:firstLine="0"/>
              <w:rPr>
                <w:bCs/>
                <w:lang w:eastAsia="zh-CN"/>
              </w:rPr>
            </w:pPr>
            <w:r w:rsidRPr="00AC26F8">
              <w:rPr>
                <w:bCs/>
                <w:lang w:eastAsia="zh-CN"/>
              </w:rPr>
              <w:t>PRJNA413199</w:t>
            </w:r>
          </w:p>
        </w:tc>
      </w:tr>
      <w:tr w:rsidR="0092508A" w:rsidRPr="00AC26F8" w14:paraId="07D4BDB6" w14:textId="77777777" w:rsidTr="005441F0">
        <w:tc>
          <w:tcPr>
            <w:tcW w:w="9350" w:type="dxa"/>
            <w:gridSpan w:val="3"/>
          </w:tcPr>
          <w:p w14:paraId="128B5F53" w14:textId="6EE4A72D" w:rsidR="0092508A" w:rsidRPr="00AC26F8" w:rsidRDefault="0092508A" w:rsidP="0092508A">
            <w:pPr>
              <w:pStyle w:val="Acknowledgement"/>
              <w:ind w:left="0" w:firstLine="0"/>
              <w:rPr>
                <w:bCs/>
                <w:lang w:eastAsia="zh-CN"/>
              </w:rPr>
            </w:pPr>
            <w:r w:rsidRPr="00F65182">
              <w:rPr>
                <w:rStyle w:val="Strong"/>
                <w:color w:val="2E2E2E"/>
              </w:rPr>
              <w:t>Experimental Models: Organisms/Strains</w:t>
            </w:r>
          </w:p>
        </w:tc>
      </w:tr>
      <w:tr w:rsidR="0092508A" w:rsidRPr="00AC26F8" w14:paraId="06F04B10" w14:textId="77777777" w:rsidTr="0043345E">
        <w:tc>
          <w:tcPr>
            <w:tcW w:w="3955" w:type="dxa"/>
          </w:tcPr>
          <w:p w14:paraId="5A580C68" w14:textId="0F15F262" w:rsidR="0092508A" w:rsidRPr="00F65182" w:rsidRDefault="003F0D83" w:rsidP="0092508A">
            <w:r>
              <w:rPr>
                <w:color w:val="2E2E2E"/>
              </w:rPr>
              <w:t>Female</w:t>
            </w:r>
            <w:r w:rsidR="0092508A" w:rsidRPr="00F65182">
              <w:rPr>
                <w:color w:val="2E2E2E"/>
              </w:rPr>
              <w:t xml:space="preserve"> C57BL6/J Mice</w:t>
            </w:r>
          </w:p>
        </w:tc>
        <w:tc>
          <w:tcPr>
            <w:tcW w:w="2610" w:type="dxa"/>
          </w:tcPr>
          <w:p w14:paraId="7EE0CC11" w14:textId="28A80197" w:rsidR="0092508A" w:rsidRDefault="0043345E" w:rsidP="0092508A">
            <w:pPr>
              <w:pStyle w:val="Acknowledgement"/>
              <w:ind w:left="0" w:firstLine="0"/>
              <w:rPr>
                <w:bCs/>
                <w:lang w:eastAsia="zh-CN"/>
              </w:rPr>
            </w:pPr>
            <w:r>
              <w:rPr>
                <w:rFonts w:hint="eastAsia"/>
                <w:bCs/>
                <w:lang w:eastAsia="zh-CN"/>
              </w:rPr>
              <w:t>The</w:t>
            </w:r>
            <w:r>
              <w:rPr>
                <w:bCs/>
                <w:lang w:eastAsia="zh-CN"/>
              </w:rPr>
              <w:t xml:space="preserve"> </w:t>
            </w:r>
            <w:r w:rsidR="003F0D83">
              <w:rPr>
                <w:bCs/>
                <w:lang w:eastAsia="zh-CN"/>
              </w:rPr>
              <w:t>Jackson Laboratory</w:t>
            </w:r>
          </w:p>
        </w:tc>
        <w:tc>
          <w:tcPr>
            <w:tcW w:w="2785" w:type="dxa"/>
          </w:tcPr>
          <w:p w14:paraId="1101A3A9" w14:textId="08290A92" w:rsidR="0092508A" w:rsidRPr="0043345E" w:rsidRDefault="0043345E" w:rsidP="0043345E">
            <w:pPr>
              <w:pStyle w:val="NormalWeb"/>
              <w:shd w:val="clear" w:color="auto" w:fill="FFFFFF"/>
              <w:rPr>
                <w:bCs/>
              </w:rPr>
            </w:pPr>
            <w:r w:rsidRPr="0043345E">
              <w:rPr>
                <w:bCs/>
              </w:rPr>
              <w:t>JAX Cat# 000664; RRID: IMSR_JAX:000664</w:t>
            </w:r>
            <w:ins w:id="75" w:author="Dukovic, Ana/Sloan Kettering Institute" w:date="2022-08-26T14:10:00Z">
              <w:r w:rsidR="00507539">
                <w:rPr>
                  <w:bCs/>
                </w:rPr>
                <w:t>; Room #RB13</w:t>
              </w:r>
            </w:ins>
          </w:p>
        </w:tc>
      </w:tr>
      <w:tr w:rsidR="0092508A" w:rsidRPr="00AC26F8" w14:paraId="00F4C384" w14:textId="77777777" w:rsidTr="005441F0">
        <w:tc>
          <w:tcPr>
            <w:tcW w:w="9350" w:type="dxa"/>
            <w:gridSpan w:val="3"/>
          </w:tcPr>
          <w:p w14:paraId="386E77C0" w14:textId="1DF28B7C" w:rsidR="0092508A" w:rsidRPr="00F65182" w:rsidRDefault="0092508A" w:rsidP="0092508A">
            <w:pPr>
              <w:pStyle w:val="Acknowledgement"/>
              <w:ind w:left="0" w:firstLine="0"/>
              <w:rPr>
                <w:b/>
                <w:lang w:eastAsia="zh-CN"/>
              </w:rPr>
            </w:pPr>
            <w:r w:rsidRPr="00F65182">
              <w:rPr>
                <w:rFonts w:hint="eastAsia"/>
                <w:b/>
                <w:lang w:eastAsia="zh-CN"/>
              </w:rPr>
              <w:t>O</w:t>
            </w:r>
            <w:r w:rsidRPr="00F65182">
              <w:rPr>
                <w:b/>
                <w:lang w:eastAsia="zh-CN"/>
              </w:rPr>
              <w:t>ligonucleotides</w:t>
            </w:r>
          </w:p>
        </w:tc>
      </w:tr>
      <w:tr w:rsidR="0092508A" w:rsidRPr="00AC26F8" w14:paraId="78C75FD5" w14:textId="77777777" w:rsidTr="0043345E">
        <w:tc>
          <w:tcPr>
            <w:tcW w:w="3955" w:type="dxa"/>
          </w:tcPr>
          <w:p w14:paraId="09B4C7F1" w14:textId="3BE18496" w:rsidR="0092508A" w:rsidRPr="00E35D4E" w:rsidRDefault="00E35D4E" w:rsidP="0092508A">
            <w:pPr>
              <w:rPr>
                <w:color w:val="2E2E2E"/>
                <w:lang w:val="en"/>
              </w:rPr>
            </w:pPr>
            <w:r>
              <w:rPr>
                <w:color w:val="2E2E2E"/>
              </w:rPr>
              <w:t xml:space="preserve">Primer: </w:t>
            </w:r>
            <w:r w:rsidR="0092508A">
              <w:rPr>
                <w:rFonts w:hint="eastAsia"/>
                <w:color w:val="2E2E2E"/>
              </w:rPr>
              <w:t>1</w:t>
            </w:r>
            <w:r w:rsidR="0092508A">
              <w:rPr>
                <w:color w:val="2E2E2E"/>
              </w:rPr>
              <w:t>6S_Forward</w:t>
            </w:r>
            <w:r>
              <w:rPr>
                <w:color w:val="2E2E2E"/>
              </w:rPr>
              <w:t>_563F</w:t>
            </w:r>
            <w:r w:rsidR="0092508A">
              <w:rPr>
                <w:color w:val="2E2E2E"/>
              </w:rPr>
              <w:t xml:space="preserve"> 5</w:t>
            </w:r>
            <w:r>
              <w:rPr>
                <w:color w:val="2E2E2E"/>
              </w:rPr>
              <w:t>’</w:t>
            </w:r>
            <w:r w:rsidR="0092508A">
              <w:rPr>
                <w:color w:val="2E2E2E"/>
              </w:rPr>
              <w:t>-</w:t>
            </w:r>
            <w:r>
              <w:rPr>
                <w:color w:val="2E2E2E"/>
              </w:rPr>
              <w:t>AYTGGGYDTAAAGNG-3’</w:t>
            </w:r>
          </w:p>
        </w:tc>
        <w:tc>
          <w:tcPr>
            <w:tcW w:w="2610" w:type="dxa"/>
          </w:tcPr>
          <w:p w14:paraId="77671E7F" w14:textId="173B5032" w:rsidR="0092508A" w:rsidRPr="003F0D83" w:rsidRDefault="003F0D83" w:rsidP="0092508A">
            <w:pPr>
              <w:pStyle w:val="Acknowledgement"/>
              <w:ind w:left="0" w:firstLine="0"/>
              <w:rPr>
                <w:bCs/>
                <w:lang w:eastAsia="zh-CN"/>
              </w:rPr>
            </w:pPr>
            <w:r w:rsidRPr="003F0D83">
              <w:rPr>
                <w:bCs/>
                <w:lang w:eastAsia="zh-CN"/>
              </w:rPr>
              <w:fldChar w:fldCharType="begin"/>
            </w:r>
            <w:r w:rsidRPr="003F0D83">
              <w:rPr>
                <w:bCs/>
                <w:lang w:eastAsia="zh-CN"/>
              </w:rPr>
              <w:instrText xml:space="preserve"> ADDIN EN.CITE &lt;EndNote&gt;&lt;Cite AuthorYear="1"&gt;&lt;Author&gt;Taur&lt;/Author&gt;&lt;Year&gt;2018&lt;/Year&gt;&lt;RecNum&gt;64&lt;/RecNum&gt;&lt;DisplayText&gt;Taur et al. (2018)&lt;/DisplayText&gt;&lt;record&gt;&lt;rec-number&gt;64&lt;/rec-number&gt;&lt;foreign-keys&gt;&lt;key app="EN" db-id="eeaavdvxvv5azseddsrxz2d0vpf5v0xr9ea5" timestamp="1661335961"&gt;64&lt;/key&gt;&lt;/foreign-keys&gt;&lt;ref-type name="Journal Article"&gt;17&lt;/ref-type&gt;&lt;contributors&gt;&lt;authors&gt;&lt;author&gt;Taur, Ying&lt;/author&gt;&lt;author&gt;Coyte, Katharine&lt;/author&gt;&lt;author&gt;Schluter, Jonas&lt;/author&gt;&lt;author&gt;Robilotti, Elizabeth&lt;/author&gt;&lt;author&gt;Figueroa, Cesar&lt;/author&gt;&lt;author&gt;Gjonbalaj, Mergim&lt;/author&gt;&lt;author&gt;Littmann, Eric R&lt;/author&gt;&lt;author&gt;Ling, Lilan&lt;/author&gt;&lt;author&gt;Miller, Liza&lt;/author&gt;&lt;author&gt;Gyaltshen, Yangtsho&lt;/author&gt;&lt;/authors&gt;&lt;/contributors&gt;&lt;titles&gt;&lt;title&gt;Reconstitution of the gut microbiota of antibiotic-treated patients by autologous fecal microbiota transplant&lt;/title&gt;&lt;secondary-title&gt;Science translational medicine&lt;/secondary-title&gt;&lt;/titles&gt;&lt;periodical&gt;&lt;full-title&gt;Science translational medicine&lt;/full-title&gt;&lt;/periodical&gt;&lt;pages&gt;eaap9489&lt;/pages&gt;&lt;volume&gt;10&lt;/volume&gt;&lt;number&gt;460&lt;/number&gt;&lt;dates&gt;&lt;year&gt;2018&lt;/year&gt;&lt;/dates&gt;&lt;isbn&gt;1946-6234&lt;/isbn&gt;&lt;urls&gt;&lt;/urls&gt;&lt;/record&gt;&lt;/Cite&gt;&lt;/EndNote&gt;</w:instrText>
            </w:r>
            <w:r w:rsidRPr="003F0D83">
              <w:rPr>
                <w:bCs/>
                <w:lang w:eastAsia="zh-CN"/>
              </w:rPr>
              <w:fldChar w:fldCharType="separate"/>
            </w:r>
            <w:r w:rsidRPr="003F0D83">
              <w:rPr>
                <w:bCs/>
                <w:noProof/>
                <w:lang w:eastAsia="zh-CN"/>
              </w:rPr>
              <w:t>Taur et al. (2018)</w:t>
            </w:r>
            <w:r w:rsidRPr="003F0D83">
              <w:rPr>
                <w:bCs/>
                <w:lang w:eastAsia="zh-CN"/>
              </w:rPr>
              <w:fldChar w:fldCharType="end"/>
            </w:r>
          </w:p>
        </w:tc>
        <w:tc>
          <w:tcPr>
            <w:tcW w:w="2785" w:type="dxa"/>
          </w:tcPr>
          <w:p w14:paraId="4A09E5F2" w14:textId="02224E8F" w:rsidR="0092508A" w:rsidRDefault="0092508A" w:rsidP="0092508A">
            <w:pPr>
              <w:pStyle w:val="Acknowledgement"/>
              <w:ind w:left="0" w:firstLine="0"/>
              <w:rPr>
                <w:bCs/>
                <w:lang w:eastAsia="zh-CN"/>
              </w:rPr>
            </w:pPr>
            <w:r>
              <w:rPr>
                <w:bCs/>
                <w:lang w:eastAsia="zh-CN"/>
              </w:rPr>
              <w:t>NA</w:t>
            </w:r>
          </w:p>
        </w:tc>
      </w:tr>
      <w:tr w:rsidR="0092508A" w:rsidRPr="00AC26F8" w14:paraId="3B54C6E8" w14:textId="77777777" w:rsidTr="0043345E">
        <w:tc>
          <w:tcPr>
            <w:tcW w:w="3955" w:type="dxa"/>
          </w:tcPr>
          <w:p w14:paraId="3147E830" w14:textId="092D12A8" w:rsidR="0092508A" w:rsidRPr="00F65182" w:rsidRDefault="00E35D4E" w:rsidP="0092508A">
            <w:pPr>
              <w:rPr>
                <w:color w:val="2E2E2E"/>
              </w:rPr>
            </w:pPr>
            <w:r>
              <w:rPr>
                <w:color w:val="2E2E2E"/>
              </w:rPr>
              <w:t xml:space="preserve">Primer: </w:t>
            </w:r>
            <w:r w:rsidR="0092508A">
              <w:rPr>
                <w:color w:val="2E2E2E"/>
              </w:rPr>
              <w:t>16S_Reverse</w:t>
            </w:r>
            <w:r>
              <w:rPr>
                <w:color w:val="2E2E2E"/>
              </w:rPr>
              <w:t>_926R 5’-CCGTCAATTYHTTTRAGT-3’</w:t>
            </w:r>
          </w:p>
        </w:tc>
        <w:tc>
          <w:tcPr>
            <w:tcW w:w="2610" w:type="dxa"/>
          </w:tcPr>
          <w:p w14:paraId="2EA33E86" w14:textId="4BC19F1A" w:rsidR="0092508A" w:rsidRPr="00F65182" w:rsidRDefault="003F0D83" w:rsidP="0092508A">
            <w:pPr>
              <w:pStyle w:val="Acknowledgement"/>
              <w:ind w:left="0" w:firstLine="0"/>
              <w:rPr>
                <w:bCs/>
                <w:highlight w:val="yellow"/>
                <w:lang w:eastAsia="zh-CN"/>
              </w:rPr>
            </w:pPr>
            <w:r w:rsidRPr="003F0D83">
              <w:rPr>
                <w:bCs/>
                <w:lang w:eastAsia="zh-CN"/>
              </w:rPr>
              <w:fldChar w:fldCharType="begin"/>
            </w:r>
            <w:r>
              <w:rPr>
                <w:bCs/>
                <w:lang w:eastAsia="zh-CN"/>
              </w:rPr>
              <w:instrText xml:space="preserve"> ADDIN EN.CITE &lt;EndNote&gt;&lt;Cite AuthorYear="1"&gt;&lt;Author&gt;Taur&lt;/Author&gt;&lt;Year&gt;2018&lt;/Year&gt;&lt;RecNum&gt;64&lt;/RecNum&gt;&lt;DisplayText&gt;Taur&lt;style face="italic"&gt; et al.&lt;/style&gt; (2018)&lt;/DisplayText&gt;&lt;record&gt;&lt;rec-number&gt;64&lt;/rec-number&gt;&lt;foreign-keys&gt;&lt;key app="EN" db-id="eeaavdvxvv5azseddsrxz2d0vpf5v0xr9ea5" timestamp="1661335961"&gt;64&lt;/key&gt;&lt;/foreign-keys&gt;&lt;ref-type name="Journal Article"&gt;17&lt;/ref-type&gt;&lt;contributors&gt;&lt;authors&gt;&lt;author&gt;Taur, Ying&lt;/author&gt;&lt;author&gt;Coyte, Katharine&lt;/author&gt;&lt;author&gt;Schluter, Jonas&lt;/author&gt;&lt;author&gt;Robilotti, Elizabeth&lt;/author&gt;&lt;author&gt;Figueroa, Cesar&lt;/author&gt;&lt;author&gt;Gjonbalaj, Mergim&lt;/author&gt;&lt;author&gt;Littmann, Eric R&lt;/author&gt;&lt;author&gt;Ling, Lilan&lt;/author&gt;&lt;author&gt;Miller, Liza&lt;/author&gt;&lt;author&gt;Gyaltshen, Yangtsho&lt;/author&gt;&lt;/authors&gt;&lt;/contributors&gt;&lt;titles&gt;&lt;title&gt;Reconstitution of the gut microbiota of antibiotic-treated patients by autologous fecal microbiota transplant&lt;/title&gt;&lt;secondary-title&gt;Science translational medicine&lt;/secondary-title&gt;&lt;/titles&gt;&lt;periodical&gt;&lt;full-title&gt;Science translational medicine&lt;/full-title&gt;&lt;/periodical&gt;&lt;pages&gt;eaap9489&lt;/pages&gt;&lt;volume&gt;10&lt;/volume&gt;&lt;number&gt;460&lt;/number&gt;&lt;dates&gt;&lt;year&gt;2018&lt;/year&gt;&lt;/dates&gt;&lt;isbn&gt;1946-6234&lt;/isbn&gt;&lt;urls&gt;&lt;/urls&gt;&lt;/record&gt;&lt;/Cite&gt;&lt;/EndNote&gt;</w:instrText>
            </w:r>
            <w:r w:rsidRPr="003F0D83">
              <w:rPr>
                <w:bCs/>
                <w:lang w:eastAsia="zh-CN"/>
              </w:rPr>
              <w:fldChar w:fldCharType="separate"/>
            </w:r>
            <w:r>
              <w:rPr>
                <w:bCs/>
                <w:noProof/>
                <w:lang w:eastAsia="zh-CN"/>
              </w:rPr>
              <w:t>Taur</w:t>
            </w:r>
            <w:r w:rsidRPr="003F0D83">
              <w:rPr>
                <w:bCs/>
                <w:i/>
                <w:noProof/>
                <w:lang w:eastAsia="zh-CN"/>
              </w:rPr>
              <w:t xml:space="preserve"> et al.</w:t>
            </w:r>
            <w:r>
              <w:rPr>
                <w:bCs/>
                <w:noProof/>
                <w:lang w:eastAsia="zh-CN"/>
              </w:rPr>
              <w:t xml:space="preserve"> (2018)</w:t>
            </w:r>
            <w:r w:rsidRPr="003F0D83">
              <w:rPr>
                <w:bCs/>
                <w:lang w:eastAsia="zh-CN"/>
              </w:rPr>
              <w:fldChar w:fldCharType="end"/>
            </w:r>
          </w:p>
        </w:tc>
        <w:tc>
          <w:tcPr>
            <w:tcW w:w="2785" w:type="dxa"/>
          </w:tcPr>
          <w:p w14:paraId="47A2604A" w14:textId="03B7ED20" w:rsidR="0092508A" w:rsidRDefault="0092508A" w:rsidP="0092508A">
            <w:pPr>
              <w:pStyle w:val="Acknowledgement"/>
              <w:ind w:left="0" w:firstLine="0"/>
              <w:rPr>
                <w:bCs/>
                <w:lang w:eastAsia="zh-CN"/>
              </w:rPr>
            </w:pPr>
            <w:r>
              <w:rPr>
                <w:bCs/>
                <w:lang w:eastAsia="zh-CN"/>
              </w:rPr>
              <w:t>NA</w:t>
            </w:r>
          </w:p>
        </w:tc>
      </w:tr>
      <w:tr w:rsidR="003F0D83" w:rsidRPr="00AC26F8" w14:paraId="629DB448" w14:textId="77777777" w:rsidTr="0043345E">
        <w:tc>
          <w:tcPr>
            <w:tcW w:w="3955" w:type="dxa"/>
          </w:tcPr>
          <w:p w14:paraId="0506D9B8" w14:textId="38D74F10" w:rsidR="003F0D83" w:rsidRDefault="0043345E" w:rsidP="0092508A">
            <w:pPr>
              <w:rPr>
                <w:color w:val="2E2E2E"/>
              </w:rPr>
            </w:pPr>
            <w:r>
              <w:rPr>
                <w:rFonts w:hint="eastAsia"/>
                <w:color w:val="2E2E2E"/>
              </w:rPr>
              <w:t>qPCR</w:t>
            </w:r>
            <w:r>
              <w:rPr>
                <w:color w:val="2E2E2E"/>
              </w:rPr>
              <w:t>: 16S_Forward</w:t>
            </w:r>
            <w:r w:rsidR="00D177EB">
              <w:rPr>
                <w:color w:val="2E2E2E"/>
              </w:rPr>
              <w:t>_27F</w:t>
            </w:r>
            <w:r>
              <w:rPr>
                <w:color w:val="2E2E2E"/>
              </w:rPr>
              <w:t xml:space="preserve"> 5’-AGAGTTTGATCMTGGCTCAG-3’</w:t>
            </w:r>
          </w:p>
        </w:tc>
        <w:tc>
          <w:tcPr>
            <w:tcW w:w="2610" w:type="dxa"/>
          </w:tcPr>
          <w:p w14:paraId="72DB1F83" w14:textId="2EDF3DDB" w:rsidR="00507539" w:rsidRPr="003F0D83" w:rsidRDefault="00507539" w:rsidP="0092508A">
            <w:pPr>
              <w:pStyle w:val="Acknowledgement"/>
              <w:ind w:left="0" w:firstLine="0"/>
              <w:rPr>
                <w:bCs/>
                <w:lang w:eastAsia="zh-CN"/>
              </w:rPr>
            </w:pPr>
            <w:ins w:id="76" w:author="Dukovic, Ana/Sloan Kettering Institute" w:date="2022-08-26T14:09:00Z">
              <w:r>
                <w:rPr>
                  <w:bCs/>
                  <w:lang w:eastAsia="zh-CN"/>
                </w:rPr>
                <w:t>IDT</w:t>
              </w:r>
            </w:ins>
          </w:p>
        </w:tc>
        <w:tc>
          <w:tcPr>
            <w:tcW w:w="2785" w:type="dxa"/>
          </w:tcPr>
          <w:p w14:paraId="5B54E338" w14:textId="2C7C9927" w:rsidR="003F0D83" w:rsidRDefault="002721D7" w:rsidP="0092508A">
            <w:pPr>
              <w:pStyle w:val="Acknowledgement"/>
              <w:ind w:left="0" w:firstLine="0"/>
              <w:rPr>
                <w:bCs/>
                <w:lang w:eastAsia="zh-CN"/>
              </w:rPr>
            </w:pPr>
            <w:r>
              <w:rPr>
                <w:bCs/>
                <w:lang w:eastAsia="zh-CN"/>
              </w:rPr>
              <w:t>NA</w:t>
            </w:r>
          </w:p>
        </w:tc>
      </w:tr>
      <w:tr w:rsidR="003F0D83" w:rsidRPr="00AC26F8" w14:paraId="35932FED" w14:textId="77777777" w:rsidTr="0043345E">
        <w:tc>
          <w:tcPr>
            <w:tcW w:w="3955" w:type="dxa"/>
          </w:tcPr>
          <w:p w14:paraId="6CD10AA3" w14:textId="27DCBDD6" w:rsidR="003F0D83" w:rsidRDefault="0043345E" w:rsidP="0092508A">
            <w:pPr>
              <w:rPr>
                <w:color w:val="2E2E2E"/>
              </w:rPr>
            </w:pPr>
            <w:r>
              <w:rPr>
                <w:color w:val="2E2E2E"/>
              </w:rPr>
              <w:t>qPCR: 16S_Reverse</w:t>
            </w:r>
            <w:r w:rsidR="00D177EB">
              <w:rPr>
                <w:color w:val="2E2E2E"/>
              </w:rPr>
              <w:t>_338R</w:t>
            </w:r>
            <w:r>
              <w:rPr>
                <w:color w:val="2E2E2E"/>
              </w:rPr>
              <w:t xml:space="preserve"> 5’TGCTGCCTCCCGTAGGAGT-3’</w:t>
            </w:r>
          </w:p>
        </w:tc>
        <w:tc>
          <w:tcPr>
            <w:tcW w:w="2610" w:type="dxa"/>
          </w:tcPr>
          <w:p w14:paraId="2A9212A4" w14:textId="04E5E8B2" w:rsidR="003F0D83" w:rsidRPr="003F0D83" w:rsidRDefault="00507539" w:rsidP="0092508A">
            <w:pPr>
              <w:pStyle w:val="Acknowledgement"/>
              <w:ind w:left="0" w:firstLine="0"/>
              <w:rPr>
                <w:bCs/>
                <w:lang w:eastAsia="zh-CN"/>
              </w:rPr>
            </w:pPr>
            <w:ins w:id="77" w:author="Dukovic, Ana/Sloan Kettering Institute" w:date="2022-08-26T14:09:00Z">
              <w:r>
                <w:rPr>
                  <w:bCs/>
                  <w:lang w:eastAsia="zh-CN"/>
                </w:rPr>
                <w:t>IDT</w:t>
              </w:r>
            </w:ins>
          </w:p>
        </w:tc>
        <w:tc>
          <w:tcPr>
            <w:tcW w:w="2785" w:type="dxa"/>
          </w:tcPr>
          <w:p w14:paraId="40E1E822" w14:textId="7ECD46CD" w:rsidR="003F0D83" w:rsidRDefault="002721D7" w:rsidP="0092508A">
            <w:pPr>
              <w:pStyle w:val="Acknowledgement"/>
              <w:ind w:left="0" w:firstLine="0"/>
              <w:rPr>
                <w:bCs/>
                <w:lang w:eastAsia="zh-CN"/>
              </w:rPr>
            </w:pPr>
            <w:r>
              <w:rPr>
                <w:bCs/>
                <w:lang w:eastAsia="zh-CN"/>
              </w:rPr>
              <w:t>NA</w:t>
            </w:r>
          </w:p>
        </w:tc>
      </w:tr>
      <w:tr w:rsidR="0092508A" w:rsidRPr="00AC26F8" w14:paraId="06A4AB8F" w14:textId="77777777" w:rsidTr="00135D36">
        <w:tc>
          <w:tcPr>
            <w:tcW w:w="9350" w:type="dxa"/>
            <w:gridSpan w:val="3"/>
          </w:tcPr>
          <w:p w14:paraId="00CE5522" w14:textId="4523B189" w:rsidR="0092508A" w:rsidRPr="00AC26F8" w:rsidRDefault="0092508A" w:rsidP="0092508A">
            <w:pPr>
              <w:pStyle w:val="Acknowledgement"/>
              <w:ind w:left="0" w:firstLine="0"/>
              <w:rPr>
                <w:b/>
                <w:lang w:eastAsia="zh-CN"/>
              </w:rPr>
            </w:pPr>
            <w:r w:rsidRPr="00AC26F8">
              <w:rPr>
                <w:b/>
                <w:lang w:eastAsia="zh-CN"/>
              </w:rPr>
              <w:t>Databases</w:t>
            </w:r>
          </w:p>
        </w:tc>
      </w:tr>
      <w:tr w:rsidR="0092508A" w:rsidRPr="00AC26F8" w14:paraId="1F9A485E" w14:textId="77777777" w:rsidTr="0043345E">
        <w:tc>
          <w:tcPr>
            <w:tcW w:w="3955" w:type="dxa"/>
          </w:tcPr>
          <w:p w14:paraId="5A75640F" w14:textId="250400FC" w:rsidR="0092508A" w:rsidRPr="00AC26F8" w:rsidRDefault="0092508A" w:rsidP="0092508A">
            <w:pPr>
              <w:pStyle w:val="Acknowledgement"/>
              <w:ind w:left="0" w:firstLine="0"/>
              <w:rPr>
                <w:bCs/>
                <w:lang w:eastAsia="zh-CN"/>
              </w:rPr>
            </w:pPr>
            <w:r w:rsidRPr="00AC26F8">
              <w:rPr>
                <w:bCs/>
                <w:lang w:eastAsia="zh-CN"/>
              </w:rPr>
              <w:t>SILVA v138</w:t>
            </w:r>
          </w:p>
        </w:tc>
        <w:tc>
          <w:tcPr>
            <w:tcW w:w="2610" w:type="dxa"/>
          </w:tcPr>
          <w:p w14:paraId="648C8710" w14:textId="28CDFAAE" w:rsidR="0092508A" w:rsidRPr="00AC26F8" w:rsidRDefault="00D177EB" w:rsidP="0092508A">
            <w:pPr>
              <w:pStyle w:val="Acknowledgement"/>
              <w:ind w:left="0" w:firstLine="0"/>
              <w:rPr>
                <w:bCs/>
                <w:lang w:eastAsia="zh-CN"/>
              </w:rPr>
            </w:pPr>
            <w:r>
              <w:rPr>
                <w:bCs/>
                <w:lang w:eastAsia="zh-CN"/>
              </w:rPr>
              <w:fldChar w:fldCharType="begin"/>
            </w:r>
            <w:r>
              <w:rPr>
                <w:bCs/>
                <w:lang w:eastAsia="zh-CN"/>
              </w:rPr>
              <w:instrText xml:space="preserve"> ADDIN EN.CITE &lt;EndNote&gt;&lt;Cite AuthorYear="1"&gt;&lt;Author&gt;Quast&lt;/Author&gt;&lt;Year&gt;2012&lt;/Year&gt;&lt;RecNum&gt;70&lt;/RecNum&gt;&lt;DisplayText&gt;Quast et al. (2012)&lt;/DisplayText&gt;&lt;record&gt;&lt;rec-number&gt;70&lt;/rec-number&gt;&lt;foreign-keys&gt;&lt;key app="EN" db-id="eeaavdvxvv5azseddsrxz2d0vpf5v0xr9ea5" timestamp="1661345271"&gt;70&lt;/key&gt;&lt;/foreign-keys&gt;&lt;ref-type name="Journal Article"&gt;17&lt;/ref-type&gt;&lt;contributors&gt;&lt;authors&gt;&lt;author&gt;Quast, Christian&lt;/author&gt;&lt;author&gt;Pruesse, Elmar&lt;/author&gt;&lt;author&gt;Yilmaz, Pelin&lt;/author&gt;&lt;author&gt;Gerken, Jan&lt;/author&gt;&lt;author&gt;Schweer, Timmy&lt;/author&gt;&lt;author&gt;Yarza, Pablo&lt;/author&gt;&lt;author&gt;Peplies, Jörg&lt;/author&gt;&lt;author&gt;Glöckner, Frank Oliver&lt;/author&gt;&lt;/authors&gt;&lt;/contributors&gt;&lt;titles&gt;&lt;title&gt;The SILVA ribosomal RNA gene database project: improved data processing and web-based tools&lt;/title&gt;&lt;secondary-title&gt;Nucleic acids research&lt;/secondary-title&gt;&lt;/titles&gt;&lt;periodical&gt;&lt;full-title&gt;Nucleic acids research&lt;/full-title&gt;&lt;/periodical&gt;&lt;pages&gt;D590-D596&lt;/pages&gt;&lt;volume&gt;41&lt;/volume&gt;&lt;number&gt;D1&lt;/number&gt;&lt;dates&gt;&lt;year&gt;2012&lt;/year&gt;&lt;/dates&gt;&lt;isbn&gt;0305-1048&lt;/isbn&gt;&lt;urls&gt;&lt;/urls&gt;&lt;/record&gt;&lt;/Cite&gt;&lt;/EndNote&gt;</w:instrText>
            </w:r>
            <w:r>
              <w:rPr>
                <w:bCs/>
                <w:lang w:eastAsia="zh-CN"/>
              </w:rPr>
              <w:fldChar w:fldCharType="separate"/>
            </w:r>
            <w:r>
              <w:rPr>
                <w:bCs/>
                <w:noProof/>
                <w:lang w:eastAsia="zh-CN"/>
              </w:rPr>
              <w:t>Quast et al. (2012)</w:t>
            </w:r>
            <w:r>
              <w:rPr>
                <w:bCs/>
                <w:lang w:eastAsia="zh-CN"/>
              </w:rPr>
              <w:fldChar w:fldCharType="end"/>
            </w:r>
          </w:p>
        </w:tc>
        <w:tc>
          <w:tcPr>
            <w:tcW w:w="2785" w:type="dxa"/>
          </w:tcPr>
          <w:p w14:paraId="7E265510" w14:textId="79A34566" w:rsidR="0092508A" w:rsidRPr="00AC26F8" w:rsidRDefault="0092508A" w:rsidP="0092508A">
            <w:pPr>
              <w:pStyle w:val="Acknowledgement"/>
              <w:ind w:left="0" w:firstLine="0"/>
              <w:rPr>
                <w:bCs/>
                <w:lang w:eastAsia="zh-CN"/>
              </w:rPr>
            </w:pPr>
            <w:r w:rsidRPr="00AC26F8">
              <w:rPr>
                <w:bCs/>
                <w:lang w:eastAsia="zh-CN"/>
              </w:rPr>
              <w:t>www.arb-silva.de</w:t>
            </w:r>
          </w:p>
        </w:tc>
      </w:tr>
      <w:tr w:rsidR="00632A24" w:rsidRPr="00AC26F8" w14:paraId="7928E77D" w14:textId="77777777" w:rsidTr="0043345E">
        <w:tc>
          <w:tcPr>
            <w:tcW w:w="3955" w:type="dxa"/>
          </w:tcPr>
          <w:p w14:paraId="01392CA0" w14:textId="01D2E439" w:rsidR="00632A24" w:rsidRPr="00AC26F8" w:rsidRDefault="00E92144" w:rsidP="00632A24">
            <w:pPr>
              <w:pStyle w:val="Acknowledgement"/>
              <w:ind w:left="0" w:firstLine="0"/>
              <w:rPr>
                <w:bCs/>
                <w:lang w:eastAsia="zh-CN"/>
              </w:rPr>
            </w:pPr>
            <w:r>
              <w:t>Virtual Metabolic Human (</w:t>
            </w:r>
            <w:r w:rsidR="00632A24">
              <w:t>VMH</w:t>
            </w:r>
            <w:r>
              <w:t>)</w:t>
            </w:r>
          </w:p>
        </w:tc>
        <w:tc>
          <w:tcPr>
            <w:tcW w:w="2610" w:type="dxa"/>
          </w:tcPr>
          <w:p w14:paraId="0971A8C8" w14:textId="4EB30A94" w:rsidR="00632A24" w:rsidRPr="00AC26F8" w:rsidRDefault="00632A24" w:rsidP="00632A24">
            <w:pPr>
              <w:pStyle w:val="Acknowledgement"/>
              <w:ind w:left="0" w:firstLine="0"/>
              <w:rPr>
                <w:bCs/>
                <w:lang w:eastAsia="zh-CN"/>
              </w:rPr>
            </w:pPr>
            <w:r>
              <w:fldChar w:fldCharType="begin"/>
            </w:r>
            <w:r w:rsidR="00E92144">
              <w:instrText xml:space="preserve"> ADDIN EN.CITE &lt;EndNote&gt;&lt;Cite AuthorYear="1"&gt;&lt;Author&gt;Magnúsdóttir&lt;/Author&gt;&lt;Year&gt;2017&lt;/Year&gt;&lt;RecNum&gt;73&lt;/RecNum&gt;&lt;DisplayText&gt;Magnúsdóttir et al. (2017)&lt;/DisplayText&gt;&lt;record&gt;&lt;rec-number&gt;73&lt;/rec-number&gt;&lt;foreign-keys&gt;&lt;key app="EN" db-id="eeaavdvxvv5azseddsrxz2d0vpf5v0xr9ea5" timestamp="1661346475"&gt;73&lt;/key&gt;&lt;/foreign-keys&gt;&lt;ref-type name="Journal Article"&gt;17&lt;/ref-type&gt;&lt;contributors&gt;&lt;authors&gt;&lt;author&gt;Magnúsdóttir, Stefanía&lt;/author&gt;&lt;author&gt;Heinken, Almut&lt;/author&gt;&lt;author&gt;Kutt, Laura&lt;/author&gt;&lt;author&gt;Ravcheev, Dmitry A&lt;/author&gt;&lt;author&gt;Bauer, Eugen&lt;/author&gt;&lt;author&gt;Noronha, Alberto&lt;/author&gt;&lt;author&gt;Greenhalgh, Kacy&lt;/author&gt;&lt;author&gt;Jäger, Christian&lt;/author&gt;&lt;author&gt;Baginska, Joanna&lt;/author&gt;&lt;author&gt;Wilmes, Paul&lt;/author&gt;&lt;/authors&gt;&lt;/contributors&gt;&lt;titles&gt;&lt;title&gt;Generation of genome-scale metabolic reconstructions for 773 members of the human gut microbiota&lt;/title&gt;&lt;secondary-title&gt;Nature biotechnology&lt;/secondary-title&gt;&lt;/titles&gt;&lt;periodical&gt;&lt;full-title&gt;Nature biotechnology&lt;/full-title&gt;&lt;/periodical&gt;&lt;pages&gt;81-89&lt;/pages&gt;&lt;volume&gt;35&lt;/volume&gt;&lt;number&gt;1&lt;/number&gt;&lt;dates&gt;&lt;year&gt;2017&lt;/year&gt;&lt;/dates&gt;&lt;isbn&gt;1546-1696&lt;/isbn&gt;&lt;urls&gt;&lt;/urls&gt;&lt;/record&gt;&lt;/Cite&gt;&lt;/EndNote&gt;</w:instrText>
            </w:r>
            <w:r>
              <w:fldChar w:fldCharType="separate"/>
            </w:r>
            <w:r w:rsidR="00E92144">
              <w:rPr>
                <w:noProof/>
              </w:rPr>
              <w:t>Magnúsdóttir et al. (2017)</w:t>
            </w:r>
            <w:r>
              <w:fldChar w:fldCharType="end"/>
            </w:r>
          </w:p>
        </w:tc>
        <w:tc>
          <w:tcPr>
            <w:tcW w:w="2785" w:type="dxa"/>
          </w:tcPr>
          <w:p w14:paraId="6864AC0A" w14:textId="4E27F151" w:rsidR="00632A24" w:rsidRPr="00AC26F8" w:rsidRDefault="00632A24" w:rsidP="00632A24">
            <w:pPr>
              <w:pStyle w:val="Acknowledgement"/>
              <w:ind w:left="0" w:firstLine="0"/>
              <w:rPr>
                <w:bCs/>
                <w:lang w:eastAsia="zh-CN"/>
              </w:rPr>
            </w:pPr>
            <w:r w:rsidRPr="0092508A">
              <w:t>www.vmh.life</w:t>
            </w:r>
          </w:p>
        </w:tc>
      </w:tr>
      <w:tr w:rsidR="00E92144" w:rsidRPr="00AC26F8" w14:paraId="49452EE3" w14:textId="77777777" w:rsidTr="0043345E">
        <w:tc>
          <w:tcPr>
            <w:tcW w:w="3955" w:type="dxa"/>
          </w:tcPr>
          <w:p w14:paraId="2A4A6029" w14:textId="201E25CF" w:rsidR="00E92144" w:rsidRDefault="00E92144" w:rsidP="00632A24">
            <w:pPr>
              <w:pStyle w:val="Acknowledgement"/>
              <w:ind w:left="0" w:firstLine="0"/>
            </w:pPr>
            <w:r>
              <w:rPr>
                <w:bCs/>
                <w:lang w:eastAsia="zh-CN"/>
              </w:rPr>
              <w:t>The Mouse Gut Microbial Bank (</w:t>
            </w:r>
            <w:proofErr w:type="spellStart"/>
            <w:r>
              <w:rPr>
                <w:bCs/>
                <w:lang w:eastAsia="zh-CN"/>
              </w:rPr>
              <w:t>mGMB</w:t>
            </w:r>
            <w:proofErr w:type="spellEnd"/>
            <w:r>
              <w:rPr>
                <w:bCs/>
                <w:lang w:eastAsia="zh-CN"/>
              </w:rPr>
              <w:t>)</w:t>
            </w:r>
          </w:p>
        </w:tc>
        <w:tc>
          <w:tcPr>
            <w:tcW w:w="2610" w:type="dxa"/>
          </w:tcPr>
          <w:p w14:paraId="0257D380" w14:textId="2350EBE4" w:rsidR="00E92144" w:rsidRDefault="00E92144" w:rsidP="00632A24">
            <w:pPr>
              <w:pStyle w:val="Acknowledgement"/>
              <w:ind w:left="0" w:firstLine="0"/>
            </w:pPr>
            <w:r>
              <w:fldChar w:fldCharType="begin"/>
            </w:r>
            <w:r>
              <w:instrText xml:space="preserve"> ADDIN EN.CITE &lt;EndNote&gt;&lt;Cite AuthorYear="1"&gt;&lt;Author&gt;Liu&lt;/Author&gt;&lt;Year&gt;2020&lt;/Year&gt;&lt;RecNum&gt;36&lt;/RecNum&gt;&lt;DisplayText&gt;Liu et al. (2020)&lt;/DisplayText&gt;&lt;record&gt;&lt;rec-number&gt;36&lt;/rec-number&gt;&lt;foreign-keys&gt;&lt;key app="EN" db-id="eeaavdvxvv5azseddsrxz2d0vpf5v0xr9ea5" timestamp="1659539042"&gt;36&lt;/key&gt;&lt;/foreign-keys&gt;&lt;ref-type name="Journal Article"&gt;17&lt;/ref-type&gt;&lt;contributors&gt;&lt;authors&gt;&lt;author&gt;Liu, Chang&lt;/author&gt;&lt;author&gt;Zhou, Nan&lt;/author&gt;&lt;author&gt;Du, Meng-Xuan&lt;/author&gt;&lt;author&gt;Sun, Yu-Tong&lt;/author&gt;&lt;author&gt;Wang, Kai&lt;/author&gt;&lt;author&gt;Wang, Yu-Jing&lt;/author&gt;&lt;author&gt;Li, Dan-Hua&lt;/author&gt;&lt;author&gt;Yu, Hai-Ying&lt;/author&gt;&lt;author&gt;Song, Yuqin&lt;/author&gt;&lt;author&gt;Bai, Bing-Bing&lt;/author&gt;&lt;/authors&gt;&lt;/contributors&gt;&lt;titles&gt;&lt;title&gt;The Mouse Gut Microbial Biobank expands the coverage of cultured bacteria&lt;/title&gt;&lt;secondary-title&gt;Nature communications&lt;/secondary-title&gt;&lt;/titles&gt;&lt;periodical&gt;&lt;full-title&gt;Nature communications&lt;/full-title&gt;&lt;/periodical&gt;&lt;pages&gt;1-12&lt;/pages&gt;&lt;volume&gt;11&lt;/volume&gt;&lt;number&gt;1&lt;/number&gt;&lt;dates&gt;&lt;year&gt;2020&lt;/year&gt;&lt;/dates&gt;&lt;isbn&gt;2041-1723&lt;/isbn&gt;&lt;urls&gt;&lt;/urls&gt;&lt;/record&gt;&lt;/Cite&gt;&lt;/EndNote&gt;</w:instrText>
            </w:r>
            <w:r>
              <w:fldChar w:fldCharType="separate"/>
            </w:r>
            <w:r>
              <w:rPr>
                <w:noProof/>
              </w:rPr>
              <w:t>Liu et al. (2020)</w:t>
            </w:r>
            <w:r>
              <w:fldChar w:fldCharType="end"/>
            </w:r>
          </w:p>
        </w:tc>
        <w:tc>
          <w:tcPr>
            <w:tcW w:w="2785" w:type="dxa"/>
          </w:tcPr>
          <w:p w14:paraId="7E59775D" w14:textId="0931A8E7" w:rsidR="00E92144" w:rsidRPr="0092508A" w:rsidRDefault="00E92144" w:rsidP="00632A24">
            <w:pPr>
              <w:pStyle w:val="Acknowledgement"/>
              <w:ind w:left="0" w:firstLine="0"/>
            </w:pPr>
            <w:r>
              <w:t>NA</w:t>
            </w:r>
          </w:p>
        </w:tc>
      </w:tr>
      <w:tr w:rsidR="00E92144" w:rsidRPr="00AC26F8" w14:paraId="14E4CEE1" w14:textId="77777777" w:rsidTr="0043345E">
        <w:tc>
          <w:tcPr>
            <w:tcW w:w="3955" w:type="dxa"/>
          </w:tcPr>
          <w:p w14:paraId="29681FB0" w14:textId="4D3C0EAF" w:rsidR="00E92144" w:rsidRDefault="00E92144" w:rsidP="00632A24">
            <w:pPr>
              <w:pStyle w:val="Acknowledgement"/>
              <w:ind w:left="0" w:firstLine="0"/>
            </w:pPr>
            <w:r>
              <w:t>The Mouse Intestinal Bacterial Collection (</w:t>
            </w:r>
            <w:proofErr w:type="spellStart"/>
            <w:r>
              <w:t>miBC</w:t>
            </w:r>
            <w:proofErr w:type="spellEnd"/>
            <w:r>
              <w:t>)</w:t>
            </w:r>
          </w:p>
        </w:tc>
        <w:tc>
          <w:tcPr>
            <w:tcW w:w="2610" w:type="dxa"/>
          </w:tcPr>
          <w:p w14:paraId="1A946AA6" w14:textId="73FAF9A3" w:rsidR="00E92144" w:rsidRDefault="00E92144" w:rsidP="00632A24">
            <w:pPr>
              <w:pStyle w:val="Acknowledgement"/>
              <w:ind w:left="0" w:firstLine="0"/>
              <w:rPr>
                <w:lang w:eastAsia="zh-CN"/>
              </w:rPr>
            </w:pPr>
            <w:r>
              <w:rPr>
                <w:lang w:eastAsia="zh-CN"/>
              </w:rPr>
              <w:fldChar w:fldCharType="begin"/>
            </w:r>
            <w:r>
              <w:rPr>
                <w:lang w:eastAsia="zh-CN"/>
              </w:rPr>
              <w:instrText xml:space="preserve"> ADDIN EN.CITE &lt;EndNote&gt;&lt;Cite AuthorYear="1"&gt;&lt;Author&gt;Lagkouvardos&lt;/Author&gt;&lt;Year&gt;2016&lt;/Year&gt;&lt;RecNum&gt;35&lt;/RecNum&gt;&lt;DisplayText&gt;Lagkouvardos et al. (2016)&lt;/DisplayText&gt;&lt;record&gt;&lt;rec-number&gt;35&lt;/rec-number&gt;&lt;foreign-keys&gt;&lt;key app="EN" db-id="eeaavdvxvv5azseddsrxz2d0vpf5v0xr9ea5" timestamp="1659539012"&gt;35&lt;/key&gt;&lt;/foreign-keys&gt;&lt;ref-type name="Journal Article"&gt;17&lt;/ref-type&gt;&lt;contributors&gt;&lt;authors&gt;&lt;author&gt;Lagkouvardos, Ilias&lt;/author&gt;&lt;author&gt;Pukall, Rüdiger&lt;/author&gt;&lt;author&gt;Abt, Birte&lt;/author&gt;&lt;author&gt;Foesel, Bärbel U&lt;/author&gt;&lt;author&gt;Meier-Kolthoff, Jan P&lt;/author&gt;&lt;author&gt;Kumar, Neeraj&lt;/author&gt;&lt;author&gt;Bresciani, Anne&lt;/author&gt;&lt;author&gt;Martínez, Inés&lt;/author&gt;&lt;author&gt;Just, Sarah&lt;/author&gt;&lt;author&gt;Ziegler, Caroline&lt;/author&gt;&lt;/authors&gt;&lt;/contributors&gt;&lt;titles&gt;&lt;title&gt;The Mouse Intestinal Bacterial Collection (miBC) provides host-specific insight into cultured diversity and functional potential of the gut microbiota&lt;/title&gt;&lt;secondary-title&gt;Nature microbiology&lt;/secondary-title&gt;&lt;/titles&gt;&lt;periodical&gt;&lt;full-title&gt;Nature microbiology&lt;/full-title&gt;&lt;/periodical&gt;&lt;pages&gt;1-15&lt;/pages&gt;&lt;volume&gt;1&lt;/volume&gt;&lt;number&gt;10&lt;/number&gt;&lt;dates&gt;&lt;year&gt;2016&lt;/year&gt;&lt;/dates&gt;&lt;isbn&gt;2058-5276&lt;/isbn&gt;&lt;urls&gt;&lt;/urls&gt;&lt;/record&gt;&lt;/Cite&gt;&lt;/EndNote&gt;</w:instrText>
            </w:r>
            <w:r>
              <w:rPr>
                <w:lang w:eastAsia="zh-CN"/>
              </w:rPr>
              <w:fldChar w:fldCharType="separate"/>
            </w:r>
            <w:r>
              <w:rPr>
                <w:noProof/>
                <w:lang w:eastAsia="zh-CN"/>
              </w:rPr>
              <w:t>Lagkouvardos et al. (2016)</w:t>
            </w:r>
            <w:r>
              <w:rPr>
                <w:lang w:eastAsia="zh-CN"/>
              </w:rPr>
              <w:fldChar w:fldCharType="end"/>
            </w:r>
          </w:p>
        </w:tc>
        <w:tc>
          <w:tcPr>
            <w:tcW w:w="2785" w:type="dxa"/>
          </w:tcPr>
          <w:p w14:paraId="4ACC2644" w14:textId="1F5DA172" w:rsidR="00E92144" w:rsidRPr="0092508A" w:rsidRDefault="00E92144" w:rsidP="00632A24">
            <w:pPr>
              <w:pStyle w:val="Acknowledgement"/>
              <w:ind w:left="0" w:firstLine="0"/>
            </w:pPr>
            <w:r>
              <w:rPr>
                <w:rFonts w:hint="eastAsia"/>
                <w:lang w:eastAsia="zh-CN"/>
              </w:rPr>
              <w:t>NA</w:t>
            </w:r>
          </w:p>
        </w:tc>
      </w:tr>
      <w:tr w:rsidR="00E92144" w:rsidRPr="00AC26F8" w14:paraId="28D32EAA" w14:textId="77777777" w:rsidTr="0043345E">
        <w:tc>
          <w:tcPr>
            <w:tcW w:w="3955" w:type="dxa"/>
          </w:tcPr>
          <w:p w14:paraId="66CE9232" w14:textId="5226C653" w:rsidR="00E92144" w:rsidRDefault="00E92144" w:rsidP="00632A24">
            <w:pPr>
              <w:pStyle w:val="Acknowledgement"/>
              <w:ind w:left="0" w:firstLine="0"/>
            </w:pPr>
            <w:r>
              <w:rPr>
                <w:rFonts w:hint="eastAsia"/>
                <w:lang w:eastAsia="zh-CN"/>
              </w:rPr>
              <w:t>Mouse</w:t>
            </w:r>
            <w:r>
              <w:rPr>
                <w:lang w:eastAsia="zh-CN"/>
              </w:rPr>
              <w:t xml:space="preserve"> Oral Microbiome Database (MOMD)</w:t>
            </w:r>
          </w:p>
        </w:tc>
        <w:tc>
          <w:tcPr>
            <w:tcW w:w="2610" w:type="dxa"/>
          </w:tcPr>
          <w:p w14:paraId="1DCB6B99" w14:textId="574158EB" w:rsidR="00E92144" w:rsidRDefault="00E92144" w:rsidP="00632A24">
            <w:pPr>
              <w:pStyle w:val="Acknowledgement"/>
              <w:ind w:left="0" w:firstLine="0"/>
              <w:rPr>
                <w:lang w:eastAsia="zh-CN"/>
              </w:rPr>
            </w:pPr>
            <w:r>
              <w:rPr>
                <w:lang w:eastAsia="zh-CN"/>
              </w:rPr>
              <w:fldChar w:fldCharType="begin"/>
            </w:r>
            <w:r>
              <w:rPr>
                <w:lang w:eastAsia="zh-CN"/>
              </w:rPr>
              <w:instrText xml:space="preserve"> ADDIN EN.CITE &lt;EndNote&gt;&lt;Cite AuthorYear="1"&gt;&lt;Author&gt;Joseph&lt;/Author&gt;&lt;Year&gt;2021&lt;/Year&gt;&lt;RecNum&gt;55&lt;/RecNum&gt;&lt;DisplayText&gt;Joseph et al. (2021)&lt;/DisplayText&gt;&lt;record&gt;&lt;rec-number&gt;55&lt;/rec-number&gt;&lt;foreign-keys&gt;&lt;key app="EN" db-id="eeaavdvxvv5azseddsrxz2d0vpf5v0xr9ea5" timestamp="1661306291"&gt;55&lt;/key&gt;&lt;/foreign-keys&gt;&lt;ref-type name="Journal Article"&gt;17&lt;/ref-type&gt;&lt;contributors&gt;&lt;authors&gt;&lt;author&gt;Joseph, Susan&lt;/author&gt;&lt;author&gt;Aduse-Opoku, Joseph&lt;/author&gt;&lt;author&gt;Hashim, Ahmed&lt;/author&gt;&lt;author&gt;Hanski, Eveliina&lt;/author&gt;&lt;author&gt;Streich, Ricarda&lt;/author&gt;&lt;author&gt;Knowles, Sarah CL&lt;/author&gt;&lt;author&gt;Pedersen, Amy B&lt;/author&gt;&lt;author&gt;Wade, William G&lt;/author&gt;&lt;author&gt;Curtis, Michael A&lt;/author&gt;&lt;/authors&gt;&lt;/contributors&gt;&lt;titles&gt;&lt;title&gt;A 16S rRNA gene and draft genome database for the murine oral bacterial community&lt;/title&gt;&lt;secondary-title&gt;Msystems&lt;/secondary-title&gt;&lt;/titles&gt;&lt;periodical&gt;&lt;full-title&gt;Msystems&lt;/full-title&gt;&lt;/periodical&gt;&lt;pages&gt;e01222-20&lt;/pages&gt;&lt;volume&gt;6&lt;/volume&gt;&lt;number&gt;1&lt;/number&gt;&lt;dates&gt;&lt;year&gt;2021&lt;/year&gt;&lt;/dates&gt;&lt;isbn&gt;2379-5077&lt;/isbn&gt;&lt;urls&gt;&lt;/urls&gt;&lt;/record&gt;&lt;/Cite&gt;&lt;/EndNote&gt;</w:instrText>
            </w:r>
            <w:r>
              <w:rPr>
                <w:lang w:eastAsia="zh-CN"/>
              </w:rPr>
              <w:fldChar w:fldCharType="separate"/>
            </w:r>
            <w:r>
              <w:rPr>
                <w:noProof/>
                <w:lang w:eastAsia="zh-CN"/>
              </w:rPr>
              <w:t>Joseph et al. (2021)</w:t>
            </w:r>
            <w:r>
              <w:rPr>
                <w:lang w:eastAsia="zh-CN"/>
              </w:rPr>
              <w:fldChar w:fldCharType="end"/>
            </w:r>
          </w:p>
        </w:tc>
        <w:tc>
          <w:tcPr>
            <w:tcW w:w="2785" w:type="dxa"/>
          </w:tcPr>
          <w:p w14:paraId="1FEB817C" w14:textId="2595EDB7" w:rsidR="00E92144" w:rsidRDefault="00E92144" w:rsidP="00632A24">
            <w:pPr>
              <w:pStyle w:val="Acknowledgement"/>
              <w:ind w:left="0" w:firstLine="0"/>
              <w:rPr>
                <w:lang w:eastAsia="zh-CN"/>
              </w:rPr>
            </w:pPr>
            <w:r w:rsidRPr="00E92144">
              <w:rPr>
                <w:lang w:eastAsia="zh-CN"/>
              </w:rPr>
              <w:t>momd.org</w:t>
            </w:r>
          </w:p>
        </w:tc>
      </w:tr>
      <w:tr w:rsidR="00632A24" w:rsidRPr="00AC26F8" w14:paraId="1F0B01E5" w14:textId="77777777" w:rsidTr="00135D36">
        <w:tc>
          <w:tcPr>
            <w:tcW w:w="9350" w:type="dxa"/>
            <w:gridSpan w:val="3"/>
          </w:tcPr>
          <w:p w14:paraId="62B3993F" w14:textId="6847FBCA" w:rsidR="00632A24" w:rsidRPr="00AC26F8" w:rsidRDefault="00632A24" w:rsidP="00632A24">
            <w:pPr>
              <w:pStyle w:val="Acknowledgement"/>
              <w:ind w:left="0" w:firstLine="0"/>
              <w:rPr>
                <w:b/>
                <w:lang w:eastAsia="zh-CN"/>
              </w:rPr>
            </w:pPr>
            <w:proofErr w:type="spellStart"/>
            <w:r w:rsidRPr="00AC26F8">
              <w:rPr>
                <w:b/>
                <w:lang w:eastAsia="zh-CN"/>
              </w:rPr>
              <w:t>Softwares</w:t>
            </w:r>
            <w:proofErr w:type="spellEnd"/>
          </w:p>
        </w:tc>
      </w:tr>
      <w:tr w:rsidR="00632A24" w:rsidRPr="00AC26F8" w14:paraId="0274F4B6" w14:textId="77777777" w:rsidTr="0043345E">
        <w:tc>
          <w:tcPr>
            <w:tcW w:w="3955" w:type="dxa"/>
          </w:tcPr>
          <w:p w14:paraId="20D7EE18" w14:textId="298B65F3" w:rsidR="00632A24" w:rsidRPr="00AC26F8" w:rsidRDefault="00632A24" w:rsidP="00632A24">
            <w:pPr>
              <w:rPr>
                <w:bCs/>
              </w:rPr>
            </w:pPr>
            <w:r w:rsidRPr="00AC26F8">
              <w:rPr>
                <w:bCs/>
              </w:rPr>
              <w:t xml:space="preserve">Python </w:t>
            </w:r>
            <w:r>
              <w:rPr>
                <w:bCs/>
              </w:rPr>
              <w:t>v3.</w:t>
            </w:r>
            <w:r w:rsidR="006114C1">
              <w:rPr>
                <w:bCs/>
              </w:rPr>
              <w:t>7</w:t>
            </w:r>
            <w:r>
              <w:rPr>
                <w:bCs/>
              </w:rPr>
              <w:t>.9</w:t>
            </w:r>
          </w:p>
        </w:tc>
        <w:tc>
          <w:tcPr>
            <w:tcW w:w="2610" w:type="dxa"/>
          </w:tcPr>
          <w:p w14:paraId="16D5DA79" w14:textId="6151C202" w:rsidR="00632A24" w:rsidRPr="00AC26F8" w:rsidRDefault="00632A24" w:rsidP="00632A24">
            <w:pPr>
              <w:rPr>
                <w:bCs/>
              </w:rPr>
            </w:pPr>
            <w:r w:rsidRPr="00AC26F8">
              <w:rPr>
                <w:bCs/>
              </w:rPr>
              <w:t>Python</w:t>
            </w:r>
          </w:p>
        </w:tc>
        <w:tc>
          <w:tcPr>
            <w:tcW w:w="2785" w:type="dxa"/>
          </w:tcPr>
          <w:p w14:paraId="252B1FF0" w14:textId="6EBD5000" w:rsidR="00632A24" w:rsidRPr="00AC26F8" w:rsidRDefault="00632A24" w:rsidP="00632A24">
            <w:pPr>
              <w:rPr>
                <w:bCs/>
              </w:rPr>
            </w:pPr>
            <w:r w:rsidRPr="00AC26F8">
              <w:rPr>
                <w:bCs/>
              </w:rPr>
              <w:t>python.org</w:t>
            </w:r>
          </w:p>
        </w:tc>
      </w:tr>
      <w:tr w:rsidR="00632A24" w:rsidRPr="00AC26F8" w14:paraId="3AF3A7A6" w14:textId="77777777" w:rsidTr="0043345E">
        <w:tc>
          <w:tcPr>
            <w:tcW w:w="3955" w:type="dxa"/>
          </w:tcPr>
          <w:p w14:paraId="6C6151D0" w14:textId="4A4E4F98" w:rsidR="00632A24" w:rsidRPr="00AC26F8" w:rsidRDefault="00632A24" w:rsidP="00632A24">
            <w:pPr>
              <w:rPr>
                <w:bCs/>
              </w:rPr>
            </w:pPr>
            <w:r w:rsidRPr="00AC26F8">
              <w:rPr>
                <w:bCs/>
              </w:rPr>
              <w:t>Scikit learn v0.24.0</w:t>
            </w:r>
          </w:p>
        </w:tc>
        <w:tc>
          <w:tcPr>
            <w:tcW w:w="2610" w:type="dxa"/>
          </w:tcPr>
          <w:p w14:paraId="6C8C9ADC" w14:textId="7D34B7F6" w:rsidR="00632A24" w:rsidRPr="00AC26F8" w:rsidRDefault="00632A24" w:rsidP="00632A24">
            <w:pPr>
              <w:pStyle w:val="Acknowledgement"/>
              <w:ind w:left="0" w:firstLine="0"/>
              <w:rPr>
                <w:bCs/>
                <w:lang w:eastAsia="zh-CN"/>
              </w:rPr>
            </w:pPr>
            <w:r>
              <w:rPr>
                <w:bCs/>
                <w:lang w:eastAsia="zh-CN"/>
              </w:rPr>
              <w:fldChar w:fldCharType="begin"/>
            </w:r>
            <w:r w:rsidR="00E35D4E">
              <w:rPr>
                <w:bCs/>
                <w:lang w:eastAsia="zh-CN"/>
              </w:rPr>
              <w:instrText xml:space="preserve"> ADDIN EN.CITE &lt;EndNote&gt;&lt;Cite AuthorYear="1"&gt;&lt;Author&gt;Pedregosa&lt;/Author&gt;&lt;Year&gt;2011&lt;/Year&gt;&lt;RecNum&gt;72&lt;/RecNum&gt;&lt;DisplayText&gt;Pedregosa et al. (2011)&lt;/DisplayText&gt;&lt;record&gt;&lt;rec-number&gt;72&lt;/rec-number&gt;&lt;foreign-keys&gt;&lt;key app="EN" db-id="eeaavdvxvv5azseddsrxz2d0vpf5v0xr9ea5" timestamp="1661346236"&gt;72&lt;/key&gt;&lt;/foreign-keys&gt;&lt;ref-type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Python&lt;/title&gt;&lt;secondary-title&gt;the Journal of machine Learning research&lt;/secondary-title&gt;&lt;/titles&gt;&lt;periodical&gt;&lt;full-title&gt;the Journal of machine Learning research&lt;/full-title&gt;&lt;/periodical&gt;&lt;pages&gt;2825-2830&lt;/pages&gt;&lt;volume&gt;12&lt;/volume&gt;&lt;dates&gt;&lt;year&gt;2011&lt;/year&gt;&lt;/dates&gt;&lt;isbn&gt;1532-4435&lt;/isbn&gt;&lt;urls&gt;&lt;/urls&gt;&lt;/record&gt;&lt;/Cite&gt;&lt;/EndNote&gt;</w:instrText>
            </w:r>
            <w:r>
              <w:rPr>
                <w:bCs/>
                <w:lang w:eastAsia="zh-CN"/>
              </w:rPr>
              <w:fldChar w:fldCharType="separate"/>
            </w:r>
            <w:r w:rsidR="00E35D4E">
              <w:rPr>
                <w:bCs/>
                <w:noProof/>
                <w:lang w:eastAsia="zh-CN"/>
              </w:rPr>
              <w:t>Pedregosa et al. (2011)</w:t>
            </w:r>
            <w:r>
              <w:rPr>
                <w:bCs/>
                <w:lang w:eastAsia="zh-CN"/>
              </w:rPr>
              <w:fldChar w:fldCharType="end"/>
            </w:r>
          </w:p>
        </w:tc>
        <w:tc>
          <w:tcPr>
            <w:tcW w:w="2785" w:type="dxa"/>
          </w:tcPr>
          <w:p w14:paraId="691DE554" w14:textId="62F6DB7C" w:rsidR="00632A24" w:rsidRPr="00AC26F8" w:rsidRDefault="00632A24" w:rsidP="00632A24">
            <w:pPr>
              <w:pStyle w:val="Acknowledgement"/>
              <w:ind w:left="0" w:firstLine="0"/>
              <w:rPr>
                <w:bCs/>
                <w:lang w:eastAsia="zh-CN"/>
              </w:rPr>
            </w:pPr>
            <w:r w:rsidRPr="00AC26F8">
              <w:rPr>
                <w:bCs/>
                <w:lang w:eastAsia="zh-CN"/>
              </w:rPr>
              <w:t>scikit-learn.org</w:t>
            </w:r>
          </w:p>
        </w:tc>
      </w:tr>
      <w:tr w:rsidR="00632A24" w:rsidRPr="00AC26F8" w14:paraId="3BD54F0C" w14:textId="77777777" w:rsidTr="0043345E">
        <w:tc>
          <w:tcPr>
            <w:tcW w:w="3955" w:type="dxa"/>
          </w:tcPr>
          <w:p w14:paraId="7AA8E549" w14:textId="61D0AAEB" w:rsidR="00632A24" w:rsidRPr="00AC26F8" w:rsidRDefault="00632A24" w:rsidP="00632A24">
            <w:pPr>
              <w:rPr>
                <w:bCs/>
              </w:rPr>
            </w:pPr>
            <w:r w:rsidRPr="00AC26F8">
              <w:rPr>
                <w:bCs/>
              </w:rPr>
              <w:t>Lifelines v0.25.6</w:t>
            </w:r>
          </w:p>
        </w:tc>
        <w:tc>
          <w:tcPr>
            <w:tcW w:w="2610" w:type="dxa"/>
          </w:tcPr>
          <w:p w14:paraId="3C712924" w14:textId="5FDA5E0B" w:rsidR="00632A24" w:rsidRPr="00AC26F8" w:rsidRDefault="00D177EB" w:rsidP="00632A24">
            <w:pPr>
              <w:rPr>
                <w:bCs/>
              </w:rPr>
            </w:pPr>
            <w:r>
              <w:rPr>
                <w:bCs/>
              </w:rPr>
              <w:fldChar w:fldCharType="begin"/>
            </w:r>
            <w:r>
              <w:rPr>
                <w:bCs/>
              </w:rPr>
              <w:instrText xml:space="preserve"> ADDIN EN.CITE &lt;EndNote&gt;&lt;Cite AuthorYear="1"&gt;&lt;Author&gt;Davidson-Pilon&lt;/Author&gt;&lt;Year&gt;2019&lt;/Year&gt;&lt;RecNum&gt;75&lt;/RecNum&gt;&lt;DisplayText&gt;Davidson-Pilon (2019)&lt;/DisplayText&gt;&lt;record&gt;&lt;rec-number&gt;75&lt;/rec-number&gt;&lt;foreign-keys&gt;&lt;key app="EN" db-id="eeaavdvxvv5azseddsrxz2d0vpf5v0xr9ea5" timestamp="1661362733"&gt;75&lt;/key&gt;&lt;/foreign-keys&gt;&lt;ref-type name="Journal Article"&gt;17&lt;/ref-type&gt;&lt;contributors&gt;&lt;authors&gt;&lt;author&gt;Davidson-Pilon, Cameron&lt;/author&gt;&lt;/authors&gt;&lt;/contributors&gt;&lt;titles&gt;&lt;title&gt;lifelines: survival analysis in Python&lt;/title&gt;&lt;secondary-title&gt;Journal of Open Source Software&lt;/secondary-title&gt;&lt;/titles&gt;&lt;periodical&gt;&lt;full-title&gt;Journal of Open Source Software&lt;/full-title&gt;&lt;/periodical&gt;&lt;pages&gt;1317&lt;/pages&gt;&lt;volume&gt;4&lt;/volume&gt;&lt;number&gt;40&lt;/number&gt;&lt;dates&gt;&lt;year&gt;2019&lt;/year&gt;&lt;/dates&gt;&lt;isbn&gt;2475-9066&lt;/isbn&gt;&lt;urls&gt;&lt;/urls&gt;&lt;/record&gt;&lt;/Cite&gt;&lt;/EndNote&gt;</w:instrText>
            </w:r>
            <w:r>
              <w:rPr>
                <w:bCs/>
              </w:rPr>
              <w:fldChar w:fldCharType="separate"/>
            </w:r>
            <w:r>
              <w:rPr>
                <w:bCs/>
                <w:noProof/>
              </w:rPr>
              <w:t>Davidson-Pilon (2019)</w:t>
            </w:r>
            <w:r>
              <w:rPr>
                <w:bCs/>
              </w:rPr>
              <w:fldChar w:fldCharType="end"/>
            </w:r>
            <w:r w:rsidR="00632A24" w:rsidRPr="00AC26F8">
              <w:rPr>
                <w:bCs/>
              </w:rPr>
              <w:fldChar w:fldCharType="begin"/>
            </w:r>
            <w:r w:rsidR="00632A24" w:rsidRPr="00AC26F8">
              <w:rPr>
                <w:bCs/>
              </w:rPr>
              <w:instrText>ADDIN F1000_CSL_CITATION&lt;~#@#~&gt;[{"First":false,"Last":false,"abstract":"One frustration of data scientists and statisticians is moving between programming languages to complete projects. The most common two are R and Python. For example, a survival analysis model may be fit using R's survival-package (Terry M Therneau, 2015) or …","author":[{"family":"Davidson","given":"C"}],"authorYearDisplayFormat":false,"citation-label":"12243610","container-title":"Pilon","container-title-short":"Pilon","id":"12243610","invisible":false,"issued":{"date-parts":[[]]},"journalAbbreviation":"Pilon","suppress-author":false,"title":"lifelines: survival analysis in Python","type":"article-journal"}]</w:instrText>
            </w:r>
            <w:r w:rsidR="00632A24" w:rsidRPr="00AC26F8">
              <w:rPr>
                <w:bCs/>
              </w:rPr>
              <w:fldChar w:fldCharType="end"/>
            </w:r>
          </w:p>
        </w:tc>
        <w:tc>
          <w:tcPr>
            <w:tcW w:w="2785" w:type="dxa"/>
          </w:tcPr>
          <w:p w14:paraId="5C441B39" w14:textId="3D6D58EA" w:rsidR="00632A24" w:rsidRPr="00AC26F8" w:rsidRDefault="00632A24" w:rsidP="00632A24">
            <w:pPr>
              <w:rPr>
                <w:bCs/>
              </w:rPr>
            </w:pPr>
            <w:r w:rsidRPr="00AC26F8">
              <w:rPr>
                <w:bCs/>
              </w:rPr>
              <w:t>github.com/</w:t>
            </w:r>
            <w:proofErr w:type="spellStart"/>
            <w:r w:rsidRPr="00AC26F8">
              <w:rPr>
                <w:bCs/>
              </w:rPr>
              <w:t>CamDavidsonPilon</w:t>
            </w:r>
            <w:proofErr w:type="spellEnd"/>
            <w:r w:rsidRPr="00AC26F8">
              <w:rPr>
                <w:bCs/>
              </w:rPr>
              <w:t>/lifelines</w:t>
            </w:r>
          </w:p>
        </w:tc>
      </w:tr>
      <w:tr w:rsidR="00632A24" w:rsidRPr="00AC26F8" w14:paraId="61235B4C" w14:textId="77777777" w:rsidTr="0043345E">
        <w:tc>
          <w:tcPr>
            <w:tcW w:w="3955" w:type="dxa"/>
          </w:tcPr>
          <w:p w14:paraId="00802D9E" w14:textId="48A61478" w:rsidR="00632A24" w:rsidRPr="00AC26F8" w:rsidRDefault="00632A24" w:rsidP="00632A24">
            <w:pPr>
              <w:rPr>
                <w:bCs/>
              </w:rPr>
            </w:pPr>
            <w:proofErr w:type="spellStart"/>
            <w:r w:rsidRPr="00AC26F8">
              <w:rPr>
                <w:bCs/>
              </w:rPr>
              <w:t>iRep</w:t>
            </w:r>
            <w:proofErr w:type="spellEnd"/>
            <w:r w:rsidR="00BD2CB5">
              <w:rPr>
                <w:bCs/>
              </w:rPr>
              <w:t xml:space="preserve"> v1.10</w:t>
            </w:r>
          </w:p>
        </w:tc>
        <w:tc>
          <w:tcPr>
            <w:tcW w:w="2610" w:type="dxa"/>
          </w:tcPr>
          <w:p w14:paraId="5062AABD" w14:textId="5F800978" w:rsidR="00632A24" w:rsidRPr="00AC26F8" w:rsidRDefault="00632A24" w:rsidP="00632A24">
            <w:pPr>
              <w:pStyle w:val="Acknowledgement"/>
              <w:ind w:left="0" w:firstLine="0"/>
              <w:rPr>
                <w:bCs/>
                <w:lang w:eastAsia="zh-CN"/>
              </w:rPr>
            </w:pPr>
            <w:r>
              <w:rPr>
                <w:bCs/>
                <w:lang w:eastAsia="zh-CN"/>
              </w:rPr>
              <w:fldChar w:fldCharType="begin"/>
            </w:r>
            <w:r w:rsidR="00E35D4E">
              <w:rPr>
                <w:bCs/>
                <w:lang w:eastAsia="zh-CN"/>
              </w:rPr>
              <w:instrText xml:space="preserve"> ADDIN EN.CITE &lt;EndNote&gt;&lt;Cite AuthorYear="1"&gt;&lt;Author&gt;Brown&lt;/Author&gt;&lt;Year&gt;2016&lt;/Year&gt;&lt;RecNum&gt;57&lt;/RecNum&gt;&lt;DisplayText&gt;Brown et al. (2016)&lt;/DisplayText&gt;&lt;record&gt;&lt;rec-number&gt;57&lt;/rec-number&gt;&lt;foreign-keys&gt;&lt;key app="EN" db-id="eeaavdvxvv5azseddsrxz2d0vpf5v0xr9ea5" timestamp="1661312917"&gt;57&lt;/key&gt;&lt;/foreign-keys&gt;&lt;ref-type name="Journal Article"&gt;17&lt;/ref-type&gt;&lt;contributors&gt;&lt;authors&gt;&lt;author&gt;Brown, Christopher T&lt;/author&gt;&lt;author&gt;Olm, Matthew R&lt;/author&gt;&lt;author&gt;Thomas, Brian C&lt;/author&gt;&lt;author&gt;Banfield, Jillian F&lt;/author&gt;&lt;/authors&gt;&lt;/contributors&gt;&lt;titles&gt;&lt;title&gt;Measurement of bacterial replication rates in microbial communities&lt;/title&gt;&lt;secondary-title&gt;Nature biotechnology&lt;/secondary-title&gt;&lt;/titles&gt;&lt;periodical&gt;&lt;full-title&gt;Nature biotechnology&lt;/full-title&gt;&lt;/periodical&gt;&lt;pages&gt;1256-1263&lt;/pages&gt;&lt;volume&gt;34&lt;/volume&gt;&lt;number&gt;12&lt;/number&gt;&lt;dates&gt;&lt;year&gt;2016&lt;/year&gt;&lt;/dates&gt;&lt;isbn&gt;1546-1696&lt;/isbn&gt;&lt;urls&gt;&lt;/urls&gt;&lt;/record&gt;&lt;/Cite&gt;&lt;/EndNote&gt;</w:instrText>
            </w:r>
            <w:r>
              <w:rPr>
                <w:bCs/>
                <w:lang w:eastAsia="zh-CN"/>
              </w:rPr>
              <w:fldChar w:fldCharType="separate"/>
            </w:r>
            <w:r w:rsidR="00E35D4E">
              <w:rPr>
                <w:bCs/>
                <w:noProof/>
                <w:lang w:eastAsia="zh-CN"/>
              </w:rPr>
              <w:t>Brown et al. (2016)</w:t>
            </w:r>
            <w:r>
              <w:rPr>
                <w:bCs/>
                <w:lang w:eastAsia="zh-CN"/>
              </w:rPr>
              <w:fldChar w:fldCharType="end"/>
            </w:r>
          </w:p>
        </w:tc>
        <w:tc>
          <w:tcPr>
            <w:tcW w:w="2785" w:type="dxa"/>
          </w:tcPr>
          <w:p w14:paraId="743CF22B" w14:textId="1400B23B" w:rsidR="00632A24" w:rsidRPr="00AC26F8" w:rsidRDefault="00632A24" w:rsidP="00632A24">
            <w:pPr>
              <w:pStyle w:val="Acknowledgement"/>
              <w:ind w:left="0" w:firstLine="0"/>
              <w:rPr>
                <w:bCs/>
                <w:lang w:eastAsia="zh-CN"/>
              </w:rPr>
            </w:pPr>
            <w:r w:rsidRPr="00AC26F8">
              <w:rPr>
                <w:bCs/>
                <w:lang w:eastAsia="zh-CN"/>
              </w:rPr>
              <w:t>github.com/</w:t>
            </w:r>
            <w:proofErr w:type="spellStart"/>
            <w:r w:rsidRPr="00AC26F8">
              <w:rPr>
                <w:bCs/>
                <w:lang w:eastAsia="zh-CN"/>
              </w:rPr>
              <w:t>christophertbrown</w:t>
            </w:r>
            <w:proofErr w:type="spellEnd"/>
            <w:r w:rsidRPr="00AC26F8">
              <w:rPr>
                <w:bCs/>
                <w:lang w:eastAsia="zh-CN"/>
              </w:rPr>
              <w:t>/</w:t>
            </w:r>
            <w:proofErr w:type="spellStart"/>
            <w:r w:rsidRPr="00AC26F8">
              <w:rPr>
                <w:bCs/>
                <w:lang w:eastAsia="zh-CN"/>
              </w:rPr>
              <w:t>iRep</w:t>
            </w:r>
            <w:proofErr w:type="spellEnd"/>
          </w:p>
        </w:tc>
      </w:tr>
      <w:tr w:rsidR="00632A24" w:rsidRPr="00AC26F8" w14:paraId="161E0419" w14:textId="77777777" w:rsidTr="0043345E">
        <w:tc>
          <w:tcPr>
            <w:tcW w:w="3955" w:type="dxa"/>
          </w:tcPr>
          <w:p w14:paraId="36DF067D" w14:textId="0B81F4BF" w:rsidR="00632A24" w:rsidRPr="00AC26F8" w:rsidRDefault="00632A24" w:rsidP="00632A24">
            <w:pPr>
              <w:rPr>
                <w:bCs/>
              </w:rPr>
            </w:pPr>
            <w:r w:rsidRPr="00AC26F8">
              <w:rPr>
                <w:bCs/>
              </w:rPr>
              <w:t>DADA2</w:t>
            </w:r>
            <w:r w:rsidR="00BD2CB5">
              <w:rPr>
                <w:bCs/>
              </w:rPr>
              <w:t xml:space="preserve"> v1.20</w:t>
            </w:r>
          </w:p>
        </w:tc>
        <w:tc>
          <w:tcPr>
            <w:tcW w:w="2610" w:type="dxa"/>
          </w:tcPr>
          <w:p w14:paraId="2508AA9A" w14:textId="526CF37F" w:rsidR="00632A24" w:rsidRPr="00AC26F8" w:rsidRDefault="00632A24" w:rsidP="00632A24">
            <w:pPr>
              <w:pStyle w:val="Acknowledgement"/>
              <w:ind w:left="0" w:firstLine="0"/>
              <w:rPr>
                <w:bCs/>
                <w:lang w:eastAsia="zh-CN"/>
              </w:rPr>
            </w:pPr>
            <w:r>
              <w:rPr>
                <w:bCs/>
                <w:lang w:eastAsia="zh-CN"/>
              </w:rPr>
              <w:fldChar w:fldCharType="begin"/>
            </w:r>
            <w:r w:rsidR="00E35D4E">
              <w:rPr>
                <w:bCs/>
                <w:lang w:eastAsia="zh-CN"/>
              </w:rPr>
              <w:instrText xml:space="preserve"> ADDIN EN.CITE &lt;EndNote&gt;&lt;Cite AuthorYear="1"&gt;&lt;Author&gt;Callahan&lt;/Author&gt;&lt;Year&gt;2016&lt;/Year&gt;&lt;RecNum&gt;65&lt;/RecNum&gt;&lt;DisplayText&gt;Callahan et al. (2016)&lt;/DisplayText&gt;&lt;record&gt;&lt;rec-number&gt;65&lt;/rec-number&gt;&lt;foreign-keys&gt;&lt;key app="EN" db-id="eeaavdvxvv5azseddsrxz2d0vpf5v0xr9ea5" timestamp="1661343941"&gt;65&lt;/key&gt;&lt;/foreign-keys&gt;&lt;ref-type name="Journal Article"&gt;17&lt;/ref-type&gt;&lt;contributors&gt;&lt;authors&gt;&lt;author&gt;Callahan, Benjamin J&lt;/author&gt;&lt;author&gt;McMurdie, Paul J&lt;/author&gt;&lt;author&gt;Rosen, Michael J&lt;/author&gt;&lt;author&gt;Han, Andrew W&lt;/author&gt;&lt;author&gt;Johnson, Amy Jo A&lt;/author&gt;&lt;author&gt;Holmes, Susan P&lt;/author&gt;&lt;/authors&gt;&lt;/contributors&gt;&lt;titles&gt;&lt;title&gt;DADA2: High-resolution sample inference from Illumina amplicon data&lt;/title&gt;&lt;secondary-title&gt;Nature methods&lt;/secondary-title&gt;&lt;/titles&gt;&lt;periodical&gt;&lt;full-title&gt;Nature methods&lt;/full-title&gt;&lt;/periodical&gt;&lt;pages&gt;581-583&lt;/pages&gt;&lt;volume&gt;13&lt;/volume&gt;&lt;number&gt;7&lt;/number&gt;&lt;dates&gt;&lt;year&gt;2016&lt;/year&gt;&lt;/dates&gt;&lt;isbn&gt;1548-7105&lt;/isbn&gt;&lt;urls&gt;&lt;/urls&gt;&lt;/record&gt;&lt;/Cite&gt;&lt;/EndNote&gt;</w:instrText>
            </w:r>
            <w:r>
              <w:rPr>
                <w:bCs/>
                <w:lang w:eastAsia="zh-CN"/>
              </w:rPr>
              <w:fldChar w:fldCharType="separate"/>
            </w:r>
            <w:r w:rsidR="00E35D4E">
              <w:rPr>
                <w:bCs/>
                <w:noProof/>
                <w:lang w:eastAsia="zh-CN"/>
              </w:rPr>
              <w:t>Callahan et al. (2016)</w:t>
            </w:r>
            <w:r>
              <w:rPr>
                <w:bCs/>
                <w:lang w:eastAsia="zh-CN"/>
              </w:rPr>
              <w:fldChar w:fldCharType="end"/>
            </w:r>
          </w:p>
        </w:tc>
        <w:tc>
          <w:tcPr>
            <w:tcW w:w="2785" w:type="dxa"/>
          </w:tcPr>
          <w:p w14:paraId="58858A78" w14:textId="7AE4456C" w:rsidR="00632A24" w:rsidRPr="00AC26F8" w:rsidRDefault="00632A24" w:rsidP="00632A24">
            <w:pPr>
              <w:pStyle w:val="Acknowledgement"/>
              <w:ind w:left="0" w:firstLine="0"/>
              <w:rPr>
                <w:bCs/>
                <w:lang w:eastAsia="zh-CN"/>
              </w:rPr>
            </w:pPr>
            <w:r w:rsidRPr="00AC26F8">
              <w:rPr>
                <w:bCs/>
                <w:lang w:eastAsia="zh-CN"/>
              </w:rPr>
              <w:t>benjjneb.github.io/data2</w:t>
            </w:r>
          </w:p>
        </w:tc>
      </w:tr>
      <w:tr w:rsidR="00BD2CB5" w:rsidRPr="00AC26F8" w14:paraId="385DE060" w14:textId="77777777" w:rsidTr="0043345E">
        <w:tc>
          <w:tcPr>
            <w:tcW w:w="3955" w:type="dxa"/>
          </w:tcPr>
          <w:p w14:paraId="7123E644" w14:textId="2F9F6803" w:rsidR="00BD2CB5" w:rsidRPr="00AC26F8" w:rsidRDefault="00BD2CB5" w:rsidP="00632A24">
            <w:pPr>
              <w:rPr>
                <w:bCs/>
              </w:rPr>
            </w:pPr>
            <w:proofErr w:type="spellStart"/>
            <w:r>
              <w:rPr>
                <w:rFonts w:hint="eastAsia"/>
                <w:bCs/>
              </w:rPr>
              <w:t>Cutadapt</w:t>
            </w:r>
            <w:proofErr w:type="spellEnd"/>
            <w:r>
              <w:rPr>
                <w:bCs/>
              </w:rPr>
              <w:t xml:space="preserve"> </w:t>
            </w:r>
            <w:r>
              <w:rPr>
                <w:rFonts w:hint="eastAsia"/>
                <w:bCs/>
              </w:rPr>
              <w:t>v3</w:t>
            </w:r>
            <w:r>
              <w:rPr>
                <w:bCs/>
              </w:rPr>
              <w:t>.4</w:t>
            </w:r>
          </w:p>
        </w:tc>
        <w:tc>
          <w:tcPr>
            <w:tcW w:w="2610" w:type="dxa"/>
          </w:tcPr>
          <w:p w14:paraId="0945B2D8" w14:textId="182E847B" w:rsidR="00BD2CB5" w:rsidRDefault="00BD2CB5" w:rsidP="00632A24">
            <w:pPr>
              <w:pStyle w:val="Acknowledgement"/>
              <w:ind w:left="0" w:firstLine="0"/>
              <w:rPr>
                <w:bCs/>
                <w:lang w:eastAsia="zh-CN"/>
              </w:rPr>
            </w:pPr>
            <w:r>
              <w:rPr>
                <w:bCs/>
                <w:lang w:eastAsia="zh-CN"/>
              </w:rPr>
              <w:fldChar w:fldCharType="begin"/>
            </w:r>
            <w:r>
              <w:rPr>
                <w:bCs/>
                <w:lang w:eastAsia="zh-CN"/>
              </w:rPr>
              <w:instrText xml:space="preserve"> ADDIN EN.CITE &lt;EndNote&gt;&lt;Cite AuthorYear="1"&gt;&lt;Author&gt;Martin&lt;/Author&gt;&lt;Year&gt;2011&lt;/Year&gt;&lt;RecNum&gt;71&lt;/RecNum&gt;&lt;DisplayText&gt;Martin (2011)&lt;/DisplayText&gt;&lt;record&gt;&lt;rec-number&gt;71&lt;/rec-number&gt;&lt;foreign-keys&gt;&lt;key app="EN" db-id="eeaavdvxvv5azseddsrxz2d0vpf5v0xr9ea5" timestamp="1661345502"&gt;71&lt;/key&gt;&lt;/foreign-keys&gt;&lt;ref-type name="Journal Article"&gt;17&lt;/ref-type&gt;&lt;contributors&gt;&lt;authors&gt;&lt;author&gt;Martin, Marcel&lt;/author&gt;&lt;/authors&gt;&lt;/contributors&gt;&lt;titles&gt;&lt;title&gt;Cutadapt removes adapter sequences from high-throughput sequencing reads&lt;/title&gt;&lt;secondary-title&gt;EMBnet. journal&lt;/secondary-title&gt;&lt;/titles&gt;&lt;periodical&gt;&lt;full-title&gt;EMBnet. journal&lt;/full-title&gt;&lt;/periodical&gt;&lt;pages&gt;10-12&lt;/pages&gt;&lt;volume&gt;17&lt;/volume&gt;&lt;number&gt;1&lt;/number&gt;&lt;dates&gt;&lt;year&gt;2011&lt;/year&gt;&lt;/dates&gt;&lt;isbn&gt;2226-6089&lt;/isbn&gt;&lt;urls&gt;&lt;/urls&gt;&lt;/record&gt;&lt;/Cite&gt;&lt;/EndNote&gt;</w:instrText>
            </w:r>
            <w:r>
              <w:rPr>
                <w:bCs/>
                <w:lang w:eastAsia="zh-CN"/>
              </w:rPr>
              <w:fldChar w:fldCharType="separate"/>
            </w:r>
            <w:r>
              <w:rPr>
                <w:bCs/>
                <w:noProof/>
                <w:lang w:eastAsia="zh-CN"/>
              </w:rPr>
              <w:t>Martin (2011)</w:t>
            </w:r>
            <w:r>
              <w:rPr>
                <w:bCs/>
                <w:lang w:eastAsia="zh-CN"/>
              </w:rPr>
              <w:fldChar w:fldCharType="end"/>
            </w:r>
          </w:p>
        </w:tc>
        <w:tc>
          <w:tcPr>
            <w:tcW w:w="2785" w:type="dxa"/>
          </w:tcPr>
          <w:p w14:paraId="51EAD0EC" w14:textId="3670D69D" w:rsidR="00BD2CB5" w:rsidRPr="00AC26F8" w:rsidRDefault="00BD2CB5" w:rsidP="00632A24">
            <w:pPr>
              <w:pStyle w:val="Acknowledgement"/>
              <w:ind w:left="0" w:firstLine="0"/>
              <w:rPr>
                <w:bCs/>
                <w:lang w:eastAsia="zh-CN"/>
              </w:rPr>
            </w:pPr>
            <w:r w:rsidRPr="00AC26F8">
              <w:rPr>
                <w:bCs/>
                <w:lang w:eastAsia="zh-CN"/>
              </w:rPr>
              <w:t>github.com/</w:t>
            </w:r>
            <w:proofErr w:type="spellStart"/>
            <w:r w:rsidRPr="00AC26F8">
              <w:rPr>
                <w:bCs/>
                <w:lang w:eastAsia="zh-CN"/>
              </w:rPr>
              <w:t>marcelm</w:t>
            </w:r>
            <w:proofErr w:type="spellEnd"/>
            <w:r w:rsidRPr="00AC26F8">
              <w:rPr>
                <w:bCs/>
                <w:lang w:eastAsia="zh-CN"/>
              </w:rPr>
              <w:t>/</w:t>
            </w:r>
            <w:proofErr w:type="spellStart"/>
            <w:r w:rsidRPr="00AC26F8">
              <w:rPr>
                <w:bCs/>
                <w:lang w:eastAsia="zh-CN"/>
              </w:rPr>
              <w:t>cutadapt</w:t>
            </w:r>
            <w:proofErr w:type="spellEnd"/>
          </w:p>
        </w:tc>
      </w:tr>
      <w:tr w:rsidR="00632A24" w:rsidRPr="00AC26F8" w14:paraId="5C244E40" w14:textId="77777777" w:rsidTr="0043345E">
        <w:tc>
          <w:tcPr>
            <w:tcW w:w="3955" w:type="dxa"/>
          </w:tcPr>
          <w:p w14:paraId="513CF0CD" w14:textId="24B554C7" w:rsidR="00632A24" w:rsidRPr="00AC26F8" w:rsidRDefault="00632A24" w:rsidP="00632A24">
            <w:pPr>
              <w:rPr>
                <w:bCs/>
              </w:rPr>
            </w:pPr>
            <w:r w:rsidRPr="00AC26F8">
              <w:rPr>
                <w:bCs/>
              </w:rPr>
              <w:t>Bhatt lab workflow</w:t>
            </w:r>
          </w:p>
        </w:tc>
        <w:tc>
          <w:tcPr>
            <w:tcW w:w="2610" w:type="dxa"/>
          </w:tcPr>
          <w:p w14:paraId="29EEC769" w14:textId="3BD2A354" w:rsidR="00632A24" w:rsidRPr="00AC26F8" w:rsidRDefault="00632A24" w:rsidP="00632A24">
            <w:pPr>
              <w:pStyle w:val="Acknowledgement"/>
              <w:ind w:left="0" w:firstLine="0"/>
              <w:rPr>
                <w:bCs/>
                <w:lang w:eastAsia="zh-CN"/>
              </w:rPr>
            </w:pPr>
            <w:r>
              <w:rPr>
                <w:bCs/>
                <w:lang w:eastAsia="zh-CN"/>
              </w:rPr>
              <w:fldChar w:fldCharType="begin"/>
            </w:r>
            <w:r w:rsidR="00E35D4E">
              <w:rPr>
                <w:bCs/>
                <w:lang w:eastAsia="zh-CN"/>
              </w:rPr>
              <w:instrText xml:space="preserve"> ADDIN EN.CITE &lt;EndNote&gt;&lt;Cite AuthorYear="1"&gt;&lt;Author&gt;Siranosian&lt;/Author&gt;&lt;Year&gt;2022&lt;/Year&gt;&lt;RecNum&gt;58&lt;/RecNum&gt;&lt;DisplayText&gt;Siranosian et al. (2022)&lt;/DisplayText&gt;&lt;record&gt;&lt;rec-number&gt;58&lt;/rec-number&gt;&lt;foreign-keys&gt;&lt;key app="EN" db-id="eeaavdvxvv5azseddsrxz2d0vpf5v0xr9ea5" timestamp="1661313610"&gt;58&lt;/key&gt;&lt;/foreign-keys&gt;&lt;ref-type name="Journal Article"&gt;17&lt;/ref-type&gt;&lt;contributors&gt;&lt;authors&gt;&lt;author&gt;Siranosian, Benjamin A&lt;/author&gt;&lt;author&gt;Brooks, Erin F&lt;/author&gt;&lt;author&gt;Andermann, Tessa&lt;/author&gt;&lt;author&gt;Rezvani, Andrew R&lt;/author&gt;&lt;author&gt;Banaei, Niaz&lt;/author&gt;&lt;author&gt;Tang, Hua&lt;/author&gt;&lt;author&gt;Bhatt, Ami S&lt;/author&gt;&lt;/authors&gt;&lt;/contributors&gt;&lt;titles&gt;&lt;title&gt;Rare transmission of commensal and pathogenic bacteria in the gut microbiome of hospitalized adults&lt;/title&gt;&lt;secondary-title&gt;Nature communications&lt;/secondary-title&gt;&lt;/titles&gt;&lt;periodical&gt;&lt;full-title&gt;Nature communications&lt;/full-title&gt;&lt;/periodical&gt;&lt;pages&gt;1-17&lt;/pages&gt;&lt;volume&gt;13&lt;/volume&gt;&lt;number&gt;1&lt;/number&gt;&lt;dates&gt;&lt;year&gt;2022&lt;/year&gt;&lt;/dates&gt;&lt;isbn&gt;2041-1723&lt;/isbn&gt;&lt;urls&gt;&lt;/urls&gt;&lt;/record&gt;&lt;/Cite&gt;&lt;/EndNote&gt;</w:instrText>
            </w:r>
            <w:r>
              <w:rPr>
                <w:bCs/>
                <w:lang w:eastAsia="zh-CN"/>
              </w:rPr>
              <w:fldChar w:fldCharType="separate"/>
            </w:r>
            <w:r w:rsidR="00E35D4E">
              <w:rPr>
                <w:bCs/>
                <w:noProof/>
                <w:lang w:eastAsia="zh-CN"/>
              </w:rPr>
              <w:t>Siranosian et al. (2022)</w:t>
            </w:r>
            <w:r>
              <w:rPr>
                <w:bCs/>
                <w:lang w:eastAsia="zh-CN"/>
              </w:rPr>
              <w:fldChar w:fldCharType="end"/>
            </w:r>
          </w:p>
        </w:tc>
        <w:tc>
          <w:tcPr>
            <w:tcW w:w="2785" w:type="dxa"/>
          </w:tcPr>
          <w:p w14:paraId="4864BFF1" w14:textId="7198727A" w:rsidR="00632A24" w:rsidRPr="00AC26F8" w:rsidRDefault="00632A24" w:rsidP="00632A24">
            <w:pPr>
              <w:rPr>
                <w:bCs/>
              </w:rPr>
            </w:pPr>
            <w:r w:rsidRPr="00AC26F8">
              <w:rPr>
                <w:bCs/>
              </w:rPr>
              <w:t>github.com/</w:t>
            </w:r>
            <w:proofErr w:type="spellStart"/>
            <w:r w:rsidRPr="00AC26F8">
              <w:rPr>
                <w:bCs/>
              </w:rPr>
              <w:t>bhattlab</w:t>
            </w:r>
            <w:proofErr w:type="spellEnd"/>
            <w:r w:rsidRPr="00AC26F8">
              <w:rPr>
                <w:bCs/>
              </w:rPr>
              <w:t>/</w:t>
            </w:r>
            <w:proofErr w:type="spellStart"/>
            <w:r w:rsidRPr="00AC26F8">
              <w:rPr>
                <w:bCs/>
              </w:rPr>
              <w:t>bhattlab_workflows</w:t>
            </w:r>
            <w:proofErr w:type="spellEnd"/>
          </w:p>
        </w:tc>
      </w:tr>
      <w:tr w:rsidR="00632A24" w:rsidRPr="00AC26F8" w14:paraId="76091439" w14:textId="77777777" w:rsidTr="0043345E">
        <w:tc>
          <w:tcPr>
            <w:tcW w:w="3955" w:type="dxa"/>
          </w:tcPr>
          <w:p w14:paraId="72F4BD0B" w14:textId="5A637472" w:rsidR="00632A24" w:rsidRPr="00AC26F8" w:rsidRDefault="00632A24" w:rsidP="00632A24">
            <w:pPr>
              <w:rPr>
                <w:bCs/>
              </w:rPr>
            </w:pPr>
            <w:r w:rsidRPr="00AC26F8">
              <w:lastRenderedPageBreak/>
              <w:t>MEGAHIT</w:t>
            </w:r>
            <w:r w:rsidR="00DD77C5">
              <w:t xml:space="preserve"> </w:t>
            </w:r>
            <w:r w:rsidR="00DD77C5">
              <w:rPr>
                <w:rFonts w:hint="eastAsia"/>
              </w:rPr>
              <w:t>v</w:t>
            </w:r>
            <w:r w:rsidR="00DD77C5">
              <w:t>1.2.9</w:t>
            </w:r>
          </w:p>
        </w:tc>
        <w:tc>
          <w:tcPr>
            <w:tcW w:w="2610" w:type="dxa"/>
          </w:tcPr>
          <w:p w14:paraId="320553B2" w14:textId="3DC6A11B" w:rsidR="00632A24" w:rsidRPr="00AC26F8" w:rsidRDefault="00632A24" w:rsidP="00632A24">
            <w:pPr>
              <w:pStyle w:val="Acknowledgement"/>
              <w:ind w:left="0" w:firstLine="0"/>
              <w:rPr>
                <w:bCs/>
                <w:lang w:eastAsia="zh-CN"/>
              </w:rPr>
            </w:pPr>
            <w:r>
              <w:rPr>
                <w:bCs/>
                <w:lang w:eastAsia="zh-CN"/>
              </w:rPr>
              <w:fldChar w:fldCharType="begin"/>
            </w:r>
            <w:r w:rsidR="00E35D4E">
              <w:rPr>
                <w:bCs/>
                <w:lang w:eastAsia="zh-CN"/>
              </w:rPr>
              <w:instrText xml:space="preserve"> ADDIN EN.CITE &lt;EndNote&gt;&lt;Cite AuthorYear="1"&gt;&lt;Author&gt;Li&lt;/Author&gt;&lt;Year&gt;2015&lt;/Year&gt;&lt;RecNum&gt;59&lt;/RecNum&gt;&lt;DisplayText&gt;Li et al. (2015)&lt;/DisplayText&gt;&lt;record&gt;&lt;rec-number&gt;59&lt;/rec-number&gt;&lt;foreign-keys&gt;&lt;key app="EN" db-id="eeaavdvxvv5azseddsrxz2d0vpf5v0xr9ea5" timestamp="1661313970"&gt;59&lt;/key&gt;&lt;/foreign-keys&gt;&lt;ref-type name="Journal Article"&gt;17&lt;/ref-type&gt;&lt;contributors&gt;&lt;authors&gt;&lt;author&gt;Li, Dinghua&lt;/author&gt;&lt;author&gt;Liu, Chi-Man&lt;/author&gt;&lt;author&gt;Luo, Ruibang&lt;/author&gt;&lt;author&gt;Sadakane, Kunihiko&lt;/author&gt;&lt;author&gt;Lam, Tak-Wah&lt;/author&gt;&lt;/authors&gt;&lt;/contributors&gt;&lt;titles&gt;&lt;title&gt;MEGAHIT: an ultra-fast single-node solution for large and complex metagenomics assembly via succinct de Bruijn graph&lt;/title&gt;&lt;secondary-title&gt;Bioinformatics&lt;/secondary-title&gt;&lt;/titles&gt;&lt;periodical&gt;&lt;full-title&gt;Bioinformatics&lt;/full-title&gt;&lt;/periodical&gt;&lt;pages&gt;1674-1676&lt;/pages&gt;&lt;volume&gt;31&lt;/volume&gt;&lt;number&gt;10&lt;/number&gt;&lt;dates&gt;&lt;year&gt;2015&lt;/year&gt;&lt;/dates&gt;&lt;isbn&gt;1460-2059&lt;/isbn&gt;&lt;urls&gt;&lt;/urls&gt;&lt;/record&gt;&lt;/Cite&gt;&lt;/EndNote&gt;</w:instrText>
            </w:r>
            <w:r>
              <w:rPr>
                <w:bCs/>
                <w:lang w:eastAsia="zh-CN"/>
              </w:rPr>
              <w:fldChar w:fldCharType="separate"/>
            </w:r>
            <w:r w:rsidR="00E35D4E">
              <w:rPr>
                <w:bCs/>
                <w:noProof/>
                <w:lang w:eastAsia="zh-CN"/>
              </w:rPr>
              <w:t>Li et al. (2015)</w:t>
            </w:r>
            <w:r>
              <w:rPr>
                <w:bCs/>
                <w:lang w:eastAsia="zh-CN"/>
              </w:rPr>
              <w:fldChar w:fldCharType="end"/>
            </w:r>
          </w:p>
        </w:tc>
        <w:tc>
          <w:tcPr>
            <w:tcW w:w="2785" w:type="dxa"/>
          </w:tcPr>
          <w:p w14:paraId="1168A185" w14:textId="63635A82" w:rsidR="00632A24" w:rsidRPr="00AC26F8" w:rsidRDefault="00632A24" w:rsidP="00632A24">
            <w:pPr>
              <w:rPr>
                <w:bCs/>
              </w:rPr>
            </w:pPr>
            <w:r w:rsidRPr="00AC26F8">
              <w:rPr>
                <w:bCs/>
              </w:rPr>
              <w:t>github.com/</w:t>
            </w:r>
            <w:proofErr w:type="spellStart"/>
            <w:r w:rsidRPr="00AC26F8">
              <w:rPr>
                <w:bCs/>
              </w:rPr>
              <w:t>voutcn</w:t>
            </w:r>
            <w:proofErr w:type="spellEnd"/>
            <w:r w:rsidRPr="00AC26F8">
              <w:rPr>
                <w:bCs/>
              </w:rPr>
              <w:t>/megahit</w:t>
            </w:r>
          </w:p>
        </w:tc>
      </w:tr>
      <w:tr w:rsidR="00632A24" w:rsidRPr="00AC26F8" w14:paraId="28265EAA" w14:textId="77777777" w:rsidTr="0043345E">
        <w:tc>
          <w:tcPr>
            <w:tcW w:w="3955" w:type="dxa"/>
          </w:tcPr>
          <w:p w14:paraId="109EF129" w14:textId="5A0D350C" w:rsidR="00632A24" w:rsidRPr="00AC26F8" w:rsidRDefault="00632A24" w:rsidP="00632A24">
            <w:proofErr w:type="spellStart"/>
            <w:r w:rsidRPr="00AC26F8">
              <w:t>MetaBAT</w:t>
            </w:r>
            <w:proofErr w:type="spellEnd"/>
            <w:r w:rsidRPr="00AC26F8">
              <w:t xml:space="preserve"> 2</w:t>
            </w:r>
            <w:r w:rsidR="00DD77C5">
              <w:t xml:space="preserve"> v2.12.1</w:t>
            </w:r>
          </w:p>
        </w:tc>
        <w:tc>
          <w:tcPr>
            <w:tcW w:w="2610" w:type="dxa"/>
          </w:tcPr>
          <w:p w14:paraId="3C967BD9" w14:textId="167CE16D" w:rsidR="00632A24" w:rsidRPr="00AC26F8" w:rsidRDefault="00632A24" w:rsidP="00632A24">
            <w:pPr>
              <w:pStyle w:val="Acknowledgement"/>
              <w:ind w:left="0" w:firstLine="0"/>
            </w:pPr>
            <w:r>
              <w:fldChar w:fldCharType="begin"/>
            </w:r>
            <w:r w:rsidR="00E35D4E">
              <w:instrText xml:space="preserve"> ADDIN EN.CITE &lt;EndNote&gt;&lt;Cite AuthorYear="1"&gt;&lt;Author&gt;Kang&lt;/Author&gt;&lt;Year&gt;2019&lt;/Year&gt;&lt;RecNum&gt;60&lt;/RecNum&gt;&lt;DisplayText&gt;Kang et al. (2019)&lt;/DisplayText&gt;&lt;record&gt;&lt;rec-number&gt;60&lt;/rec-number&gt;&lt;foreign-keys&gt;&lt;key app="EN" db-id="eeaavdvxvv5azseddsrxz2d0vpf5v0xr9ea5" timestamp="1661314124"&gt;60&lt;/key&gt;&lt;/foreign-keys&gt;&lt;ref-type name="Journal Article"&gt;17&lt;/ref-type&gt;&lt;contributors&gt;&lt;authors&gt;&lt;author&gt;Kang, Dongwan D&lt;/author&gt;&lt;author&gt;Li, Feng&lt;/author&gt;&lt;author&gt;Kirton, Edward&lt;/author&gt;&lt;author&gt;Thomas, Ashleigh&lt;/author&gt;&lt;author&gt;Egan, Rob&lt;/author&gt;&lt;author&gt;An, Hong&lt;/author&gt;&lt;author&gt;Wang, Zhong&lt;/author&gt;&lt;/authors&gt;&lt;/contributors&gt;&lt;titles&gt;&lt;title&gt;MetaBAT 2: an adaptive binning algorithm for robust and efficient genome reconstruction from metagenome assemblies&lt;/title&gt;&lt;secondary-title&gt;PeerJ&lt;/secondary-title&gt;&lt;/titles&gt;&lt;periodical&gt;&lt;full-title&gt;PeerJ&lt;/full-title&gt;&lt;/periodical&gt;&lt;pages&gt;e7359&lt;/pages&gt;&lt;volume&gt;7&lt;/volume&gt;&lt;dates&gt;&lt;year&gt;2019&lt;/year&gt;&lt;/dates&gt;&lt;isbn&gt;2167-8359&lt;/isbn&gt;&lt;urls&gt;&lt;/urls&gt;&lt;/record&gt;&lt;/Cite&gt;&lt;/EndNote&gt;</w:instrText>
            </w:r>
            <w:r>
              <w:fldChar w:fldCharType="separate"/>
            </w:r>
            <w:r w:rsidR="00E35D4E">
              <w:rPr>
                <w:noProof/>
              </w:rPr>
              <w:t>Kang et al. (2019)</w:t>
            </w:r>
            <w:r>
              <w:fldChar w:fldCharType="end"/>
            </w:r>
          </w:p>
        </w:tc>
        <w:tc>
          <w:tcPr>
            <w:tcW w:w="2785" w:type="dxa"/>
          </w:tcPr>
          <w:p w14:paraId="741A1862" w14:textId="35B107ED" w:rsidR="00632A24" w:rsidRPr="00AC26F8" w:rsidRDefault="00632A24" w:rsidP="00632A24">
            <w:pPr>
              <w:rPr>
                <w:bCs/>
              </w:rPr>
            </w:pPr>
            <w:r w:rsidRPr="00AC26F8">
              <w:rPr>
                <w:bCs/>
              </w:rPr>
              <w:t>bitbucket.org/</w:t>
            </w:r>
            <w:proofErr w:type="spellStart"/>
            <w:r w:rsidRPr="00AC26F8">
              <w:rPr>
                <w:bCs/>
              </w:rPr>
              <w:t>berkeleylab</w:t>
            </w:r>
            <w:proofErr w:type="spellEnd"/>
            <w:r w:rsidRPr="00AC26F8">
              <w:rPr>
                <w:bCs/>
              </w:rPr>
              <w:t>/</w:t>
            </w:r>
            <w:proofErr w:type="spellStart"/>
            <w:r w:rsidRPr="00AC26F8">
              <w:rPr>
                <w:bCs/>
              </w:rPr>
              <w:t>metabat</w:t>
            </w:r>
            <w:proofErr w:type="spellEnd"/>
            <w:r w:rsidRPr="00AC26F8">
              <w:rPr>
                <w:bCs/>
              </w:rPr>
              <w:t>/</w:t>
            </w:r>
            <w:proofErr w:type="spellStart"/>
            <w:r w:rsidRPr="00AC26F8">
              <w:rPr>
                <w:bCs/>
              </w:rPr>
              <w:t>src</w:t>
            </w:r>
            <w:proofErr w:type="spellEnd"/>
            <w:r w:rsidRPr="00AC26F8">
              <w:rPr>
                <w:bCs/>
              </w:rPr>
              <w:t>/master/</w:t>
            </w:r>
          </w:p>
        </w:tc>
      </w:tr>
      <w:tr w:rsidR="00632A24" w:rsidRPr="00AC26F8" w14:paraId="6209FACF" w14:textId="77777777" w:rsidTr="0043345E">
        <w:tc>
          <w:tcPr>
            <w:tcW w:w="3955" w:type="dxa"/>
          </w:tcPr>
          <w:p w14:paraId="38AEA8AB" w14:textId="2793AF23" w:rsidR="00632A24" w:rsidRPr="00AC26F8" w:rsidRDefault="00632A24" w:rsidP="00632A24">
            <w:r w:rsidRPr="00AC26F8">
              <w:t>CONCOCT</w:t>
            </w:r>
            <w:r w:rsidR="00DD77C5">
              <w:t xml:space="preserve"> v1.1.0</w:t>
            </w:r>
          </w:p>
        </w:tc>
        <w:tc>
          <w:tcPr>
            <w:tcW w:w="2610" w:type="dxa"/>
          </w:tcPr>
          <w:p w14:paraId="1F898BB4" w14:textId="39BCB78A" w:rsidR="00632A24" w:rsidRPr="00AC26F8" w:rsidRDefault="00632A24" w:rsidP="00632A24">
            <w:pPr>
              <w:pStyle w:val="Acknowledgement"/>
              <w:ind w:left="0" w:firstLine="0"/>
            </w:pPr>
            <w:r>
              <w:fldChar w:fldCharType="begin"/>
            </w:r>
            <w:r w:rsidR="00E35D4E">
              <w:instrText xml:space="preserve"> ADDIN EN.CITE &lt;EndNote&gt;&lt;Cite AuthorYear="1"&gt;&lt;Author&gt;Alneberg&lt;/Author&gt;&lt;Year&gt;2014&lt;/Year&gt;&lt;RecNum&gt;61&lt;/RecNum&gt;&lt;DisplayText&gt;Alneberg et al. (2014)&lt;/DisplayText&gt;&lt;record&gt;&lt;rec-number&gt;61&lt;/rec-number&gt;&lt;foreign-keys&gt;&lt;key app="EN" db-id="eeaavdvxvv5azseddsrxz2d0vpf5v0xr9ea5" timestamp="1661314186"&gt;61&lt;/key&gt;&lt;/foreign-keys&gt;&lt;ref-type name="Journal Article"&gt;17&lt;/ref-type&gt;&lt;contributors&gt;&lt;authors&gt;&lt;author&gt;Alneberg, Johannes&lt;/author&gt;&lt;author&gt;Bjarnason, Brynjar Smári&lt;/author&gt;&lt;author&gt;De Bruijn, Ino&lt;/author&gt;&lt;author&gt;Schirmer, Melanie&lt;/author&gt;&lt;author&gt;Quick, Joshua&lt;/author&gt;&lt;author&gt;Ijaz, Umer Z&lt;/author&gt;&lt;author&gt;Lahti, Leo&lt;/author&gt;&lt;author&gt;Loman, Nicholas J&lt;/author&gt;&lt;author&gt;Andersson, Anders F&lt;/author&gt;&lt;author&gt;Quince, Christopher&lt;/author&gt;&lt;/authors&gt;&lt;/contributors&gt;&lt;titles&gt;&lt;title&gt;Binning metagenomic contigs by coverage and composition&lt;/title&gt;&lt;secondary-title&gt;Nature methods&lt;/secondary-title&gt;&lt;/titles&gt;&lt;periodical&gt;&lt;full-title&gt;Nature methods&lt;/full-title&gt;&lt;/periodical&gt;&lt;pages&gt;1144-1146&lt;/pages&gt;&lt;volume&gt;11&lt;/volume&gt;&lt;number&gt;11&lt;/number&gt;&lt;dates&gt;&lt;year&gt;2014&lt;/year&gt;&lt;/dates&gt;&lt;isbn&gt;1548-7105&lt;/isbn&gt;&lt;urls&gt;&lt;/urls&gt;&lt;/record&gt;&lt;/Cite&gt;&lt;/EndNote&gt;</w:instrText>
            </w:r>
            <w:r>
              <w:fldChar w:fldCharType="separate"/>
            </w:r>
            <w:r w:rsidR="00E35D4E">
              <w:rPr>
                <w:noProof/>
              </w:rPr>
              <w:t>Alneberg et al. (2014)</w:t>
            </w:r>
            <w:r>
              <w:fldChar w:fldCharType="end"/>
            </w:r>
          </w:p>
        </w:tc>
        <w:tc>
          <w:tcPr>
            <w:tcW w:w="2785" w:type="dxa"/>
          </w:tcPr>
          <w:p w14:paraId="7AC13B39" w14:textId="2580E56C" w:rsidR="00632A24" w:rsidRPr="00AC26F8" w:rsidRDefault="00632A24" w:rsidP="00632A24">
            <w:pPr>
              <w:rPr>
                <w:bCs/>
              </w:rPr>
            </w:pPr>
            <w:r w:rsidRPr="00AC26F8">
              <w:rPr>
                <w:bCs/>
              </w:rPr>
              <w:t>github.com/</w:t>
            </w:r>
            <w:proofErr w:type="spellStart"/>
            <w:r w:rsidRPr="00AC26F8">
              <w:rPr>
                <w:bCs/>
              </w:rPr>
              <w:t>BinPro</w:t>
            </w:r>
            <w:proofErr w:type="spellEnd"/>
            <w:r w:rsidRPr="00AC26F8">
              <w:rPr>
                <w:bCs/>
              </w:rPr>
              <w:t>/CONCOCT</w:t>
            </w:r>
          </w:p>
        </w:tc>
      </w:tr>
      <w:tr w:rsidR="00632A24" w:rsidRPr="00AC26F8" w14:paraId="4B21E0B0" w14:textId="77777777" w:rsidTr="0043345E">
        <w:tc>
          <w:tcPr>
            <w:tcW w:w="3955" w:type="dxa"/>
          </w:tcPr>
          <w:p w14:paraId="6A1AA491" w14:textId="4AE269FA" w:rsidR="00632A24" w:rsidRPr="00AC26F8" w:rsidRDefault="00632A24" w:rsidP="00632A24">
            <w:r w:rsidRPr="00AC26F8">
              <w:t>DAS Tool</w:t>
            </w:r>
            <w:r w:rsidR="00DD77C5">
              <w:t xml:space="preserve"> v1.1.2</w:t>
            </w:r>
          </w:p>
        </w:tc>
        <w:tc>
          <w:tcPr>
            <w:tcW w:w="2610" w:type="dxa"/>
          </w:tcPr>
          <w:p w14:paraId="1B284C09" w14:textId="79B748F9" w:rsidR="00632A24" w:rsidRPr="00AC26F8" w:rsidRDefault="00632A24" w:rsidP="00632A24">
            <w:pPr>
              <w:pStyle w:val="Acknowledgement"/>
              <w:ind w:left="0" w:firstLine="0"/>
            </w:pPr>
            <w:r>
              <w:fldChar w:fldCharType="begin"/>
            </w:r>
            <w:r w:rsidR="00E35D4E">
              <w:instrText xml:space="preserve"> ADDIN EN.CITE &lt;EndNote&gt;&lt;Cite AuthorYear="1"&gt;&lt;Author&gt;Sieber&lt;/Author&gt;&lt;Year&gt;2018&lt;/Year&gt;&lt;RecNum&gt;62&lt;/RecNum&gt;&lt;DisplayText&gt;Sieber et al. (2018)&lt;/DisplayText&gt;&lt;record&gt;&lt;rec-number&gt;62&lt;/rec-number&gt;&lt;foreign-keys&gt;&lt;key app="EN" db-id="eeaavdvxvv5azseddsrxz2d0vpf5v0xr9ea5" timestamp="1661314293"&gt;62&lt;/key&gt;&lt;/foreign-keys&gt;&lt;ref-type name="Journal Article"&gt;17&lt;/ref-type&gt;&lt;contributors&gt;&lt;authors&gt;&lt;author&gt;Sieber, Christian MK&lt;/author&gt;&lt;author&gt;Probst, Alexander J&lt;/author&gt;&lt;author&gt;Sharrar, Allison&lt;/author&gt;&lt;author&gt;Thomas, Brian C&lt;/author&gt;&lt;author&gt;Hess, Matthias&lt;/author&gt;&lt;author&gt;Tringe, Susannah G&lt;/author&gt;&lt;author&gt;Banfield, Jillian F&lt;/author&gt;&lt;/authors&gt;&lt;/contributors&gt;&lt;titles&gt;&lt;title&gt;Recovery of genomes from metagenomes via a dereplication, aggregation and scoring strategy&lt;/title&gt;&lt;secondary-title&gt;Nature microbiology&lt;/secondary-title&gt;&lt;/titles&gt;&lt;periodical&gt;&lt;full-title&gt;Nature microbiology&lt;/full-title&gt;&lt;/periodical&gt;&lt;pages&gt;836-843&lt;/pages&gt;&lt;volume&gt;3&lt;/volume&gt;&lt;number&gt;7&lt;/number&gt;&lt;dates&gt;&lt;year&gt;2018&lt;/year&gt;&lt;/dates&gt;&lt;isbn&gt;2058-5276&lt;/isbn&gt;&lt;urls&gt;&lt;/urls&gt;&lt;/record&gt;&lt;/Cite&gt;&lt;/EndNote&gt;</w:instrText>
            </w:r>
            <w:r>
              <w:fldChar w:fldCharType="separate"/>
            </w:r>
            <w:r w:rsidR="00E35D4E">
              <w:rPr>
                <w:noProof/>
              </w:rPr>
              <w:t>Sieber et al. (2018)</w:t>
            </w:r>
            <w:r>
              <w:fldChar w:fldCharType="end"/>
            </w:r>
          </w:p>
        </w:tc>
        <w:tc>
          <w:tcPr>
            <w:tcW w:w="2785" w:type="dxa"/>
          </w:tcPr>
          <w:p w14:paraId="73F9A452" w14:textId="6201BA44" w:rsidR="00632A24" w:rsidRPr="00AC26F8" w:rsidRDefault="00632A24" w:rsidP="00632A24">
            <w:pPr>
              <w:rPr>
                <w:bCs/>
              </w:rPr>
            </w:pPr>
            <w:r w:rsidRPr="00AC26F8">
              <w:t>github.com/</w:t>
            </w:r>
            <w:proofErr w:type="spellStart"/>
            <w:r w:rsidRPr="00AC26F8">
              <w:t>cmks</w:t>
            </w:r>
            <w:proofErr w:type="spellEnd"/>
            <w:r w:rsidRPr="00AC26F8">
              <w:t>/</w:t>
            </w:r>
            <w:proofErr w:type="spellStart"/>
            <w:r w:rsidRPr="00AC26F8">
              <w:t>DAS_Tool</w:t>
            </w:r>
            <w:proofErr w:type="spellEnd"/>
          </w:p>
        </w:tc>
      </w:tr>
      <w:tr w:rsidR="00632A24" w:rsidRPr="00AC26F8" w14:paraId="66A5B552" w14:textId="77777777" w:rsidTr="0043345E">
        <w:tc>
          <w:tcPr>
            <w:tcW w:w="3955" w:type="dxa"/>
          </w:tcPr>
          <w:p w14:paraId="5881CCD4" w14:textId="3CE49998" w:rsidR="00632A24" w:rsidRPr="00AC26F8" w:rsidRDefault="00632A24" w:rsidP="00632A24">
            <w:r w:rsidRPr="00AC26F8">
              <w:t>Kraken2</w:t>
            </w:r>
            <w:r>
              <w:t xml:space="preserve"> </w:t>
            </w:r>
            <w:r>
              <w:rPr>
                <w:rFonts w:hint="eastAsia"/>
              </w:rPr>
              <w:t>v</w:t>
            </w:r>
            <w:r w:rsidR="00B70229">
              <w:t>2.1.1</w:t>
            </w:r>
          </w:p>
        </w:tc>
        <w:tc>
          <w:tcPr>
            <w:tcW w:w="2610" w:type="dxa"/>
          </w:tcPr>
          <w:p w14:paraId="069BB876" w14:textId="4F9A59A0" w:rsidR="00632A24" w:rsidRPr="00AC26F8" w:rsidRDefault="00632A24" w:rsidP="00632A24">
            <w:pPr>
              <w:pStyle w:val="Acknowledgement"/>
              <w:ind w:left="0" w:firstLine="0"/>
            </w:pPr>
            <w:r>
              <w:fldChar w:fldCharType="begin"/>
            </w:r>
            <w:r w:rsidR="00E35D4E">
              <w:instrText xml:space="preserve"> ADDIN EN.CITE &lt;EndNote&gt;&lt;Cite AuthorYear="1"&gt;&lt;Author&gt;Wood&lt;/Author&gt;&lt;Year&gt;2019&lt;/Year&gt;&lt;RecNum&gt;63&lt;/RecNum&gt;&lt;DisplayText&gt;Wood et al. (2019)&lt;/DisplayText&gt;&lt;record&gt;&lt;rec-number&gt;63&lt;/rec-number&gt;&lt;foreign-keys&gt;&lt;key app="EN" db-id="eeaavdvxvv5azseddsrxz2d0vpf5v0xr9ea5" timestamp="1661314381"&gt;63&lt;/key&gt;&lt;/foreign-keys&gt;&lt;ref-type name="Journal Article"&gt;17&lt;/ref-type&gt;&lt;contributors&gt;&lt;authors&gt;&lt;author&gt;Wood, Derrick E&lt;/author&gt;&lt;author&gt;Lu, Jennifer&lt;/author&gt;&lt;author&gt;Langmead, Ben&lt;/author&gt;&lt;/authors&gt;&lt;/contributors&gt;&lt;titles&gt;&lt;title&gt;Improved metagenomic analysis with Kraken 2&lt;/title&gt;&lt;secondary-title&gt;Genome biology&lt;/secondary-title&gt;&lt;/titles&gt;&lt;periodical&gt;&lt;full-title&gt;Genome biology&lt;/full-title&gt;&lt;/periodical&gt;&lt;pages&gt;1-13&lt;/pages&gt;&lt;volume&gt;20&lt;/volume&gt;&lt;number&gt;1&lt;/number&gt;&lt;dates&gt;&lt;year&gt;2019&lt;/year&gt;&lt;/dates&gt;&lt;isbn&gt;1474-760X&lt;/isbn&gt;&lt;urls&gt;&lt;/urls&gt;&lt;/record&gt;&lt;/Cite&gt;&lt;/EndNote&gt;</w:instrText>
            </w:r>
            <w:r>
              <w:fldChar w:fldCharType="separate"/>
            </w:r>
            <w:r w:rsidR="00E35D4E">
              <w:rPr>
                <w:noProof/>
              </w:rPr>
              <w:t>Wood et al. (2019)</w:t>
            </w:r>
            <w:r>
              <w:fldChar w:fldCharType="end"/>
            </w:r>
          </w:p>
        </w:tc>
        <w:tc>
          <w:tcPr>
            <w:tcW w:w="2785" w:type="dxa"/>
          </w:tcPr>
          <w:p w14:paraId="1F00395F" w14:textId="43716525" w:rsidR="00632A24" w:rsidRPr="00AC26F8" w:rsidRDefault="00632A24" w:rsidP="00632A24">
            <w:pPr>
              <w:rPr>
                <w:bCs/>
              </w:rPr>
            </w:pPr>
            <w:r w:rsidRPr="00AC26F8">
              <w:rPr>
                <w:bCs/>
              </w:rPr>
              <w:t>github.com/</w:t>
            </w:r>
            <w:proofErr w:type="spellStart"/>
            <w:r w:rsidRPr="00AC26F8">
              <w:rPr>
                <w:bCs/>
              </w:rPr>
              <w:t>DerrickWood</w:t>
            </w:r>
            <w:proofErr w:type="spellEnd"/>
            <w:r w:rsidRPr="00AC26F8">
              <w:rPr>
                <w:bCs/>
              </w:rPr>
              <w:t>/kraken2</w:t>
            </w:r>
          </w:p>
        </w:tc>
      </w:tr>
      <w:tr w:rsidR="00632A24" w:rsidRPr="00AC26F8" w14:paraId="7BCB4429" w14:textId="77777777" w:rsidTr="0043345E">
        <w:tc>
          <w:tcPr>
            <w:tcW w:w="3955" w:type="dxa"/>
          </w:tcPr>
          <w:p w14:paraId="4AEEC800" w14:textId="52AB3ACA" w:rsidR="00632A24" w:rsidRPr="00AC26F8" w:rsidRDefault="00632A24" w:rsidP="00632A24">
            <w:r>
              <w:rPr>
                <w:rFonts w:hint="eastAsia"/>
              </w:rPr>
              <w:t>QIIME</w:t>
            </w:r>
            <w:r>
              <w:t xml:space="preserve">2 </w:t>
            </w:r>
            <w:r>
              <w:rPr>
                <w:rFonts w:hint="eastAsia"/>
              </w:rPr>
              <w:t>v</w:t>
            </w:r>
            <w:r>
              <w:t>2021.</w:t>
            </w:r>
            <w:r w:rsidR="006114C1">
              <w:t>8</w:t>
            </w:r>
          </w:p>
        </w:tc>
        <w:tc>
          <w:tcPr>
            <w:tcW w:w="2610" w:type="dxa"/>
          </w:tcPr>
          <w:p w14:paraId="457B7EC4" w14:textId="111198FA" w:rsidR="00632A24" w:rsidRPr="00AC26F8" w:rsidRDefault="00632A24" w:rsidP="00632A24">
            <w:pPr>
              <w:pStyle w:val="Acknowledgement"/>
              <w:ind w:left="0" w:firstLine="0"/>
            </w:pPr>
            <w:r>
              <w:fldChar w:fldCharType="begin"/>
            </w:r>
            <w:r w:rsidR="00E35D4E">
              <w:instrText xml:space="preserve"> ADDIN EN.CITE &lt;EndNote&gt;&lt;Cite AuthorYear="1"&gt;&lt;Author&gt;Bolyen&lt;/Author&gt;&lt;Year&gt;2019&lt;/Year&gt;&lt;RecNum&gt;67&lt;/RecNum&gt;&lt;DisplayText&gt;Bolyen et al. (2019)&lt;/DisplayText&gt;&lt;record&gt;&lt;rec-number&gt;67&lt;/rec-number&gt;&lt;foreign-keys&gt;&lt;key app="EN" db-id="eeaavdvxvv5azseddsrxz2d0vpf5v0xr9ea5" timestamp="1661344564"&gt;67&lt;/key&gt;&lt;/foreign-keys&gt;&lt;ref-type name="Journal Article"&gt;17&lt;/ref-type&gt;&lt;contributors&gt;&lt;authors&gt;&lt;author&gt;Bolyen, Evan&lt;/author&gt;&lt;author&gt;Rideout, Jai Ram&lt;/author&gt;&lt;author&gt;Dillon, Matthew R&lt;/author&gt;&lt;author&gt;Bokulich, Nicholas A&lt;/author&gt;&lt;author&gt;Abnet, Christian C&lt;/author&gt;&lt;author&gt;Al-Ghalith, Gabriel A&lt;/author&gt;&lt;author&gt;Alexander, Harriet&lt;/author&gt;&lt;author&gt;Alm, Eric J&lt;/author&gt;&lt;author&gt;Arumugam, Manimozhiyan&lt;/author&gt;&lt;author&gt;Asnicar, Francesco&lt;/author&gt;&lt;/authors&gt;&lt;/contributors&gt;&lt;titles&gt;&lt;title&gt;Reproducible, interactive, scalable and extensible microbiome data science using QIIME 2&lt;/title&gt;&lt;secondary-title&gt;Nature biotechnology&lt;/secondary-title&gt;&lt;/titles&gt;&lt;periodical&gt;&lt;full-title&gt;Nature biotechnology&lt;/full-title&gt;&lt;/periodical&gt;&lt;pages&gt;852-857&lt;/pages&gt;&lt;volume&gt;37&lt;/volume&gt;&lt;number&gt;8&lt;/number&gt;&lt;dates&gt;&lt;year&gt;2019&lt;/year&gt;&lt;/dates&gt;&lt;isbn&gt;1546-1696&lt;/isbn&gt;&lt;urls&gt;&lt;/urls&gt;&lt;/record&gt;&lt;/Cite&gt;&lt;/EndNote&gt;</w:instrText>
            </w:r>
            <w:r>
              <w:fldChar w:fldCharType="separate"/>
            </w:r>
            <w:r w:rsidR="00E35D4E">
              <w:rPr>
                <w:noProof/>
              </w:rPr>
              <w:t>Bolyen et al. (2019)</w:t>
            </w:r>
            <w:r>
              <w:fldChar w:fldCharType="end"/>
            </w:r>
          </w:p>
        </w:tc>
        <w:tc>
          <w:tcPr>
            <w:tcW w:w="2785" w:type="dxa"/>
          </w:tcPr>
          <w:p w14:paraId="2DBB0C15" w14:textId="1CA1B556" w:rsidR="00632A24" w:rsidRPr="00F65182" w:rsidRDefault="00632A24" w:rsidP="00632A24">
            <w:pPr>
              <w:pStyle w:val="NormalWeb"/>
              <w:shd w:val="clear" w:color="auto" w:fill="FFFFFF"/>
            </w:pPr>
            <w:r w:rsidRPr="00F65182">
              <w:t xml:space="preserve">qiime2.org </w:t>
            </w:r>
          </w:p>
        </w:tc>
      </w:tr>
    </w:tbl>
    <w:p w14:paraId="14F4A11E" w14:textId="5A0281B9" w:rsidR="00F61501" w:rsidRPr="00AC26F8" w:rsidRDefault="00F61501" w:rsidP="000A48DA">
      <w:pPr>
        <w:pStyle w:val="Acknowledgement"/>
        <w:ind w:left="0" w:firstLine="0"/>
        <w:rPr>
          <w:bCs/>
          <w:sz w:val="20"/>
          <w:szCs w:val="20"/>
          <w:lang w:eastAsia="zh-CN"/>
        </w:rPr>
      </w:pPr>
    </w:p>
    <w:p w14:paraId="64FCB136" w14:textId="3BF8D6CE" w:rsidR="000371AA" w:rsidRPr="00AC26F8" w:rsidRDefault="000371AA" w:rsidP="000A48DA">
      <w:pPr>
        <w:pStyle w:val="Acknowledgement"/>
        <w:ind w:left="0" w:firstLine="0"/>
        <w:rPr>
          <w:b/>
        </w:rPr>
      </w:pPr>
      <w:r w:rsidRPr="00AC26F8">
        <w:rPr>
          <w:b/>
        </w:rPr>
        <w:t>RESOURCE AVAILABILITY</w:t>
      </w:r>
    </w:p>
    <w:p w14:paraId="048439E1" w14:textId="32A947DF" w:rsidR="00AA35BA" w:rsidRPr="00AC26F8" w:rsidRDefault="00ED2A5A" w:rsidP="000A48DA">
      <w:pPr>
        <w:pStyle w:val="Acknowledgement"/>
        <w:ind w:left="0" w:firstLine="0"/>
        <w:rPr>
          <w:b/>
        </w:rPr>
      </w:pPr>
      <w:r w:rsidRPr="00AC26F8">
        <w:rPr>
          <w:b/>
        </w:rPr>
        <w:t xml:space="preserve"> </w:t>
      </w:r>
    </w:p>
    <w:p w14:paraId="0FA628C0" w14:textId="72F38D64" w:rsidR="000371AA" w:rsidRPr="00AC26F8" w:rsidRDefault="000371AA" w:rsidP="000A48DA">
      <w:pPr>
        <w:pStyle w:val="Acknowledgement"/>
        <w:ind w:left="0" w:firstLine="0"/>
        <w:rPr>
          <w:b/>
        </w:rPr>
      </w:pPr>
      <w:r w:rsidRPr="00AC26F8">
        <w:rPr>
          <w:b/>
        </w:rPr>
        <w:t>Lead contact</w:t>
      </w:r>
    </w:p>
    <w:p w14:paraId="62F799C6" w14:textId="76D5B98A" w:rsidR="009D14AD" w:rsidRPr="00AC26F8" w:rsidRDefault="009D14AD" w:rsidP="000A48DA">
      <w:pPr>
        <w:pStyle w:val="Acknowledgement"/>
        <w:ind w:left="0" w:firstLine="0"/>
        <w:rPr>
          <w:bCs/>
        </w:rPr>
      </w:pPr>
      <w:r w:rsidRPr="00AC26F8">
        <w:rPr>
          <w:bCs/>
        </w:rPr>
        <w:t xml:space="preserve">Further information and requests </w:t>
      </w:r>
      <w:r w:rsidR="00DB5930" w:rsidRPr="00AC26F8">
        <w:rPr>
          <w:bCs/>
        </w:rPr>
        <w:t xml:space="preserve">for resources </w:t>
      </w:r>
      <w:r w:rsidR="00424601" w:rsidRPr="00AC26F8">
        <w:rPr>
          <w:bCs/>
        </w:rPr>
        <w:t>should be directed to and will be fulfilled by the lead contact, Joao B. Xavier (</w:t>
      </w:r>
      <w:r w:rsidR="00424601" w:rsidRPr="00AC26F8">
        <w:rPr>
          <w:bCs/>
          <w:color w:val="000000"/>
        </w:rPr>
        <w:t>xavierj@mskcc.org</w:t>
      </w:r>
      <w:r w:rsidR="00424601" w:rsidRPr="00AC26F8">
        <w:rPr>
          <w:bCs/>
        </w:rPr>
        <w:t>)</w:t>
      </w:r>
    </w:p>
    <w:p w14:paraId="4DB4A215" w14:textId="243AD1AE" w:rsidR="00424601" w:rsidRPr="00AC26F8" w:rsidRDefault="00424601" w:rsidP="000A48DA">
      <w:pPr>
        <w:pStyle w:val="Acknowledgement"/>
        <w:ind w:left="0" w:firstLine="0"/>
        <w:rPr>
          <w:b/>
        </w:rPr>
      </w:pPr>
    </w:p>
    <w:p w14:paraId="7F8AD4A7" w14:textId="78DDA0BF" w:rsidR="00424601" w:rsidRPr="00AC26F8" w:rsidRDefault="00424601" w:rsidP="000A48DA">
      <w:pPr>
        <w:pStyle w:val="Acknowledgement"/>
        <w:ind w:left="0" w:firstLine="0"/>
        <w:rPr>
          <w:b/>
        </w:rPr>
      </w:pPr>
      <w:r w:rsidRPr="00AC26F8">
        <w:rPr>
          <w:b/>
        </w:rPr>
        <w:t>Materials Availability</w:t>
      </w:r>
    </w:p>
    <w:p w14:paraId="696CB9BE" w14:textId="631E66E7" w:rsidR="00B91C5E" w:rsidRPr="00AC26F8" w:rsidRDefault="00B91C5E" w:rsidP="000A48DA">
      <w:pPr>
        <w:pStyle w:val="Acknowledgement"/>
        <w:ind w:left="0" w:firstLine="0"/>
        <w:rPr>
          <w:bCs/>
        </w:rPr>
      </w:pPr>
      <w:r w:rsidRPr="00AC26F8">
        <w:rPr>
          <w:bCs/>
        </w:rPr>
        <w:t>This study did not generate new unique reagents.</w:t>
      </w:r>
    </w:p>
    <w:p w14:paraId="0CC4DDB5" w14:textId="1D9B97AA" w:rsidR="00424601" w:rsidRPr="00AC26F8" w:rsidRDefault="00424601" w:rsidP="000A48DA">
      <w:pPr>
        <w:pStyle w:val="Acknowledgement"/>
        <w:ind w:left="0" w:firstLine="0"/>
        <w:rPr>
          <w:b/>
        </w:rPr>
      </w:pPr>
    </w:p>
    <w:p w14:paraId="751628F9" w14:textId="3CBAED31" w:rsidR="00424601" w:rsidRPr="00AC26F8" w:rsidRDefault="00424601" w:rsidP="000A48DA">
      <w:pPr>
        <w:pStyle w:val="Acknowledgement"/>
        <w:ind w:left="0" w:firstLine="0"/>
        <w:rPr>
          <w:b/>
        </w:rPr>
      </w:pPr>
      <w:r w:rsidRPr="00AC26F8">
        <w:rPr>
          <w:b/>
        </w:rPr>
        <w:t xml:space="preserve">Data and </w:t>
      </w:r>
      <w:r w:rsidR="00373FB2" w:rsidRPr="00AC26F8">
        <w:rPr>
          <w:b/>
        </w:rPr>
        <w:t>c</w:t>
      </w:r>
      <w:r w:rsidRPr="00AC26F8">
        <w:rPr>
          <w:b/>
        </w:rPr>
        <w:t xml:space="preserve">ode </w:t>
      </w:r>
      <w:r w:rsidR="00373FB2" w:rsidRPr="00AC26F8">
        <w:rPr>
          <w:b/>
        </w:rPr>
        <w:t>a</w:t>
      </w:r>
      <w:r w:rsidRPr="00AC26F8">
        <w:rPr>
          <w:b/>
        </w:rPr>
        <w:t>vailability</w:t>
      </w:r>
    </w:p>
    <w:p w14:paraId="6FF9C461" w14:textId="39B4E233" w:rsidR="00424601" w:rsidRPr="00AC26F8" w:rsidRDefault="00DB5930" w:rsidP="000A48DA">
      <w:pPr>
        <w:pStyle w:val="Acknowledgement"/>
        <w:numPr>
          <w:ilvl w:val="0"/>
          <w:numId w:val="14"/>
        </w:numPr>
        <w:rPr>
          <w:b/>
        </w:rPr>
      </w:pPr>
      <w:r w:rsidRPr="00AC26F8">
        <w:t>All raw sequences of the microbiome datasets analyzed in this study are public available with accession numbers listed in the key resource table.</w:t>
      </w:r>
    </w:p>
    <w:p w14:paraId="3D2B4966" w14:textId="77777777" w:rsidR="00DB5930" w:rsidRPr="00AC26F8" w:rsidRDefault="00DB5930" w:rsidP="000A48DA">
      <w:pPr>
        <w:pStyle w:val="Acknowledgement"/>
        <w:numPr>
          <w:ilvl w:val="0"/>
          <w:numId w:val="14"/>
        </w:numPr>
        <w:rPr>
          <w:color w:val="000000" w:themeColor="text1"/>
        </w:rPr>
      </w:pPr>
      <w:r w:rsidRPr="00AC26F8">
        <w:t xml:space="preserve">All processed data supporting the findings of this study are available within the article and its supplementary materials. </w:t>
      </w:r>
    </w:p>
    <w:p w14:paraId="0300A376" w14:textId="59B3921D" w:rsidR="00C96E9D" w:rsidRDefault="00DB5930" w:rsidP="001F0821">
      <w:pPr>
        <w:pStyle w:val="Acknowledgement"/>
        <w:numPr>
          <w:ilvl w:val="0"/>
          <w:numId w:val="14"/>
        </w:numPr>
        <w:rPr>
          <w:color w:val="000000" w:themeColor="text1"/>
        </w:rPr>
      </w:pPr>
      <w:r w:rsidRPr="00AC26F8">
        <w:rPr>
          <w:color w:val="000000" w:themeColor="text1"/>
        </w:rPr>
        <w:t xml:space="preserve">Customized Python scripts for all analyses included in this study are available on </w:t>
      </w:r>
      <w:proofErr w:type="spellStart"/>
      <w:r w:rsidRPr="00AC26F8">
        <w:rPr>
          <w:color w:val="000000" w:themeColor="text1"/>
        </w:rPr>
        <w:t>Github</w:t>
      </w:r>
      <w:proofErr w:type="spellEnd"/>
      <w:r w:rsidRPr="00AC26F8">
        <w:rPr>
          <w:color w:val="000000" w:themeColor="text1"/>
        </w:rPr>
        <w:t xml:space="preserve"> (</w:t>
      </w:r>
      <w:hyperlink r:id="rId20" w:history="1">
        <w:r w:rsidR="001F0821" w:rsidRPr="00DB0675">
          <w:rPr>
            <w:rStyle w:val="Hyperlink"/>
          </w:rPr>
          <w:t>https://github.com/liaochen1988/marker_hypothesis</w:t>
        </w:r>
      </w:hyperlink>
      <w:r w:rsidRPr="00AC26F8">
        <w:rPr>
          <w:color w:val="000000" w:themeColor="text1"/>
        </w:rPr>
        <w:t>).</w:t>
      </w:r>
    </w:p>
    <w:p w14:paraId="427ECB8B" w14:textId="77777777" w:rsidR="001F0821" w:rsidRPr="001F0821" w:rsidRDefault="001F0821" w:rsidP="001F0821">
      <w:pPr>
        <w:pStyle w:val="Acknowledgement"/>
        <w:rPr>
          <w:color w:val="000000" w:themeColor="text1"/>
        </w:rPr>
      </w:pPr>
    </w:p>
    <w:p w14:paraId="7E11DBAE" w14:textId="6988E531" w:rsidR="00770908" w:rsidRPr="00AC26F8" w:rsidRDefault="00B132B8" w:rsidP="000A48DA">
      <w:pPr>
        <w:pStyle w:val="SMHeading"/>
      </w:pPr>
      <w:r w:rsidRPr="00AC26F8">
        <w:t>METHOD DETAILS</w:t>
      </w:r>
    </w:p>
    <w:p w14:paraId="21B62111" w14:textId="4A845F04" w:rsidR="00770908" w:rsidRDefault="00770908" w:rsidP="000A48DA"/>
    <w:p w14:paraId="6A3863F8" w14:textId="4B908712" w:rsidR="00AC7FD0" w:rsidRPr="00A37470" w:rsidRDefault="00AC7FD0" w:rsidP="00AC7FD0">
      <w:pPr>
        <w:rPr>
          <w:b/>
        </w:rPr>
      </w:pPr>
      <w:r w:rsidRPr="00A37470">
        <w:rPr>
          <w:b/>
        </w:rPr>
        <w:t>Mouse experiment setup</w:t>
      </w:r>
    </w:p>
    <w:p w14:paraId="10601E87" w14:textId="6C010E0C" w:rsidR="00AC7FD0" w:rsidRDefault="00624E10" w:rsidP="00AC7FD0">
      <w:r>
        <w:rPr>
          <w:rFonts w:hint="eastAsia"/>
        </w:rPr>
        <w:t>W</w:t>
      </w:r>
      <w:r w:rsidR="00AC7FD0">
        <w:t xml:space="preserve">e treated </w:t>
      </w:r>
      <w:r w:rsidR="00AC7FD0" w:rsidRPr="00A37470">
        <w:t>C57BL/6J</w:t>
      </w:r>
      <w:r w:rsidR="00AC7FD0">
        <w:t xml:space="preserve"> female mice with cocktail of ampicillin (0.5g/l), vancomycin (0.5g/l) and neomycin (1g/l) for one week in drinking water. Antibiotics were changed once during the course of the treatment. Animals were single-housed in autoclaved cages. Autoclaved water supplemented with antibiotics and 5053 irradiated food was provided </w:t>
      </w:r>
      <w:r w:rsidR="00AC7FD0" w:rsidRPr="00A37470">
        <w:rPr>
          <w:i/>
        </w:rPr>
        <w:t>ad libitum</w:t>
      </w:r>
      <w:r w:rsidR="00AC7FD0">
        <w:t xml:space="preserve">. Fecal pellets were collected immediately before and one week after the initiation of antibiotic treatment. Oral swabs were collected as per </w:t>
      </w:r>
      <w:r w:rsidR="00485D65">
        <w:fldChar w:fldCharType="begin"/>
      </w:r>
      <w:r w:rsidR="00485D65">
        <w:instrText xml:space="preserve"> ADDIN EN.CITE &lt;EndNote&gt;&lt;Cite&gt;&lt;Author&gt;Abusleme&lt;/Author&gt;&lt;Year&gt;2017&lt;/Year&gt;&lt;RecNum&gt;56&lt;/RecNum&gt;&lt;DisplayText&gt;(Abusleme et al., 2017)&lt;/DisplayText&gt;&lt;record&gt;&lt;rec-number&gt;56&lt;/rec-number&gt;&lt;foreign-keys&gt;&lt;key app="EN" db-id="eeaavdvxvv5azseddsrxz2d0vpf5v0xr9ea5" timestamp="1661308014"&gt;56&lt;/key&gt;&lt;/foreign-keys&gt;&lt;ref-type name="Journal Article"&gt;17&lt;/ref-type&gt;&lt;contributors&gt;&lt;authors&gt;&lt;author&gt;Abusleme, Loreto&lt;/author&gt;&lt;author&gt;Hong, Bo-Young&lt;/author&gt;&lt;author&gt;Hoare, Anilei&lt;/author&gt;&lt;author&gt;Konkel, Joanne E&lt;/author&gt;&lt;author&gt;Diaz, Patricia I&lt;/author&gt;&lt;author&gt;Moutsopoulos, Niki M&lt;/author&gt;&lt;/authors&gt;&lt;/contributors&gt;&lt;titles&gt;&lt;title&gt;Oral microbiome characterization in murine models&lt;/title&gt;&lt;secondary-title&gt;Bio-protocol&lt;/secondary-title&gt;&lt;/titles&gt;&lt;periodical&gt;&lt;full-title&gt;Bio-protocol&lt;/full-title&gt;&lt;/periodical&gt;&lt;pages&gt;e2655-e2655&lt;/pages&gt;&lt;volume&gt;7&lt;/volume&gt;&lt;number&gt;24&lt;/number&gt;&lt;dates&gt;&lt;year&gt;2017&lt;/year&gt;&lt;/dates&gt;&lt;urls&gt;&lt;/urls&gt;&lt;/record&gt;&lt;/Cite&gt;&lt;/EndNote&gt;</w:instrText>
      </w:r>
      <w:r w:rsidR="00485D65">
        <w:fldChar w:fldCharType="separate"/>
      </w:r>
      <w:r w:rsidR="00485D65">
        <w:rPr>
          <w:noProof/>
        </w:rPr>
        <w:t>(Abusleme et al., 2017)</w:t>
      </w:r>
      <w:r w:rsidR="00485D65">
        <w:fldChar w:fldCharType="end"/>
      </w:r>
      <w:r w:rsidR="00AC7FD0">
        <w:t xml:space="preserve"> before the treatment was started. Briefly, mice were hand</w:t>
      </w:r>
      <w:r w:rsidR="00B00C40">
        <w:t>-</w:t>
      </w:r>
      <w:r w:rsidR="00AC7FD0">
        <w:t xml:space="preserve">held while sterile swab was introduced into mouth and swiped for at least 30 seconds. After, the swab was put into 150ul of TE, the tip was cut off so that the </w:t>
      </w:r>
      <w:proofErr w:type="spellStart"/>
      <w:r w:rsidR="00477C8D">
        <w:t>e</w:t>
      </w:r>
      <w:r w:rsidR="00AC7FD0">
        <w:t>ppendorf</w:t>
      </w:r>
      <w:proofErr w:type="spellEnd"/>
      <w:r w:rsidR="00AC7FD0">
        <w:t xml:space="preserve"> can </w:t>
      </w:r>
      <w:r w:rsidR="00AC7FD0">
        <w:lastRenderedPageBreak/>
        <w:t>be closed.  Samples were put immediately to dry ice. One negative control swab was taken by pulling out the swab from the pouch and swirling through air for at least 30 sec, after which it was put in TE and on dry ice. Fecal samples and oral swabs were kept at -80ºC until further processing.</w:t>
      </w:r>
    </w:p>
    <w:p w14:paraId="72A31838" w14:textId="5E3EEF29" w:rsidR="00477C8D" w:rsidRDefault="00477C8D" w:rsidP="00AC7FD0"/>
    <w:p w14:paraId="2F69F0D5" w14:textId="4E29CFC0" w:rsidR="00176CAB" w:rsidRDefault="00176CAB" w:rsidP="00AC7FD0">
      <w:r>
        <w:rPr>
          <w:b/>
        </w:rPr>
        <w:t>DNA extraction and sequencing</w:t>
      </w:r>
    </w:p>
    <w:p w14:paraId="2BB9F4A3" w14:textId="057B3208" w:rsidR="00477C8D" w:rsidRDefault="00AC7FD0" w:rsidP="00AC7FD0">
      <w:r>
        <w:t xml:space="preserve">Fecal DNA was extracted and 16S rRNA gene was amplified using the previously described protocol </w:t>
      </w:r>
      <w:r w:rsidR="00D10829">
        <w:fldChar w:fldCharType="begin"/>
      </w:r>
      <w:r w:rsidR="003F0D83">
        <w:instrText xml:space="preserve"> ADDIN EN.CITE &lt;EndNote&gt;&lt;Cite&gt;&lt;Author&gt;Taur&lt;/Author&gt;&lt;Year&gt;2018&lt;/Year&gt;&lt;RecNum&gt;64&lt;/RecNum&gt;&lt;DisplayText&gt;(Taur&lt;style face="italic"&gt; et al.&lt;/style&gt;, 2018)&lt;/DisplayText&gt;&lt;record&gt;&lt;rec-number&gt;64&lt;/rec-number&gt;&lt;foreign-keys&gt;&lt;key app="EN" db-id="eeaavdvxvv5azseddsrxz2d0vpf5v0xr9ea5" timestamp="1661335961"&gt;64&lt;/key&gt;&lt;/foreign-keys&gt;&lt;ref-type name="Journal Article"&gt;17&lt;/ref-type&gt;&lt;contributors&gt;&lt;authors&gt;&lt;author&gt;Taur, Ying&lt;/author&gt;&lt;author&gt;Coyte, Katharine&lt;/author&gt;&lt;author&gt;Schluter, Jonas&lt;/author&gt;&lt;author&gt;Robilotti, Elizabeth&lt;/author&gt;&lt;author&gt;Figueroa, Cesar&lt;/author&gt;&lt;author&gt;Gjonbalaj, Mergim&lt;/author&gt;&lt;author&gt;Littmann, Eric R&lt;/author&gt;&lt;author&gt;Ling, Lilan&lt;/author&gt;&lt;author&gt;Miller, Liza&lt;/author&gt;&lt;author&gt;Gyaltshen, Yangtsho&lt;/author&gt;&lt;/authors&gt;&lt;/contributors&gt;&lt;titles&gt;&lt;title&gt;Reconstitution of the gut microbiota of antibiotic-treated patients by autologous fecal microbiota transplant&lt;/title&gt;&lt;secondary-title&gt;Science translational medicine&lt;/secondary-title&gt;&lt;/titles&gt;&lt;periodical&gt;&lt;full-title&gt;Science translational medicine&lt;/full-title&gt;&lt;/periodical&gt;&lt;pages&gt;eaap9489&lt;/pages&gt;&lt;volume&gt;10&lt;/volume&gt;&lt;number&gt;460&lt;/number&gt;&lt;dates&gt;&lt;year&gt;2018&lt;/year&gt;&lt;/dates&gt;&lt;isbn&gt;1946-6234&lt;/isbn&gt;&lt;urls&gt;&lt;/urls&gt;&lt;/record&gt;&lt;/Cite&gt;&lt;/EndNote&gt;</w:instrText>
      </w:r>
      <w:r w:rsidR="00D10829">
        <w:fldChar w:fldCharType="separate"/>
      </w:r>
      <w:r w:rsidR="003F0D83">
        <w:rPr>
          <w:noProof/>
        </w:rPr>
        <w:t>(Taur</w:t>
      </w:r>
      <w:r w:rsidR="003F0D83" w:rsidRPr="003F0D83">
        <w:rPr>
          <w:i/>
          <w:noProof/>
        </w:rPr>
        <w:t xml:space="preserve"> et al.</w:t>
      </w:r>
      <w:r w:rsidR="003F0D83">
        <w:rPr>
          <w:noProof/>
        </w:rPr>
        <w:t>, 2018)</w:t>
      </w:r>
      <w:r w:rsidR="00D10829">
        <w:fldChar w:fldCharType="end"/>
      </w:r>
      <w:r>
        <w:t xml:space="preserve">. </w:t>
      </w:r>
      <w:r w:rsidRPr="00BB41F3">
        <w:t xml:space="preserve">Illumina </w:t>
      </w:r>
      <w:proofErr w:type="spellStart"/>
      <w:r w:rsidRPr="00BB41F3">
        <w:t>TruSeq</w:t>
      </w:r>
      <w:proofErr w:type="spellEnd"/>
      <w:r w:rsidRPr="00BB41F3">
        <w:t xml:space="preserve"> Sample Preparation protocol</w:t>
      </w:r>
      <w:r>
        <w:t xml:space="preserve"> was used for generating libraries, that were later quantified, </w:t>
      </w:r>
      <w:r w:rsidR="00347358">
        <w:t>normalized,</w:t>
      </w:r>
      <w:r>
        <w:t xml:space="preserve"> and sequenced using </w:t>
      </w:r>
      <w:proofErr w:type="spellStart"/>
      <w:r w:rsidRPr="00BB41F3">
        <w:rPr>
          <w:color w:val="000000"/>
        </w:rPr>
        <w:t>MiSeq</w:t>
      </w:r>
      <w:proofErr w:type="spellEnd"/>
      <w:r w:rsidRPr="00BB41F3">
        <w:rPr>
          <w:color w:val="000000"/>
        </w:rPr>
        <w:t xml:space="preserve"> Reagent Kit V3</w:t>
      </w:r>
      <w:r>
        <w:rPr>
          <w:color w:val="000000"/>
        </w:rPr>
        <w:t xml:space="preserve">. Oral DNA was extracted by using modified </w:t>
      </w:r>
      <w:proofErr w:type="spellStart"/>
      <w:r>
        <w:rPr>
          <w:color w:val="000000"/>
        </w:rPr>
        <w:t>DNeasy</w:t>
      </w:r>
      <w:proofErr w:type="spellEnd"/>
      <w:r>
        <w:rPr>
          <w:color w:val="000000"/>
        </w:rPr>
        <w:t xml:space="preserve"> Blood and Tissue Kit protocol as described in </w:t>
      </w:r>
      <w:r w:rsidR="00347358">
        <w:fldChar w:fldCharType="begin"/>
      </w:r>
      <w:r w:rsidR="00347358">
        <w:instrText xml:space="preserve"> ADDIN EN.CITE &lt;EndNote&gt;&lt;Cite&gt;&lt;Author&gt;Abusleme&lt;/Author&gt;&lt;Year&gt;2017&lt;/Year&gt;&lt;RecNum&gt;56&lt;/RecNum&gt;&lt;DisplayText&gt;(Abusleme&lt;style face="italic"&gt; et al.&lt;/style&gt;, 2017)&lt;/DisplayText&gt;&lt;record&gt;&lt;rec-number&gt;56&lt;/rec-number&gt;&lt;foreign-keys&gt;&lt;key app="EN" db-id="eeaavdvxvv5azseddsrxz2d0vpf5v0xr9ea5" timestamp="1661308014"&gt;56&lt;/key&gt;&lt;/foreign-keys&gt;&lt;ref-type name="Journal Article"&gt;17&lt;/ref-type&gt;&lt;contributors&gt;&lt;authors&gt;&lt;author&gt;Abusleme, Loreto&lt;/author&gt;&lt;author&gt;Hong, Bo-Young&lt;/author&gt;&lt;author&gt;Hoare, Anilei&lt;/author&gt;&lt;author&gt;Konkel, Joanne E&lt;/author&gt;&lt;author&gt;Diaz, Patricia I&lt;/author&gt;&lt;author&gt;Moutsopoulos, Niki M&lt;/author&gt;&lt;/authors&gt;&lt;/contributors&gt;&lt;titles&gt;&lt;title&gt;Oral microbiome characterization in murine models&lt;/title&gt;&lt;secondary-title&gt;Bio-protocol&lt;/secondary-title&gt;&lt;/titles&gt;&lt;periodical&gt;&lt;full-title&gt;Bio-protocol&lt;/full-title&gt;&lt;/periodical&gt;&lt;pages&gt;e2655-e2655&lt;/pages&gt;&lt;volume&gt;7&lt;/volume&gt;&lt;number&gt;24&lt;/number&gt;&lt;dates&gt;&lt;year&gt;2017&lt;/year&gt;&lt;/dates&gt;&lt;urls&gt;&lt;/urls&gt;&lt;/record&gt;&lt;/Cite&gt;&lt;/EndNote&gt;</w:instrText>
      </w:r>
      <w:r w:rsidR="00347358">
        <w:fldChar w:fldCharType="separate"/>
      </w:r>
      <w:r w:rsidR="00347358">
        <w:rPr>
          <w:noProof/>
        </w:rPr>
        <w:t>(Abusleme</w:t>
      </w:r>
      <w:r w:rsidR="00347358" w:rsidRPr="007730D2">
        <w:rPr>
          <w:iCs/>
          <w:noProof/>
        </w:rPr>
        <w:t xml:space="preserve"> et al.</w:t>
      </w:r>
      <w:r w:rsidR="00347358">
        <w:rPr>
          <w:noProof/>
        </w:rPr>
        <w:t>, 2017)</w:t>
      </w:r>
      <w:r w:rsidR="00347358">
        <w:fldChar w:fldCharType="end"/>
      </w:r>
      <w:r>
        <w:t>. After extraction 16S rRNA gene was amplified and KAPA LTP Library Preparation Kit was used to generate sequencing libraries</w:t>
      </w:r>
      <w:r w:rsidRPr="00BB41F3">
        <w:t xml:space="preserve"> </w:t>
      </w:r>
      <w:r>
        <w:t xml:space="preserve">that were later quantified, normalized and sequenced using </w:t>
      </w:r>
      <w:proofErr w:type="spellStart"/>
      <w:r w:rsidRPr="00BB41F3">
        <w:rPr>
          <w:color w:val="000000"/>
        </w:rPr>
        <w:t>MiSeq</w:t>
      </w:r>
      <w:proofErr w:type="spellEnd"/>
      <w:r w:rsidRPr="00BB41F3">
        <w:rPr>
          <w:color w:val="000000"/>
        </w:rPr>
        <w:t xml:space="preserve"> Reagent Kit V3</w:t>
      </w:r>
      <w:r>
        <w:t>.</w:t>
      </w:r>
    </w:p>
    <w:p w14:paraId="37059ED4" w14:textId="77777777" w:rsidR="0064091A" w:rsidRPr="0064091A" w:rsidRDefault="0064091A" w:rsidP="00AC7FD0"/>
    <w:p w14:paraId="49ADAA95" w14:textId="7C9CF041" w:rsidR="00AC7FD0" w:rsidRPr="00FB3772" w:rsidRDefault="00AC7FD0" w:rsidP="00AC7FD0">
      <w:pPr>
        <w:rPr>
          <w:b/>
          <w:sz w:val="20"/>
          <w:szCs w:val="20"/>
        </w:rPr>
      </w:pPr>
      <w:r w:rsidRPr="00FB3772">
        <w:rPr>
          <w:b/>
        </w:rPr>
        <w:t>Quantitative PCR</w:t>
      </w:r>
      <w:r>
        <w:rPr>
          <w:b/>
        </w:rPr>
        <w:t xml:space="preserve"> (qPCR)</w:t>
      </w:r>
      <w:r w:rsidRPr="00FB3772">
        <w:rPr>
          <w:b/>
        </w:rPr>
        <w:t xml:space="preserve"> for determining bacterial load</w:t>
      </w:r>
    </w:p>
    <w:p w14:paraId="2675F118" w14:textId="4BA7C16C" w:rsidR="00AC7FD0" w:rsidRDefault="00AC7FD0" w:rsidP="00AC7FD0">
      <w:r>
        <w:t xml:space="preserve">For assessing the bacterial load in fecal and oral samples, qPCR against standard curve was used to determine 16S rRNA copy number. </w:t>
      </w:r>
      <w:r w:rsidRPr="00FB3772">
        <w:t xml:space="preserve">For this purpose, the </w:t>
      </w:r>
      <w:proofErr w:type="spellStart"/>
      <w:r>
        <w:t>PowerUP</w:t>
      </w:r>
      <w:proofErr w:type="spellEnd"/>
      <w:r w:rsidRPr="00FB3772">
        <w:t xml:space="preserve"> qPCR Kit was used.</w:t>
      </w:r>
      <w:r w:rsidR="00367546">
        <w:t xml:space="preserve"> </w:t>
      </w:r>
      <w:r w:rsidRPr="00FB3772">
        <w:t xml:space="preserve">Briefly, for each sample, 20μl PCR </w:t>
      </w:r>
      <w:r>
        <w:t>triplicates</w:t>
      </w:r>
      <w:r w:rsidRPr="00FB3772">
        <w:t xml:space="preserve"> were prepared with each containing 2μl of</w:t>
      </w:r>
      <w:r>
        <w:t xml:space="preserve"> </w:t>
      </w:r>
      <w:r w:rsidRPr="00FB3772">
        <w:t>the DNA used as template, 10μl of mix provided by the</w:t>
      </w:r>
      <w:r>
        <w:t xml:space="preserve"> manufacturer, and 1</w:t>
      </w:r>
      <w:r w:rsidRPr="00FB3772">
        <w:t>μl of forward and reverse primers a</w:t>
      </w:r>
      <w:r>
        <w:t>t the final concentration of 0.5</w:t>
      </w:r>
      <w:r w:rsidRPr="00FB3772">
        <w:t>μM</w:t>
      </w:r>
      <w:r>
        <w:t xml:space="preserve"> (F- </w:t>
      </w:r>
      <w:r w:rsidRPr="00091860">
        <w:t>AGAGTTTGATCMTGGCTCAG</w:t>
      </w:r>
      <w:r>
        <w:t>; R- TGCTGCCTCCCGTAGGAGT).</w:t>
      </w:r>
      <w:r w:rsidRPr="00FB3772">
        <w:t xml:space="preserve"> In order to complete</w:t>
      </w:r>
      <w:r>
        <w:t xml:space="preserve"> the volume of the reaction, 6</w:t>
      </w:r>
      <w:r w:rsidRPr="00FB3772">
        <w:t>μl of water was</w:t>
      </w:r>
      <w:r>
        <w:t xml:space="preserve"> </w:t>
      </w:r>
      <w:r w:rsidRPr="00FB3772">
        <w:t>added.</w:t>
      </w:r>
      <w:r>
        <w:t xml:space="preserve"> A PCR product of the 16S</w:t>
      </w:r>
      <w:r w:rsidRPr="00091860">
        <w:t xml:space="preserve"> rRNA gene from </w:t>
      </w:r>
      <w:r w:rsidRPr="00091860">
        <w:rPr>
          <w:i/>
        </w:rPr>
        <w:t>Enterococcus faecium</w:t>
      </w:r>
      <w:r w:rsidRPr="00091860">
        <w:t xml:space="preserve"> </w:t>
      </w:r>
      <w:r>
        <w:t>ATCC 700221</w:t>
      </w:r>
      <w:r w:rsidRPr="00091860">
        <w:t xml:space="preserve"> strain</w:t>
      </w:r>
      <w:r>
        <w:t xml:space="preserve"> </w:t>
      </w:r>
      <w:r w:rsidRPr="00091860">
        <w:t>was used for obtaining a standard curve</w:t>
      </w:r>
      <w:r>
        <w:t xml:space="preserve"> by amplifying its 16S rRNA gene and purifying the product</w:t>
      </w:r>
      <w:r w:rsidRPr="00091860">
        <w:t xml:space="preserve">. </w:t>
      </w:r>
      <w:r>
        <w:t xml:space="preserve">The copy number of the PCR product was determined based on its concentration and 16S rRNA sequence. A standard curve was obtained by using 10-fold dilutions. </w:t>
      </w:r>
    </w:p>
    <w:p w14:paraId="4D88AA61" w14:textId="53DE95AD" w:rsidR="00477C8D" w:rsidRPr="002E5580" w:rsidRDefault="00AC7FD0" w:rsidP="000A48DA">
      <w:pPr>
        <w:rPr>
          <w:b/>
        </w:rPr>
      </w:pPr>
      <w:r w:rsidRPr="00091860">
        <w:t xml:space="preserve">Cycling conditions of the qPCR were </w:t>
      </w:r>
      <w:r>
        <w:t xml:space="preserve">50ºC for 2 </w:t>
      </w:r>
      <w:r w:rsidRPr="00091860">
        <w:t>minutes</w:t>
      </w:r>
      <w:r>
        <w:t>, 95º</w:t>
      </w:r>
      <w:r w:rsidRPr="00091860">
        <w:t>C for</w:t>
      </w:r>
      <w:r>
        <w:t xml:space="preserve"> 2 minutes, and 40 cycles of 95º</w:t>
      </w:r>
      <w:r w:rsidRPr="00091860">
        <w:t>C</w:t>
      </w:r>
      <w:r>
        <w:t xml:space="preserve"> </w:t>
      </w:r>
      <w:r w:rsidRPr="00091860">
        <w:t xml:space="preserve">for </w:t>
      </w:r>
      <w:r>
        <w:t>15 seconds, 56º</w:t>
      </w:r>
      <w:r w:rsidRPr="00091860">
        <w:t xml:space="preserve">C for </w:t>
      </w:r>
      <w:r>
        <w:t>15</w:t>
      </w:r>
      <w:r w:rsidRPr="00091860">
        <w:t xml:space="preserve"> seconds</w:t>
      </w:r>
      <w:r>
        <w:t xml:space="preserve"> and 72ºC for 60 seconds</w:t>
      </w:r>
      <w:r w:rsidRPr="00091860">
        <w:t>. By extrapolati</w:t>
      </w:r>
      <w:r>
        <w:t>ng</w:t>
      </w:r>
      <w:r w:rsidRPr="00091860">
        <w:t xml:space="preserve"> results </w:t>
      </w:r>
      <w:r>
        <w:t>by looking</w:t>
      </w:r>
      <w:r w:rsidRPr="00091860">
        <w:t xml:space="preserve"> the ones obtained </w:t>
      </w:r>
      <w:r>
        <w:t xml:space="preserve">from </w:t>
      </w:r>
      <w:r w:rsidRPr="00091860">
        <w:t>s</w:t>
      </w:r>
      <w:r>
        <w:t>tandard curve samples, the number of 16S</w:t>
      </w:r>
      <w:r w:rsidRPr="00091860">
        <w:t xml:space="preserve"> rRNA genes was determined for each sample. The</w:t>
      </w:r>
      <w:r>
        <w:t xml:space="preserve"> final number of 16S</w:t>
      </w:r>
      <w:r w:rsidRPr="00091860">
        <w:t xml:space="preserve"> rRNA genes per 1g of fecal sample was calculated by </w:t>
      </w:r>
      <w:r>
        <w:t xml:space="preserve">multiplying the number of 16S rRNA molecules obtained by qPCR with DNA elution volume after DNA </w:t>
      </w:r>
      <w:r w:rsidR="002E5580">
        <w:t>extraction and</w:t>
      </w:r>
      <w:r>
        <w:t xml:space="preserve"> dividing this number with the weight of the fecal pellet from which DNA extraction was performed.</w:t>
      </w:r>
      <w:r w:rsidR="00386422">
        <w:rPr>
          <w:b/>
        </w:rPr>
        <w:tab/>
      </w:r>
    </w:p>
    <w:p w14:paraId="2E8AFE39" w14:textId="77777777" w:rsidR="00D015BF" w:rsidRPr="00AC26F8" w:rsidRDefault="00D015BF" w:rsidP="00D015BF">
      <w:pPr>
        <w:rPr>
          <w:b/>
        </w:rPr>
      </w:pPr>
    </w:p>
    <w:p w14:paraId="25478EE6" w14:textId="286B1A78" w:rsidR="00D015BF" w:rsidRDefault="00E1353C" w:rsidP="00D015BF">
      <w:pPr>
        <w:rPr>
          <w:b/>
        </w:rPr>
      </w:pPr>
      <w:r>
        <w:rPr>
          <w:b/>
        </w:rPr>
        <w:t>Inference of</w:t>
      </w:r>
      <w:r w:rsidR="005B570F">
        <w:rPr>
          <w:b/>
        </w:rPr>
        <w:t xml:space="preserve"> oral-typical bacteri</w:t>
      </w:r>
      <w:r w:rsidR="00277CCE">
        <w:rPr>
          <w:b/>
        </w:rPr>
        <w:t>al sequences</w:t>
      </w:r>
    </w:p>
    <w:p w14:paraId="4541DE41" w14:textId="23B4140C" w:rsidR="00D015BF" w:rsidRDefault="00076B09" w:rsidP="00D015BF">
      <w:r>
        <w:t>W</w:t>
      </w:r>
      <w:r w:rsidR="00277CCE">
        <w:t xml:space="preserve">e constructed </w:t>
      </w:r>
      <w:r w:rsidR="005031ED">
        <w:t>two</w:t>
      </w:r>
      <w:r w:rsidR="00277CCE">
        <w:t xml:space="preserve"> reference set</w:t>
      </w:r>
      <w:r w:rsidR="005031ED">
        <w:t>s</w:t>
      </w:r>
      <w:r w:rsidR="00277CCE">
        <w:t xml:space="preserve"> of 16S rRNA sequences</w:t>
      </w:r>
      <w:r>
        <w:t>,</w:t>
      </w:r>
      <w:r w:rsidR="00277CCE">
        <w:t xml:space="preserve"> </w:t>
      </w:r>
      <w:r>
        <w:t>separately for</w:t>
      </w:r>
      <w:r w:rsidR="00277CCE">
        <w:t xml:space="preserve"> </w:t>
      </w:r>
      <w:r>
        <w:t xml:space="preserve">humans (V4-V5 region) and </w:t>
      </w:r>
      <w:r w:rsidR="00277CCE">
        <w:t>mice (full length),</w:t>
      </w:r>
      <w:r>
        <w:t xml:space="preserve"> to identify bacteria typically colonizing the oral cavity. A 16S rRNA sequence detected in human or mouse gut microbiome can be classified to be oral-typical or oral-atypical by exactly matching the sequence to the corresponding reference set.</w:t>
      </w:r>
      <w:r w:rsidR="00277CCE">
        <w:t xml:space="preserve"> </w:t>
      </w:r>
      <w:r w:rsidR="00D015BF">
        <w:t>The</w:t>
      </w:r>
      <w:r w:rsidR="005031ED">
        <w:t xml:space="preserve"> </w:t>
      </w:r>
      <w:r w:rsidR="00D015BF">
        <w:t xml:space="preserve">16S </w:t>
      </w:r>
      <w:r w:rsidR="005031ED">
        <w:t>rRNA regions</w:t>
      </w:r>
      <w:r w:rsidR="00D015BF">
        <w:t xml:space="preserve"> typical of the human oral cavity were selected by filtering the</w:t>
      </w:r>
      <w:r w:rsidR="005031ED">
        <w:t xml:space="preserve"> microbiome profiles of the</w:t>
      </w:r>
      <w:r w:rsidR="00D015BF">
        <w:t xml:space="preserve"> Human Microbiome Project</w:t>
      </w:r>
      <w:r w:rsidR="005031ED">
        <w:t xml:space="preserve"> at the ASV (V4-V5 region</w:t>
      </w:r>
      <w:r w:rsidR="00D34C25">
        <w:t xml:space="preserve"> </w:t>
      </w:r>
      <w:r w:rsidR="00D34C25">
        <w:rPr>
          <w:rFonts w:hint="eastAsia"/>
        </w:rPr>
        <w:t>o</w:t>
      </w:r>
      <w:r w:rsidR="00D34C25">
        <w:t>f 16S rRNA gene</w:t>
      </w:r>
      <w:r w:rsidR="005031ED">
        <w:rPr>
          <w:rFonts w:hint="eastAsia"/>
        </w:rPr>
        <w:t>)</w:t>
      </w:r>
      <w:r w:rsidR="005031ED">
        <w:t xml:space="preserve"> level</w:t>
      </w:r>
      <w:r w:rsidR="00D015BF">
        <w:t>. An ASV is oral-typica</w:t>
      </w:r>
      <w:r w:rsidR="00D73940">
        <w:t>l</w:t>
      </w:r>
      <w:r w:rsidR="00D015BF">
        <w:t xml:space="preserve"> if (1) its relative abundance averaged across all oral cavity samples (including samples from all oral cavity subsites, the same below) is greater than 1e-4; and (2) its relative abundance averaged across all fecal samples is no greater than 1e-4; and (3) its prevalence across all oral cavity samples is greater than 0.05; and (4) its prevalence across all fecal samples is no greater than 0.05. Prevalence of an ASV was computed as the proportion of samples that contain the ASV at a relative abundance above 1e-3 </w:t>
      </w:r>
      <w:r w:rsidR="00D015BF">
        <w:fldChar w:fldCharType="begin"/>
      </w:r>
      <w:r w:rsidR="00D015BF">
        <w:instrText xml:space="preserve"> ADDIN EN.CITE &lt;EndNote&gt;&lt;Cite&gt;&lt;Author&gt;Machado&lt;/Author&gt;&lt;Year&gt;2021&lt;/Year&gt;&lt;RecNum&gt;40&lt;/RecNum&gt;&lt;DisplayText&gt;(Machado et al., 2021)&lt;/DisplayText&gt;&lt;record&gt;&lt;rec-number&gt;40&lt;/rec-number&gt;&lt;foreign-keys&gt;&lt;key app="EN" db-id="2sp5sfrv1a5aw5ewfx5v0pdpsarfx02azxv2" timestamp="1660588448"&gt;40&lt;/key&gt;&lt;/foreign-keys&gt;&lt;ref-type name="Journal Article"&gt;17&lt;/ref-type&gt;&lt;contributors&gt;&lt;authors&gt;&lt;author&gt;Machado, Daniel&lt;/author&gt;&lt;author&gt;Maistrenko, Oleksandr M&lt;/author&gt;&lt;author&gt;Andrejev, Sergej&lt;/author&gt;&lt;author&gt;Kim, Yongkyu&lt;/author&gt;&lt;author&gt;Bork, Peer&lt;/author&gt;&lt;author&gt;Patil, Kaustubh R&lt;/author&gt;&lt;author&gt;Patil, Kiran R&lt;/author&gt;&lt;/authors&gt;&lt;/contributors&gt;&lt;titles&gt;&lt;title&gt;Polarization of microbial communities between competitive and cooperative metabolism&lt;/title&gt;&lt;secondary-title&gt;Nature ecology &amp;amp; evolution&lt;/secondary-title&gt;&lt;/titles&gt;&lt;periodical&gt;&lt;full-title&gt;Nature ecology &amp;amp; evolution&lt;/full-title&gt;&lt;/periodical&gt;&lt;pages&gt;195-203&lt;/pages&gt;&lt;volume&gt;5&lt;/volume&gt;&lt;number&gt;2&lt;/number&gt;&lt;dates&gt;&lt;year&gt;2021&lt;/year&gt;&lt;/dates&gt;&lt;isbn&gt;2397-334X&lt;/isbn&gt;&lt;urls&gt;&lt;/urls&gt;&lt;/record&gt;&lt;/Cite&gt;&lt;/EndNote&gt;</w:instrText>
      </w:r>
      <w:r w:rsidR="00D015BF">
        <w:fldChar w:fldCharType="separate"/>
      </w:r>
      <w:r w:rsidR="00D015BF">
        <w:rPr>
          <w:noProof/>
        </w:rPr>
        <w:t>(Machado et al., 2021)</w:t>
      </w:r>
      <w:r w:rsidR="00D015BF">
        <w:fldChar w:fldCharType="end"/>
      </w:r>
      <w:r w:rsidR="00D015BF">
        <w:t xml:space="preserve">. Similar thresholds of relative abundance (1e-3 at the species level) and prevalence (0.05) were used in a previous </w:t>
      </w:r>
      <w:r w:rsidR="00D015BF">
        <w:lastRenderedPageBreak/>
        <w:t xml:space="preserve">study to identify oral-typical species (not ASVs) from metagenomic profiles </w:t>
      </w:r>
      <w:r w:rsidR="00D015BF">
        <w:fldChar w:fldCharType="begin"/>
      </w:r>
      <w:r w:rsidR="007D7197">
        <w:instrText xml:space="preserve"> ADDIN EN.CITE &lt;EndNote&gt;&lt;Cite&gt;&lt;Author&gt;Thomas&lt;/Author&gt;&lt;Year&gt;2019&lt;/Year&gt;&lt;RecNum&gt;38&lt;/RecNum&gt;&lt;DisplayText&gt;(Thomas et al., 2019)&lt;/DisplayText&gt;&lt;record&gt;&lt;rec-number&gt;38&lt;/rec-number&gt;&lt;foreign-keys&gt;&lt;key app="EN" db-id="eeaavdvxvv5azseddsrxz2d0vpf5v0xr9ea5" timestamp="1659545439"&gt;38&lt;/key&gt;&lt;/foreign-keys&gt;&lt;ref-type name="Journal Article"&gt;17&lt;/ref-type&gt;&lt;contributors&gt;&lt;authors&gt;&lt;author&gt;Thomas, Andrew Maltez&lt;/author&gt;&lt;author&gt;Manghi, Paolo&lt;/author&gt;&lt;author&gt;Asnicar, Francesco&lt;/author&gt;&lt;author&gt;Pasolli, Edoardo&lt;/author&gt;&lt;author&gt;Armanini, Federica&lt;/author&gt;&lt;author&gt;Zolfo, Moreno&lt;/author&gt;&lt;author&gt;Beghini, Francesco&lt;/author&gt;&lt;author&gt;Manara, Serena&lt;/author&gt;&lt;author&gt;Karcher, Nicolai&lt;/author&gt;&lt;author&gt;Pozzi, Chiara&lt;/author&gt;&lt;/authors&gt;&lt;/contributors&gt;&lt;titles&gt;&lt;title&gt;Metagenomic analysis of colorectal cancer datasets identifies cross-cohort microbial diagnostic signatures and a link with choline degradation&lt;/title&gt;&lt;secondary-title&gt;Nature medicine&lt;/secondary-title&gt;&lt;/titles&gt;&lt;periodical&gt;&lt;full-title&gt;Nature medicine&lt;/full-title&gt;&lt;/periodical&gt;&lt;pages&gt;667-678&lt;/pages&gt;&lt;volume&gt;25&lt;/volume&gt;&lt;number&gt;4&lt;/number&gt;&lt;dates&gt;&lt;year&gt;2019&lt;/year&gt;&lt;/dates&gt;&lt;isbn&gt;1546-170X&lt;/isbn&gt;&lt;urls&gt;&lt;/urls&gt;&lt;/record&gt;&lt;/Cite&gt;&lt;/EndNote&gt;</w:instrText>
      </w:r>
      <w:r w:rsidR="00D015BF">
        <w:fldChar w:fldCharType="separate"/>
      </w:r>
      <w:r w:rsidR="007D7197">
        <w:rPr>
          <w:noProof/>
        </w:rPr>
        <w:t>(Thomas et al., 2019)</w:t>
      </w:r>
      <w:r w:rsidR="00D015BF">
        <w:fldChar w:fldCharType="end"/>
      </w:r>
      <w:r w:rsidR="00D015BF">
        <w:t xml:space="preserve">. </w:t>
      </w:r>
    </w:p>
    <w:p w14:paraId="0AF82F25" w14:textId="77777777" w:rsidR="00D015BF" w:rsidRDefault="00D015BF" w:rsidP="00D015BF"/>
    <w:p w14:paraId="541AB720" w14:textId="760361AA" w:rsidR="00D015BF" w:rsidRDefault="00755F84" w:rsidP="000A48DA">
      <w:r>
        <w:t>Our</w:t>
      </w:r>
      <w:r w:rsidR="00892BE6">
        <w:t xml:space="preserve"> </w:t>
      </w:r>
      <w:r>
        <w:t>approach</w:t>
      </w:r>
      <w:r w:rsidR="00892BE6">
        <w:t xml:space="preserve"> of constructing the</w:t>
      </w:r>
      <w:r w:rsidR="00347C20">
        <w:t xml:space="preserve"> mouse</w:t>
      </w:r>
      <w:r w:rsidR="00892BE6">
        <w:t xml:space="preserve"> reference set is </w:t>
      </w:r>
      <w:r>
        <w:t>visualized</w:t>
      </w:r>
      <w:r w:rsidR="00892BE6">
        <w:t xml:space="preserve"> in </w:t>
      </w:r>
      <w:r w:rsidR="00892BE6" w:rsidRPr="00892BE6">
        <w:rPr>
          <w:highlight w:val="yellow"/>
        </w:rPr>
        <w:t>Fig. S2</w:t>
      </w:r>
      <w:r w:rsidR="00892BE6">
        <w:t>. Due to a</w:t>
      </w:r>
      <w:r w:rsidR="00D015BF">
        <w:t xml:space="preserve"> lack of large-scale microbiome datasets </w:t>
      </w:r>
      <w:r w:rsidR="00892BE6">
        <w:t>with</w:t>
      </w:r>
      <w:r w:rsidR="00D015BF">
        <w:t xml:space="preserve"> paired oral and gut samples</w:t>
      </w:r>
      <w:r w:rsidR="00892BE6">
        <w:t xml:space="preserve">, we </w:t>
      </w:r>
      <w:r w:rsidR="00D015BF">
        <w:t xml:space="preserve">used the Mouse Oral Microbiome Database (MOMD) </w:t>
      </w:r>
      <w:r w:rsidR="00D015BF">
        <w:fldChar w:fldCharType="begin"/>
      </w:r>
      <w:r w:rsidR="00E92144">
        <w:instrText xml:space="preserve"> ADDIN EN.CITE &lt;EndNote&gt;&lt;Cite&gt;&lt;Author&gt;Joseph&lt;/Author&gt;&lt;Year&gt;2021&lt;/Year&gt;&lt;RecNum&gt;55&lt;/RecNum&gt;&lt;DisplayText&gt;(Joseph&lt;style face="italic"&gt; et al.&lt;/style&gt;, 2021)&lt;/DisplayText&gt;&lt;record&gt;&lt;rec-number&gt;55&lt;/rec-number&gt;&lt;foreign-keys&gt;&lt;key app="EN" db-id="eeaavdvxvv5azseddsrxz2d0vpf5v0xr9ea5" timestamp="1661306291"&gt;55&lt;/key&gt;&lt;/foreign-keys&gt;&lt;ref-type name="Journal Article"&gt;17&lt;/ref-type&gt;&lt;contributors&gt;&lt;authors&gt;&lt;author&gt;Joseph, Susan&lt;/author&gt;&lt;author&gt;Aduse-Opoku, Joseph&lt;/author&gt;&lt;author&gt;Hashim, Ahmed&lt;/author&gt;&lt;author&gt;Hanski, Eveliina&lt;/author&gt;&lt;author&gt;Streich, Ricarda&lt;/author&gt;&lt;author&gt;Knowles, Sarah CL&lt;/author&gt;&lt;author&gt;Pedersen, Amy B&lt;/author&gt;&lt;author&gt;Wade, William G&lt;/author&gt;&lt;author&gt;Curtis, Michael A&lt;/author&gt;&lt;/authors&gt;&lt;/contributors&gt;&lt;titles&gt;&lt;title&gt;A 16S rRNA gene and draft genome database for the murine oral bacterial community&lt;/title&gt;&lt;secondary-title&gt;Msystems&lt;/secondary-title&gt;&lt;/titles&gt;&lt;periodical&gt;&lt;full-title&gt;Msystems&lt;/full-title&gt;&lt;/periodical&gt;&lt;pages&gt;e01222-20&lt;/pages&gt;&lt;volume&gt;6&lt;/volume&gt;&lt;number&gt;1&lt;/number&gt;&lt;dates&gt;&lt;year&gt;2021&lt;/year&gt;&lt;/dates&gt;&lt;isbn&gt;2379-5077&lt;/isbn&gt;&lt;urls&gt;&lt;/urls&gt;&lt;/record&gt;&lt;/Cite&gt;&lt;/EndNote&gt;</w:instrText>
      </w:r>
      <w:r w:rsidR="00D015BF">
        <w:fldChar w:fldCharType="separate"/>
      </w:r>
      <w:r w:rsidR="00E92144">
        <w:rPr>
          <w:noProof/>
        </w:rPr>
        <w:t>(Joseph</w:t>
      </w:r>
      <w:r w:rsidR="00E92144" w:rsidRPr="00E92144">
        <w:rPr>
          <w:i/>
          <w:noProof/>
        </w:rPr>
        <w:t xml:space="preserve"> et al.</w:t>
      </w:r>
      <w:r w:rsidR="00E92144">
        <w:rPr>
          <w:noProof/>
        </w:rPr>
        <w:t>, 2021)</w:t>
      </w:r>
      <w:r w:rsidR="00D015BF">
        <w:fldChar w:fldCharType="end"/>
      </w:r>
      <w:r w:rsidR="00D015BF">
        <w:t xml:space="preserve"> as the starting point for gathering oral-typical sequences. </w:t>
      </w:r>
      <w:r w:rsidR="00612F5F">
        <w:t>MOMD has 164 full length rRNA sequences</w:t>
      </w:r>
      <w:r w:rsidR="00475A88">
        <w:t xml:space="preserve"> from cultured isolates</w:t>
      </w:r>
      <w:r w:rsidR="00045E1B">
        <w:rPr>
          <w:rFonts w:hint="eastAsia"/>
        </w:rPr>
        <w:t>.</w:t>
      </w:r>
      <w:r w:rsidR="00045E1B">
        <w:t xml:space="preserve"> </w:t>
      </w:r>
      <w:r w:rsidR="00045E1B">
        <w:rPr>
          <w:rFonts w:hint="eastAsia"/>
        </w:rPr>
        <w:t>By</w:t>
      </w:r>
      <w:r w:rsidR="00045E1B">
        <w:t xml:space="preserve"> </w:t>
      </w:r>
      <w:r w:rsidR="00723D07">
        <w:t>reciprocal blast</w:t>
      </w:r>
      <w:r w:rsidR="00724122">
        <w:t xml:space="preserve"> search</w:t>
      </w:r>
      <w:r w:rsidR="00723D07">
        <w:rPr>
          <w:rFonts w:hint="eastAsia"/>
        </w:rPr>
        <w:t xml:space="preserve"> </w:t>
      </w:r>
      <w:r w:rsidR="00723D07">
        <w:t>(</w:t>
      </w:r>
      <w:r w:rsidR="00723D07" w:rsidRPr="00723D07">
        <w:t>-</w:t>
      </w:r>
      <w:proofErr w:type="spellStart"/>
      <w:r w:rsidR="00723D07" w:rsidRPr="00723D07">
        <w:t>perc_identity</w:t>
      </w:r>
      <w:proofErr w:type="spellEnd"/>
      <w:r w:rsidR="00723D07" w:rsidRPr="00723D07">
        <w:t xml:space="preserve"> </w:t>
      </w:r>
      <w:r w:rsidR="00723D07">
        <w:t>99</w:t>
      </w:r>
      <w:r w:rsidR="00723D07" w:rsidRPr="00723D07">
        <w:t xml:space="preserve"> -</w:t>
      </w:r>
      <w:proofErr w:type="spellStart"/>
      <w:r w:rsidR="00723D07" w:rsidRPr="00723D07">
        <w:t>qcov_hsp_perc</w:t>
      </w:r>
      <w:proofErr w:type="spellEnd"/>
      <w:r w:rsidR="00723D07" w:rsidRPr="00723D07">
        <w:t xml:space="preserve"> 100 -</w:t>
      </w:r>
      <w:proofErr w:type="spellStart"/>
      <w:r w:rsidR="00723D07" w:rsidRPr="00723D07">
        <w:t>ungapped</w:t>
      </w:r>
      <w:proofErr w:type="spellEnd"/>
      <w:r w:rsidR="00723D07">
        <w:t xml:space="preserve">) between </w:t>
      </w:r>
      <w:r w:rsidR="00612F5F">
        <w:t>MOMD</w:t>
      </w:r>
      <w:r w:rsidR="00D015BF">
        <w:t xml:space="preserve"> </w:t>
      </w:r>
      <w:r w:rsidR="00DE4A0F">
        <w:t>and</w:t>
      </w:r>
      <w:r w:rsidR="00D015BF">
        <w:rPr>
          <w:rFonts w:hint="eastAsia"/>
        </w:rPr>
        <w:t xml:space="preserve"> </w:t>
      </w:r>
      <w:r w:rsidR="00DE4A0F">
        <w:t>a combined collection</w:t>
      </w:r>
      <w:r w:rsidR="00612F5F">
        <w:t xml:space="preserve"> of</w:t>
      </w:r>
      <w:r w:rsidR="00DE4A0F">
        <w:t xml:space="preserve"> 344 </w:t>
      </w:r>
      <w:r w:rsidR="00612F5F">
        <w:t>cultured gut bacteria</w:t>
      </w:r>
      <w:r w:rsidR="00DE4A0F">
        <w:t xml:space="preserve">l </w:t>
      </w:r>
      <w:r w:rsidR="00475A88">
        <w:t xml:space="preserve">16S rRNA </w:t>
      </w:r>
      <w:r w:rsidR="00DE4A0F">
        <w:t xml:space="preserve">sequences from </w:t>
      </w:r>
      <w:r w:rsidR="00D015BF" w:rsidRPr="00B6551F">
        <w:t>the Mouse Gut Microbial Biobank</w:t>
      </w:r>
      <w:r w:rsidR="00D015BF">
        <w:t xml:space="preserve"> (</w:t>
      </w:r>
      <w:proofErr w:type="spellStart"/>
      <w:r w:rsidR="00D015BF">
        <w:t>mGMB</w:t>
      </w:r>
      <w:proofErr w:type="spellEnd"/>
      <w:r w:rsidR="00D015BF">
        <w:t xml:space="preserve">) </w:t>
      </w:r>
      <w:r w:rsidR="00D015BF">
        <w:fldChar w:fldCharType="begin"/>
      </w:r>
      <w:r w:rsidR="00E92144">
        <w:instrText xml:space="preserve"> ADDIN EN.CITE &lt;EndNote&gt;&lt;Cite&gt;&lt;Author&gt;Liu&lt;/Author&gt;&lt;Year&gt;2020&lt;/Year&gt;&lt;RecNum&gt;36&lt;/RecNum&gt;&lt;DisplayText&gt;(Liu&lt;style face="italic"&gt; et al.&lt;/style&gt;, 2020)&lt;/DisplayText&gt;&lt;record&gt;&lt;rec-number&gt;36&lt;/rec-number&gt;&lt;foreign-keys&gt;&lt;key app="EN" db-id="eeaavdvxvv5azseddsrxz2d0vpf5v0xr9ea5" timestamp="1659539042"&gt;36&lt;/key&gt;&lt;/foreign-keys&gt;&lt;ref-type name="Journal Article"&gt;17&lt;/ref-type&gt;&lt;contributors&gt;&lt;authors&gt;&lt;author&gt;Liu, Chang&lt;/author&gt;&lt;author&gt;Zhou, Nan&lt;/author&gt;&lt;author&gt;Du, Meng-Xuan&lt;/author&gt;&lt;author&gt;Sun, Yu-Tong&lt;/author&gt;&lt;author&gt;Wang, Kai&lt;/author&gt;&lt;author&gt;Wang, Yu-Jing&lt;/author&gt;&lt;author&gt;Li, Dan-Hua&lt;/author&gt;&lt;author&gt;Yu, Hai-Ying&lt;/author&gt;&lt;author&gt;Song, Yuqin&lt;/author&gt;&lt;author&gt;Bai, Bing-Bing&lt;/author&gt;&lt;/authors&gt;&lt;/contributors&gt;&lt;titles&gt;&lt;title&gt;The Mouse Gut Microbial Biobank expands the coverage of cultured bacteria&lt;/title&gt;&lt;secondary-title&gt;Nature communications&lt;/secondary-title&gt;&lt;/titles&gt;&lt;periodical&gt;&lt;full-title&gt;Nature communications&lt;/full-title&gt;&lt;/periodical&gt;&lt;pages&gt;1-12&lt;/pages&gt;&lt;volume&gt;11&lt;/volume&gt;&lt;number&gt;1&lt;/number&gt;&lt;dates&gt;&lt;year&gt;2020&lt;/year&gt;&lt;/dates&gt;&lt;isbn&gt;2041-1723&lt;/isbn&gt;&lt;urls&gt;&lt;/urls&gt;&lt;/record&gt;&lt;/Cite&gt;&lt;/EndNote&gt;</w:instrText>
      </w:r>
      <w:r w:rsidR="00D015BF">
        <w:fldChar w:fldCharType="separate"/>
      </w:r>
      <w:r w:rsidR="00E92144">
        <w:rPr>
          <w:noProof/>
        </w:rPr>
        <w:t>(Liu</w:t>
      </w:r>
      <w:r w:rsidR="00E92144" w:rsidRPr="00E92144">
        <w:rPr>
          <w:i/>
          <w:noProof/>
        </w:rPr>
        <w:t xml:space="preserve"> et al.</w:t>
      </w:r>
      <w:r w:rsidR="00E92144">
        <w:rPr>
          <w:noProof/>
        </w:rPr>
        <w:t>, 2020)</w:t>
      </w:r>
      <w:r w:rsidR="00D015BF">
        <w:fldChar w:fldCharType="end"/>
      </w:r>
      <w:r w:rsidR="00D015BF">
        <w:t xml:space="preserve"> and</w:t>
      </w:r>
      <w:r w:rsidR="00DE4A0F">
        <w:t xml:space="preserve"> </w:t>
      </w:r>
      <w:r w:rsidR="00D015BF" w:rsidRPr="00B6551F">
        <w:t>the Mouse Intestinal Bacterial Collectio</w:t>
      </w:r>
      <w:r w:rsidR="00D015BF">
        <w:t>n (</w:t>
      </w:r>
      <w:proofErr w:type="spellStart"/>
      <w:r w:rsidR="00D015BF">
        <w:t>miBC</w:t>
      </w:r>
      <w:proofErr w:type="spellEnd"/>
      <w:r w:rsidR="00D015BF">
        <w:t xml:space="preserve">) </w:t>
      </w:r>
      <w:r w:rsidR="00D015BF">
        <w:fldChar w:fldCharType="begin"/>
      </w:r>
      <w:r w:rsidR="00E92144">
        <w:instrText xml:space="preserve"> ADDIN EN.CITE &lt;EndNote&gt;&lt;Cite&gt;&lt;Author&gt;Lagkouvardos&lt;/Author&gt;&lt;Year&gt;2016&lt;/Year&gt;&lt;RecNum&gt;35&lt;/RecNum&gt;&lt;DisplayText&gt;(Lagkouvardos&lt;style face="italic"&gt; et al.&lt;/style&gt;, 2016)&lt;/DisplayText&gt;&lt;record&gt;&lt;rec-number&gt;35&lt;/rec-number&gt;&lt;foreign-keys&gt;&lt;key app="EN" db-id="eeaavdvxvv5azseddsrxz2d0vpf5v0xr9ea5" timestamp="1659539012"&gt;35&lt;/key&gt;&lt;/foreign-keys&gt;&lt;ref-type name="Journal Article"&gt;17&lt;/ref-type&gt;&lt;contributors&gt;&lt;authors&gt;&lt;author&gt;Lagkouvardos, Ilias&lt;/author&gt;&lt;author&gt;Pukall, Rüdiger&lt;/author&gt;&lt;author&gt;Abt, Birte&lt;/author&gt;&lt;author&gt;Foesel, Bärbel U&lt;/author&gt;&lt;author&gt;Meier-Kolthoff, Jan P&lt;/author&gt;&lt;author&gt;Kumar, Neeraj&lt;/author&gt;&lt;author&gt;Bresciani, Anne&lt;/author&gt;&lt;author&gt;Martínez, Inés&lt;/author&gt;&lt;author&gt;Just, Sarah&lt;/author&gt;&lt;author&gt;Ziegler, Caroline&lt;/author&gt;&lt;/authors&gt;&lt;/contributors&gt;&lt;titles&gt;&lt;title&gt;The Mouse Intestinal Bacterial Collection (miBC) provides host-specific insight into cultured diversity and functional potential of the gut microbiota&lt;/title&gt;&lt;secondary-title&gt;Nature microbiology&lt;/secondary-title&gt;&lt;/titles&gt;&lt;periodical&gt;&lt;full-title&gt;Nature microbiology&lt;/full-title&gt;&lt;/periodical&gt;&lt;pages&gt;1-15&lt;/pages&gt;&lt;volume&gt;1&lt;/volume&gt;&lt;number&gt;10&lt;/number&gt;&lt;dates&gt;&lt;year&gt;2016&lt;/year&gt;&lt;/dates&gt;&lt;isbn&gt;2058-5276&lt;/isbn&gt;&lt;urls&gt;&lt;/urls&gt;&lt;/record&gt;&lt;/Cite&gt;&lt;/EndNote&gt;</w:instrText>
      </w:r>
      <w:r w:rsidR="00D015BF">
        <w:fldChar w:fldCharType="separate"/>
      </w:r>
      <w:r w:rsidR="00E92144">
        <w:rPr>
          <w:noProof/>
        </w:rPr>
        <w:t>(Lagkouvardos</w:t>
      </w:r>
      <w:r w:rsidR="00E92144" w:rsidRPr="00E92144">
        <w:rPr>
          <w:i/>
          <w:noProof/>
        </w:rPr>
        <w:t xml:space="preserve"> et al.</w:t>
      </w:r>
      <w:r w:rsidR="00E92144">
        <w:rPr>
          <w:noProof/>
        </w:rPr>
        <w:t>, 2016)</w:t>
      </w:r>
      <w:r w:rsidR="00D015BF">
        <w:fldChar w:fldCharType="end"/>
      </w:r>
      <w:r w:rsidR="00045E1B">
        <w:t xml:space="preserve">, we found that 38 </w:t>
      </w:r>
      <w:r w:rsidR="00045E1B">
        <w:rPr>
          <w:rFonts w:hint="eastAsia"/>
        </w:rPr>
        <w:t>s</w:t>
      </w:r>
      <w:r w:rsidR="00045E1B">
        <w:t xml:space="preserve">equences are likely </w:t>
      </w:r>
      <w:r w:rsidR="00E523A9">
        <w:t xml:space="preserve">from </w:t>
      </w:r>
      <w:r w:rsidR="00045E1B">
        <w:t>common gut bacteria</w:t>
      </w:r>
      <w:r w:rsidR="00E523A9">
        <w:t xml:space="preserve"> as well</w:t>
      </w:r>
      <w:r w:rsidR="00045E1B">
        <w:t>.</w:t>
      </w:r>
      <w:r w:rsidR="00D015BF">
        <w:t xml:space="preserve"> </w:t>
      </w:r>
      <w:r w:rsidR="007714B2">
        <w:t xml:space="preserve">Meanwhile, </w:t>
      </w:r>
      <w:r w:rsidR="00D73940">
        <w:t xml:space="preserve">we </w:t>
      </w:r>
      <w:r w:rsidR="007714B2">
        <w:t>profiled the paired oral (swab) and gut (distal colon)</w:t>
      </w:r>
      <w:r w:rsidR="007714B2" w:rsidRPr="001700B9">
        <w:t xml:space="preserve"> </w:t>
      </w:r>
      <w:r w:rsidR="007714B2">
        <w:t>samples</w:t>
      </w:r>
      <w:r w:rsidR="007714B2" w:rsidRPr="001700B9">
        <w:t xml:space="preserve"> </w:t>
      </w:r>
      <w:r w:rsidR="007714B2">
        <w:t>from</w:t>
      </w:r>
      <w:r w:rsidR="00E74EFB">
        <w:t xml:space="preserve"> a small set (n=11) of </w:t>
      </w:r>
      <w:r w:rsidR="007714B2" w:rsidRPr="001700B9">
        <w:t>pregnant mice</w:t>
      </w:r>
      <w:r w:rsidR="007714B2">
        <w:t xml:space="preserve"> in a public study </w:t>
      </w:r>
      <w:r w:rsidR="007714B2">
        <w:fldChar w:fldCharType="begin"/>
      </w:r>
      <w:r w:rsidR="006C5017">
        <w:instrText xml:space="preserve"> ADDIN EN.CITE &lt;EndNote&gt;&lt;Cite&gt;&lt;Author&gt;Theis&lt;/Author&gt;&lt;Year&gt;2020&lt;/Year&gt;&lt;RecNum&gt;30&lt;/RecNum&gt;&lt;DisplayText&gt;(Theis&lt;style face="italic"&gt; et al.&lt;/style&gt;, 2020)&lt;/DisplayText&gt;&lt;record&gt;&lt;rec-number&gt;30&lt;/rec-number&gt;&lt;foreign-keys&gt;&lt;key app="EN" db-id="eeaavdvxvv5azseddsrxz2d0vpf5v0xr9ea5" timestamp="1659530465"&gt;30&lt;/key&gt;&lt;/foreign-keys&gt;&lt;ref-type name="Journal Article"&gt;17&lt;/ref-type&gt;&lt;contributors&gt;&lt;authors&gt;&lt;author&gt;Theis, Kevin R&lt;/author&gt;&lt;author&gt;Romero, Roberto&lt;/author&gt;&lt;author&gt;Greenberg, Jonathan M&lt;/author&gt;&lt;author&gt;Winters, Andrew D&lt;/author&gt;&lt;author&gt;Garcia-Flores, Valeria&lt;/author&gt;&lt;author&gt;Motomura, Kenichiro&lt;/author&gt;&lt;author&gt;Ahmad, Madison M&lt;/author&gt;&lt;author&gt;Galaz, Jose&lt;/author&gt;&lt;author&gt;Arenas-Hernandez, Marcia&lt;/author&gt;&lt;author&gt;Gomez-Lopez, Nardhy&lt;/author&gt;&lt;/authors&gt;&lt;/contributors&gt;&lt;titles&gt;&lt;title&gt;No consistent evidence for microbiota in murine placental and fetal tissues&lt;/title&gt;&lt;secondary-title&gt;Msphere&lt;/secondary-title&gt;&lt;/titles&gt;&lt;periodical&gt;&lt;full-title&gt;Msphere&lt;/full-title&gt;&lt;/periodical&gt;&lt;pages&gt;e00933-19&lt;/pages&gt;&lt;volume&gt;5&lt;/volume&gt;&lt;number&gt;1&lt;/number&gt;&lt;dates&gt;&lt;year&gt;2020&lt;/year&gt;&lt;/dates&gt;&lt;isbn&gt;2379-5042&lt;/isbn&gt;&lt;urls&gt;&lt;/urls&gt;&lt;/record&gt;&lt;/Cite&gt;&lt;/EndNote&gt;</w:instrText>
      </w:r>
      <w:r w:rsidR="007714B2">
        <w:fldChar w:fldCharType="separate"/>
      </w:r>
      <w:r w:rsidR="006C5017">
        <w:rPr>
          <w:noProof/>
        </w:rPr>
        <w:t>(Theis</w:t>
      </w:r>
      <w:r w:rsidR="006C5017" w:rsidRPr="006C5017">
        <w:rPr>
          <w:i/>
          <w:noProof/>
        </w:rPr>
        <w:t xml:space="preserve"> et al.</w:t>
      </w:r>
      <w:r w:rsidR="006C5017">
        <w:rPr>
          <w:noProof/>
        </w:rPr>
        <w:t>, 2020)</w:t>
      </w:r>
      <w:r w:rsidR="007714B2">
        <w:fldChar w:fldCharType="end"/>
      </w:r>
      <w:r w:rsidR="007714B2">
        <w:t xml:space="preserve"> and identified 17 </w:t>
      </w:r>
      <w:r w:rsidR="00D73940">
        <w:t xml:space="preserve">oral-typical ASVs by following conditions (1) and (2) </w:t>
      </w:r>
      <w:r w:rsidR="00C31EF1">
        <w:t xml:space="preserve">defined for humans </w:t>
      </w:r>
      <w:r w:rsidR="00D73940">
        <w:t>above</w:t>
      </w:r>
      <w:r w:rsidR="007714B2">
        <w:t>. Only</w:t>
      </w:r>
      <w:r w:rsidR="00D73940">
        <w:t xml:space="preserve"> 5</w:t>
      </w:r>
      <w:r w:rsidR="007714B2">
        <w:t xml:space="preserve"> of 17 ASVs</w:t>
      </w:r>
      <w:r w:rsidR="00D73940">
        <w:t xml:space="preserve"> </w:t>
      </w:r>
      <w:r w:rsidR="00C31EF1">
        <w:t>were</w:t>
      </w:r>
      <w:r w:rsidR="00D015BF">
        <w:t xml:space="preserve"> found in MOMD</w:t>
      </w:r>
      <w:r w:rsidR="007714B2">
        <w:t>; b</w:t>
      </w:r>
      <w:r w:rsidR="005031ED">
        <w:t>y searching</w:t>
      </w:r>
      <w:r w:rsidR="00D015BF">
        <w:t xml:space="preserve"> the nucleotide database in NCBI (</w:t>
      </w:r>
      <w:r w:rsidR="00D015BF" w:rsidRPr="002C423C">
        <w:t>National Center for Biotechnology Information</w:t>
      </w:r>
      <w:r w:rsidR="00D015BF">
        <w:t>)</w:t>
      </w:r>
      <w:r w:rsidR="005031ED">
        <w:t xml:space="preserve">, we obtained 29 </w:t>
      </w:r>
      <w:r w:rsidR="00D015BF" w:rsidRPr="001700B9">
        <w:t xml:space="preserve">full length </w:t>
      </w:r>
      <w:r w:rsidR="00E74EFB">
        <w:t xml:space="preserve">mouse </w:t>
      </w:r>
      <w:r w:rsidR="00D015BF" w:rsidRPr="001700B9">
        <w:t xml:space="preserve">16S </w:t>
      </w:r>
      <w:r w:rsidR="00D015BF">
        <w:t xml:space="preserve">rRNA </w:t>
      </w:r>
      <w:r w:rsidR="00D015BF" w:rsidRPr="001700B9">
        <w:t>sequences that co</w:t>
      </w:r>
      <w:r w:rsidR="00E74EFB">
        <w:t xml:space="preserve">ver 6 of </w:t>
      </w:r>
      <w:r w:rsidR="00D015BF" w:rsidRPr="001700B9">
        <w:t xml:space="preserve">the </w:t>
      </w:r>
      <w:r w:rsidR="00D015BF">
        <w:t xml:space="preserve">12 </w:t>
      </w:r>
      <w:r w:rsidR="00D015BF" w:rsidRPr="001700B9">
        <w:t>missed</w:t>
      </w:r>
      <w:r w:rsidR="00D015BF">
        <w:t xml:space="preserve"> </w:t>
      </w:r>
      <w:r w:rsidR="00D015BF" w:rsidRPr="001700B9">
        <w:t>oral-typical ASVs</w:t>
      </w:r>
      <w:r w:rsidR="00EE0277">
        <w:t xml:space="preserve"> </w:t>
      </w:r>
      <w:r w:rsidR="00E74EFB">
        <w:t>in full</w:t>
      </w:r>
      <w:r w:rsidR="00D015BF">
        <w:t>.</w:t>
      </w:r>
      <w:r w:rsidR="00E90644">
        <w:t xml:space="preserve"> </w:t>
      </w:r>
      <w:r w:rsidR="00724122">
        <w:t>Given these preliminary analyses, a</w:t>
      </w:r>
      <w:r w:rsidR="00793C81">
        <w:t xml:space="preserve"> filtered </w:t>
      </w:r>
      <w:r w:rsidR="009B275E">
        <w:t>(</w:t>
      </w:r>
      <w:r w:rsidR="00793C81">
        <w:t>and expanded</w:t>
      </w:r>
      <w:r w:rsidR="009B275E">
        <w:t>)</w:t>
      </w:r>
      <w:r w:rsidR="00EE0277">
        <w:t xml:space="preserve"> </w:t>
      </w:r>
      <w:r w:rsidR="005031ED">
        <w:t>MOMD</w:t>
      </w:r>
      <w:r w:rsidR="00E90644">
        <w:t xml:space="preserve"> to be used for inference was constructed</w:t>
      </w:r>
      <w:r w:rsidR="005031ED">
        <w:t xml:space="preserve"> </w:t>
      </w:r>
      <w:r w:rsidR="00793C81">
        <w:t xml:space="preserve">in three steps. </w:t>
      </w:r>
      <w:r w:rsidR="00362A79">
        <w:t xml:space="preserve">First, </w:t>
      </w:r>
      <w:r w:rsidR="00EE4CD4">
        <w:t xml:space="preserve">37 sequences that belong to </w:t>
      </w:r>
      <w:r w:rsidR="007A2D41">
        <w:rPr>
          <w:rFonts w:hint="eastAsia"/>
        </w:rPr>
        <w:t>either</w:t>
      </w:r>
      <w:r w:rsidR="007A2D41">
        <w:t xml:space="preserve"> </w:t>
      </w:r>
      <w:r w:rsidR="00EE4CD4">
        <w:t>the</w:t>
      </w:r>
      <w:r w:rsidR="000E4449">
        <w:t xml:space="preserve"> set of</w:t>
      </w:r>
      <w:r w:rsidR="00EE4CD4">
        <w:t xml:space="preserve"> </w:t>
      </w:r>
      <w:r w:rsidR="00546A6C">
        <w:t>39</w:t>
      </w:r>
      <w:r w:rsidR="00EE0277">
        <w:t xml:space="preserve"> </w:t>
      </w:r>
      <w:r w:rsidR="00793C81">
        <w:t xml:space="preserve">potential common gut bacterial </w:t>
      </w:r>
      <w:r w:rsidR="00EE0277">
        <w:t xml:space="preserve">sequences </w:t>
      </w:r>
      <w:r w:rsidR="00EE4CD4">
        <w:t xml:space="preserve">or </w:t>
      </w:r>
      <w:r w:rsidR="00DC3B38">
        <w:rPr>
          <w:rFonts w:hint="eastAsia"/>
        </w:rPr>
        <w:t>the</w:t>
      </w:r>
      <w:r w:rsidR="00DC3B38">
        <w:t xml:space="preserve"> </w:t>
      </w:r>
      <w:r w:rsidR="00DC3B38">
        <w:rPr>
          <w:rFonts w:hint="eastAsia"/>
        </w:rPr>
        <w:t>taxa</w:t>
      </w:r>
      <w:r w:rsidR="00EE4CD4">
        <w:t xml:space="preserve"> that co</w:t>
      </w:r>
      <w:r w:rsidR="00546A6C">
        <w:t>ntains at least 3</w:t>
      </w:r>
      <w:r w:rsidR="00EE4CD4">
        <w:t xml:space="preserve"> sequences in the set, but not matched to the 17 oral-typical ASVs, were removed. </w:t>
      </w:r>
      <w:r w:rsidR="00D05D52">
        <w:t>Next</w:t>
      </w:r>
      <w:r w:rsidR="00362A79">
        <w:t>, the</w:t>
      </w:r>
      <w:r w:rsidR="009B275E">
        <w:t xml:space="preserve"> </w:t>
      </w:r>
      <w:r w:rsidR="005031ED">
        <w:t>29 sequences</w:t>
      </w:r>
      <w:r w:rsidR="00EE0277">
        <w:t xml:space="preserve"> </w:t>
      </w:r>
      <w:r w:rsidR="00EE4CD4">
        <w:t>matching the 17 oral-typical ASVs</w:t>
      </w:r>
      <w:r w:rsidR="009B275E">
        <w:t xml:space="preserve"> </w:t>
      </w:r>
      <w:r w:rsidR="00546A6C">
        <w:t>from</w:t>
      </w:r>
      <w:r w:rsidR="00EE0277">
        <w:t xml:space="preserve"> the coverage test</w:t>
      </w:r>
      <w:r w:rsidR="009B275E">
        <w:t xml:space="preserve"> were added. </w:t>
      </w:r>
      <w:r w:rsidR="00362A79">
        <w:t>Finally,</w:t>
      </w:r>
      <w:r w:rsidR="009B275E">
        <w:t xml:space="preserve"> </w:t>
      </w:r>
      <w:r w:rsidR="00EE0277">
        <w:t>7 redundant sequences</w:t>
      </w:r>
      <w:r w:rsidR="00EE4CD4">
        <w:t xml:space="preserve"> </w:t>
      </w:r>
      <w:r w:rsidR="00F152FD">
        <w:t xml:space="preserve">were found </w:t>
      </w:r>
      <w:r w:rsidR="00904D69">
        <w:t xml:space="preserve">and removed </w:t>
      </w:r>
      <w:r w:rsidR="00F152FD">
        <w:t xml:space="preserve">if there exist </w:t>
      </w:r>
      <w:r w:rsidR="00EE4CD4">
        <w:t xml:space="preserve">longer </w:t>
      </w:r>
      <w:r w:rsidR="00F152FD">
        <w:t>sequences</w:t>
      </w:r>
      <w:r w:rsidR="00EE4CD4">
        <w:t xml:space="preserve"> that fully contain them as part</w:t>
      </w:r>
      <w:r w:rsidR="00F152FD">
        <w:t>s</w:t>
      </w:r>
      <w:r w:rsidR="00904D69">
        <w:t>.</w:t>
      </w:r>
    </w:p>
    <w:p w14:paraId="3E22B366" w14:textId="77777777" w:rsidR="00144DBE" w:rsidRPr="00AC26F8" w:rsidRDefault="00144DBE" w:rsidP="000A48DA"/>
    <w:p w14:paraId="7D5F078C" w14:textId="08F4E6C4" w:rsidR="00226142" w:rsidRDefault="00770908" w:rsidP="000A48DA">
      <w:pPr>
        <w:rPr>
          <w:b/>
        </w:rPr>
      </w:pPr>
      <w:r w:rsidRPr="00AC26F8">
        <w:rPr>
          <w:b/>
        </w:rPr>
        <w:t xml:space="preserve">16S amplicon </w:t>
      </w:r>
      <w:r w:rsidR="009A1C7C">
        <w:rPr>
          <w:b/>
        </w:rPr>
        <w:t>sequencing</w:t>
      </w:r>
    </w:p>
    <w:p w14:paraId="442F58C2" w14:textId="63ED2124" w:rsidR="00770908" w:rsidRDefault="00127473" w:rsidP="00127473">
      <w:r>
        <w:t xml:space="preserve">The &gt;10,000 microbiome samples from the adult allo-HCT recipients were </w:t>
      </w:r>
      <w:r w:rsidR="00CA0C0F">
        <w:t xml:space="preserve">previously </w:t>
      </w:r>
      <w:r>
        <w:t>analyzed by an</w:t>
      </w:r>
      <w:r w:rsidRPr="00AC26F8">
        <w:t xml:space="preserve"> in-house processing pipeline </w:t>
      </w:r>
      <w:r>
        <w:t xml:space="preserve">and the </w:t>
      </w:r>
      <w:r w:rsidR="004B0605">
        <w:t>ASV profiles</w:t>
      </w:r>
      <w:r>
        <w:t xml:space="preserve"> were available in a recent compilation study </w:t>
      </w:r>
      <w:r w:rsidR="00770908" w:rsidRPr="00AC26F8">
        <w:fldChar w:fldCharType="begin"/>
      </w:r>
      <w:r w:rsidR="00D42550" w:rsidRPr="00AC26F8">
        <w:instrText>ADDIN F1000_CSL_CITATION&lt;~#@#~&gt;[{"DOI":"10.1038/s41597-021-00860-8","First":false,"Last":false,"PMCID":"PMC7925583","PMID":"33654104","abstract":"The impact of the gut microbiota in human health is affected by several factors including its composition, drug administrations, therapeutic interventions and underlying diseases. Unfortunately, many human microbiota datasets available publicly were collected to study the impact of single variables, and typically consist of outpatients in cross-sectional studies, have small sample numbers and/or lack metadata to account for confounders. These limitations can complicate reusing the data for questions outside their original focus. Here, we provide comprehensive longitudinal patient dataset that overcomes those limitations: a collection of fecal microbiota compositions (&gt;10,000 microbiota samples from &gt;1,000 patients) and a rich description of the \"hospitalome\" experienced by the hosts, i.e., their drug exposures and other metadata from patients with cancer, hospitalized to receive allogeneic hematopoietic cell transplantation (allo-HCT) at a large cancer center in the United States. We present five examples of how to apply these data to address clinical and scientific questions on host-associated microbial communities.","author":[{"family":"Liao","given":"Chen"},{"family":"Taylor","given":"Bradford P"},{"family":"Ceccarani","given":"Camilla"},{"family":"Fontana","given":"Emily"},{"family":"Amoretti","given":"Luigi A"},{"family":"Wright","given":"Roberta J"},{"family":"Gomes","given":"Antonio L C"},{"family":"Peled","given":"Jonathan U"},{"family":"Taur","given":"Ying"},{"family":"Perales","given":"Miguel-Angel"},{"family":"van den Brink","given":"Marcel R M"},{"family":"Littmann","given":"Eric"},{"family":"Pamer","given":"Eric G"},{"family":"Schluter","given":"Jonas"},{"family":"Xavier","given":"Joao B"}],"authorYearDisplayFormat":false,"citation-label":"10650849","container-title":"Scientific data","container-title-short":"Sci. Data","id":"10650849","invisible":false,"issue":"1","issued":{"date-parts":[["2021","3","2"]]},"journalAbbreviation":"Sci. Data","page":"71","suppress-author":false,"title":"Compilation of longitudinal microbiota data and hospitalome from hematopoietic cell transplantation patients.","type":"article-journal","volume":"8"}]</w:instrText>
      </w:r>
      <w:r w:rsidR="00770908" w:rsidRPr="00AC26F8">
        <w:fldChar w:fldCharType="separate"/>
      </w:r>
      <w:r w:rsidR="00D42550" w:rsidRPr="00AC26F8">
        <w:t>(Liao et al., 2021)</w:t>
      </w:r>
      <w:r w:rsidR="00770908" w:rsidRPr="00AC26F8">
        <w:fldChar w:fldCharType="end"/>
      </w:r>
      <w:r w:rsidR="00770908" w:rsidRPr="00AC26F8">
        <w:t xml:space="preserve">. Briefly, </w:t>
      </w:r>
      <w:r w:rsidR="004B0605">
        <w:t>r</w:t>
      </w:r>
      <w:r w:rsidR="00770908" w:rsidRPr="00AC26F8">
        <w:t>eads were trimmed to the first 180 bp or the first point with a quality score Q&lt;2</w:t>
      </w:r>
      <w:r w:rsidR="004B0605">
        <w:t xml:space="preserve">, and </w:t>
      </w:r>
      <w:r w:rsidR="00770908" w:rsidRPr="00AC26F8">
        <w:t>removed if they contained ambiguous nucleotides (N) or if two or more errors were expected based on the quality of the trimmed read</w:t>
      </w:r>
      <w:r w:rsidR="004B0605">
        <w:t>s</w:t>
      </w:r>
      <w:r w:rsidR="00770908" w:rsidRPr="00AC26F8">
        <w:t xml:space="preserve">. </w:t>
      </w:r>
      <w:r w:rsidR="004B0605" w:rsidRPr="00AC26F8">
        <w:t xml:space="preserve">ASVs were identified using </w:t>
      </w:r>
      <w:r w:rsidR="004B0605">
        <w:t>DADA2</w:t>
      </w:r>
      <w:r w:rsidR="00A30966">
        <w:t xml:space="preserve"> (</w:t>
      </w:r>
      <w:r w:rsidR="00A30966" w:rsidRPr="00AC26F8">
        <w:t>Divisive Amplicon Denoising Algorithm</w:t>
      </w:r>
      <w:r w:rsidR="00A30966">
        <w:t>)</w:t>
      </w:r>
      <w:r w:rsidR="00A30966" w:rsidRPr="00226142">
        <w:t xml:space="preserve"> </w:t>
      </w:r>
      <w:r w:rsidR="004B0605">
        <w:fldChar w:fldCharType="begin"/>
      </w:r>
      <w:r w:rsidR="00A30966">
        <w:instrText xml:space="preserve"> ADDIN EN.CITE &lt;EndNote&gt;&lt;Cite&gt;&lt;Author&gt;Callahan&lt;/Author&gt;&lt;Year&gt;2016&lt;/Year&gt;&lt;RecNum&gt;65&lt;/RecNum&gt;&lt;DisplayText&gt;(Callahan&lt;style face="italic"&gt; et al.&lt;/style&gt;, 2016)&lt;/DisplayText&gt;&lt;record&gt;&lt;rec-number&gt;65&lt;/rec-number&gt;&lt;foreign-keys&gt;&lt;key app="EN" db-id="eeaavdvxvv5azseddsrxz2d0vpf5v0xr9ea5" timestamp="1661343941"&gt;65&lt;/key&gt;&lt;/foreign-keys&gt;&lt;ref-type name="Journal Article"&gt;17&lt;/ref-type&gt;&lt;contributors&gt;&lt;authors&gt;&lt;author&gt;Callahan, Benjamin J&lt;/author&gt;&lt;author&gt;McMurdie, Paul J&lt;/author&gt;&lt;author&gt;Rosen, Michael J&lt;/author&gt;&lt;author&gt;Han, Andrew W&lt;/author&gt;&lt;author&gt;Johnson, Amy Jo A&lt;/author&gt;&lt;author&gt;Holmes, Susan P&lt;/author&gt;&lt;/authors&gt;&lt;/contributors&gt;&lt;titles&gt;&lt;title&gt;DADA2: High-resolution sample inference from Illumina amplicon data&lt;/title&gt;&lt;secondary-title&gt;Nature methods&lt;/secondary-title&gt;&lt;/titles&gt;&lt;periodical&gt;&lt;full-title&gt;Nature methods&lt;/full-title&gt;&lt;/periodical&gt;&lt;pages&gt;581-583&lt;/pages&gt;&lt;volume&gt;13&lt;/volume&gt;&lt;number&gt;7&lt;/number&gt;&lt;dates&gt;&lt;year&gt;2016&lt;/year&gt;&lt;/dates&gt;&lt;isbn&gt;1548-7105&lt;/isbn&gt;&lt;urls&gt;&lt;/urls&gt;&lt;/record&gt;&lt;/Cite&gt;&lt;/EndNote&gt;</w:instrText>
      </w:r>
      <w:r w:rsidR="004B0605">
        <w:fldChar w:fldCharType="separate"/>
      </w:r>
      <w:r w:rsidR="00A30966">
        <w:rPr>
          <w:noProof/>
        </w:rPr>
        <w:t>(Callahan</w:t>
      </w:r>
      <w:r w:rsidR="00A30966" w:rsidRPr="00A30966">
        <w:rPr>
          <w:i/>
          <w:noProof/>
        </w:rPr>
        <w:t xml:space="preserve"> et al.</w:t>
      </w:r>
      <w:r w:rsidR="00A30966">
        <w:rPr>
          <w:noProof/>
        </w:rPr>
        <w:t>, 2016)</w:t>
      </w:r>
      <w:r w:rsidR="004B0605">
        <w:fldChar w:fldCharType="end"/>
      </w:r>
      <w:r w:rsidR="004B0605">
        <w:t xml:space="preserve"> and</w:t>
      </w:r>
      <w:r w:rsidR="004B0605" w:rsidRPr="00AC26F8">
        <w:t xml:space="preserve"> </w:t>
      </w:r>
      <w:r w:rsidR="004B0605">
        <w:t xml:space="preserve">classified </w:t>
      </w:r>
      <w:r w:rsidR="00A53565">
        <w:t xml:space="preserve">by </w:t>
      </w:r>
      <w:proofErr w:type="spellStart"/>
      <w:r w:rsidR="00A53565">
        <w:t>IDTaxa</w:t>
      </w:r>
      <w:proofErr w:type="spellEnd"/>
      <w:r w:rsidR="00A53565">
        <w:t xml:space="preserve"> </w:t>
      </w:r>
      <w:r w:rsidR="00A53565">
        <w:fldChar w:fldCharType="begin"/>
      </w:r>
      <w:r w:rsidR="00A53565">
        <w:instrText xml:space="preserve"> ADDIN EN.CITE &lt;EndNote&gt;&lt;Cite&gt;&lt;Author&gt;Murali&lt;/Author&gt;&lt;Year&gt;2018&lt;/Year&gt;&lt;RecNum&gt;66&lt;/RecNum&gt;&lt;DisplayText&gt;(Murali et al., 2018)&lt;/DisplayText&gt;&lt;record&gt;&lt;rec-number&gt;66&lt;/rec-number&gt;&lt;foreign-keys&gt;&lt;key app="EN" db-id="eeaavdvxvv5azseddsrxz2d0vpf5v0xr9ea5" timestamp="1661344112"&gt;66&lt;/key&gt;&lt;/foreign-keys&gt;&lt;ref-type name="Journal Article"&gt;17&lt;/ref-type&gt;&lt;contributors&gt;&lt;authors&gt;&lt;author&gt;Murali, Adithya&lt;/author&gt;&lt;author&gt;Bhargava, Aniruddha&lt;/author&gt;&lt;author&gt;Wright, Erik S&lt;/author&gt;&lt;/authors&gt;&lt;/contributors&gt;&lt;titles&gt;&lt;title&gt;IDTAXA: a novel approach for accurate taxonomic classification of microbiome sequences&lt;/title&gt;&lt;secondary-title&gt;Microbiome&lt;/secondary-title&gt;&lt;/titles&gt;&lt;periodical&gt;&lt;full-title&gt;Microbiome&lt;/full-title&gt;&lt;/periodical&gt;&lt;pages&gt;1-14&lt;/pages&gt;&lt;volume&gt;6&lt;/volume&gt;&lt;number&gt;1&lt;/number&gt;&lt;dates&gt;&lt;year&gt;2018&lt;/year&gt;&lt;/dates&gt;&lt;isbn&gt;2049-2618&lt;/isbn&gt;&lt;urls&gt;&lt;/urls&gt;&lt;/record&gt;&lt;/Cite&gt;&lt;/EndNote&gt;</w:instrText>
      </w:r>
      <w:r w:rsidR="00A53565">
        <w:fldChar w:fldCharType="separate"/>
      </w:r>
      <w:r w:rsidR="00A53565">
        <w:rPr>
          <w:noProof/>
        </w:rPr>
        <w:t>(Murali et al., 2018)</w:t>
      </w:r>
      <w:r w:rsidR="00A53565">
        <w:fldChar w:fldCharType="end"/>
      </w:r>
      <w:r w:rsidR="00A53565">
        <w:t xml:space="preserve"> </w:t>
      </w:r>
      <w:r w:rsidR="00770908" w:rsidRPr="00AC26F8">
        <w:t xml:space="preserve">and the SILVA </w:t>
      </w:r>
      <w:r w:rsidR="00206AFE">
        <w:t>v</w:t>
      </w:r>
      <w:r w:rsidR="00770908" w:rsidRPr="00AC26F8">
        <w:t>138 database</w:t>
      </w:r>
      <w:r w:rsidR="00571184">
        <w:t xml:space="preserve"> </w:t>
      </w:r>
      <w:r w:rsidR="00571184">
        <w:fldChar w:fldCharType="begin"/>
      </w:r>
      <w:r w:rsidR="00D177EB">
        <w:instrText xml:space="preserve"> ADDIN EN.CITE &lt;EndNote&gt;&lt;Cite&gt;&lt;Author&gt;Quast&lt;/Author&gt;&lt;Year&gt;2012&lt;/Year&gt;&lt;RecNum&gt;70&lt;/RecNum&gt;&lt;DisplayText&gt;(Quast&lt;style face="italic"&gt; et al.&lt;/style&gt;, 2012)&lt;/DisplayText&gt;&lt;record&gt;&lt;rec-number&gt;70&lt;/rec-number&gt;&lt;foreign-keys&gt;&lt;key app="EN" db-id="eeaavdvxvv5azseddsrxz2d0vpf5v0xr9ea5" timestamp="1661345271"&gt;70&lt;/key&gt;&lt;/foreign-keys&gt;&lt;ref-type name="Journal Article"&gt;17&lt;/ref-type&gt;&lt;contributors&gt;&lt;authors&gt;&lt;author&gt;Quast, Christian&lt;/author&gt;&lt;author&gt;Pruesse, Elmar&lt;/author&gt;&lt;author&gt;Yilmaz, Pelin&lt;/author&gt;&lt;author&gt;Gerken, Jan&lt;/author&gt;&lt;author&gt;Schweer, Timmy&lt;/author&gt;&lt;author&gt;Yarza, Pablo&lt;/author&gt;&lt;author&gt;Peplies, Jörg&lt;/author&gt;&lt;author&gt;Glöckner, Frank Oliver&lt;/author&gt;&lt;/authors&gt;&lt;/contributors&gt;&lt;titles&gt;&lt;title&gt;The SILVA ribosomal RNA gene database project: improved data processing and web-based tools&lt;/title&gt;&lt;secondary-title&gt;Nucleic acids research&lt;/secondary-title&gt;&lt;/titles&gt;&lt;periodical&gt;&lt;full-title&gt;Nucleic acids research&lt;/full-title&gt;&lt;/periodical&gt;&lt;pages&gt;D590-D596&lt;/pages&gt;&lt;volume&gt;41&lt;/volume&gt;&lt;number&gt;D1&lt;/number&gt;&lt;dates&gt;&lt;year&gt;2012&lt;/year&gt;&lt;/dates&gt;&lt;isbn&gt;0305-1048&lt;/isbn&gt;&lt;urls&gt;&lt;/urls&gt;&lt;/record&gt;&lt;/Cite&gt;&lt;/EndNote&gt;</w:instrText>
      </w:r>
      <w:r w:rsidR="00571184">
        <w:fldChar w:fldCharType="separate"/>
      </w:r>
      <w:r w:rsidR="00D177EB">
        <w:rPr>
          <w:noProof/>
        </w:rPr>
        <w:t>(Quast</w:t>
      </w:r>
      <w:r w:rsidR="00D177EB" w:rsidRPr="00D177EB">
        <w:rPr>
          <w:i/>
          <w:noProof/>
        </w:rPr>
        <w:t xml:space="preserve"> et al.</w:t>
      </w:r>
      <w:r w:rsidR="00D177EB">
        <w:rPr>
          <w:noProof/>
        </w:rPr>
        <w:t>, 2012)</w:t>
      </w:r>
      <w:r w:rsidR="00571184">
        <w:fldChar w:fldCharType="end"/>
      </w:r>
      <w:r w:rsidR="00770908" w:rsidRPr="00AC26F8">
        <w:t>.</w:t>
      </w:r>
    </w:p>
    <w:p w14:paraId="5195BEBB" w14:textId="37E35106" w:rsidR="00CA0C0F" w:rsidRDefault="00CA0C0F" w:rsidP="00127473"/>
    <w:p w14:paraId="26A81305" w14:textId="12F4FCED" w:rsidR="00CA0C0F" w:rsidRDefault="00CA0C0F" w:rsidP="00127473">
      <w:r>
        <w:t xml:space="preserve">The </w:t>
      </w:r>
      <w:r w:rsidR="00DB4841" w:rsidRPr="00226142">
        <w:t>demultiplexed and primer-trimmed</w:t>
      </w:r>
      <w:r w:rsidR="00DB4841">
        <w:t xml:space="preserve"> </w:t>
      </w:r>
      <w:r w:rsidR="00180F2C">
        <w:t>HMP 16S sequences</w:t>
      </w:r>
      <w:r w:rsidR="00DB4841">
        <w:t xml:space="preserve"> were</w:t>
      </w:r>
      <w:r w:rsidR="00180F2C">
        <w:t xml:space="preserve"> downloaded from the </w:t>
      </w:r>
      <w:proofErr w:type="spellStart"/>
      <w:r w:rsidR="00180F2C">
        <w:t>Qitta</w:t>
      </w:r>
      <w:proofErr w:type="spellEnd"/>
      <w:r w:rsidR="00180F2C">
        <w:t xml:space="preserve"> repository</w:t>
      </w:r>
      <w:r w:rsidR="00FA2FDB">
        <w:t xml:space="preserve"> </w:t>
      </w:r>
      <w:r w:rsidR="00FA2FDB">
        <w:fldChar w:fldCharType="begin"/>
      </w:r>
      <w:r w:rsidR="00FA2FDB">
        <w:instrText xml:space="preserve"> ADDIN EN.CITE &lt;EndNote&gt;&lt;Cite&gt;&lt;Author&gt;Gonzalez&lt;/Author&gt;&lt;Year&gt;2018&lt;/Year&gt;&lt;RecNum&gt;69&lt;/RecNum&gt;&lt;DisplayText&gt;(Gonzalez et al., 2018)&lt;/DisplayText&gt;&lt;record&gt;&lt;rec-number&gt;69&lt;/rec-number&gt;&lt;foreign-keys&gt;&lt;key app="EN" db-id="eeaavdvxvv5azseddsrxz2d0vpf5v0xr9ea5" timestamp="1661345141"&gt;69&lt;/key&gt;&lt;/foreign-keys&gt;&lt;ref-type name="Journal Article"&gt;17&lt;/ref-type&gt;&lt;contributors&gt;&lt;authors&gt;&lt;author&gt;Gonzalez, Antonio&lt;/author&gt;&lt;author&gt;Navas-Molina, Jose A&lt;/author&gt;&lt;author&gt;Kosciolek, Tomasz&lt;/author&gt;&lt;author&gt;McDonald, Daniel&lt;/author&gt;&lt;author&gt;Vázquez-Baeza, Yoshiki&lt;/author&gt;&lt;author&gt;Ackermann, Gail&lt;/author&gt;&lt;author&gt;DeReus, Jeff&lt;/author&gt;&lt;author&gt;Janssen, Stefan&lt;/author&gt;&lt;author&gt;Swafford, Austin D&lt;/author&gt;&lt;author&gt;Orchanian, Stephanie B&lt;/author&gt;&lt;/authors&gt;&lt;/contributors&gt;&lt;titles&gt;&lt;title&gt;Qiita: rapid, web-enabled microbiome meta-analysis&lt;/title&gt;&lt;secondary-title&gt;Nature methods&lt;/secondary-title&gt;&lt;/titles&gt;&lt;periodical&gt;&lt;full-title&gt;Nature methods&lt;/full-title&gt;&lt;/periodical&gt;&lt;pages&gt;796-798&lt;/pages&gt;&lt;volume&gt;15&lt;/volume&gt;&lt;number&gt;10&lt;/number&gt;&lt;dates&gt;&lt;year&gt;2018&lt;/year&gt;&lt;/dates&gt;&lt;isbn&gt;1548-7105&lt;/isbn&gt;&lt;urls&gt;&lt;/urls&gt;&lt;/record&gt;&lt;/Cite&gt;&lt;/EndNote&gt;</w:instrText>
      </w:r>
      <w:r w:rsidR="00FA2FDB">
        <w:fldChar w:fldCharType="separate"/>
      </w:r>
      <w:r w:rsidR="00FA2FDB">
        <w:rPr>
          <w:noProof/>
        </w:rPr>
        <w:t>(Gonzalez et al., 2018)</w:t>
      </w:r>
      <w:r w:rsidR="00FA2FDB">
        <w:fldChar w:fldCharType="end"/>
      </w:r>
      <w:r w:rsidR="00180F2C">
        <w:t xml:space="preserve"> </w:t>
      </w:r>
      <w:r w:rsidR="00DB4841">
        <w:t>and processed by QIIME (</w:t>
      </w:r>
      <w:r w:rsidR="00DB4841" w:rsidRPr="00DB4841">
        <w:t>Quantitative Insights Into Microbial Ecology</w:t>
      </w:r>
      <w:r w:rsidR="00DB4841">
        <w:t xml:space="preserve">) 2 </w:t>
      </w:r>
      <w:r w:rsidR="00DB4841">
        <w:fldChar w:fldCharType="begin"/>
      </w:r>
      <w:r w:rsidR="00DB4841">
        <w:instrText xml:space="preserve"> ADDIN EN.CITE &lt;EndNote&gt;&lt;Cite&gt;&lt;Author&gt;Bolyen&lt;/Author&gt;&lt;Year&gt;2019&lt;/Year&gt;&lt;RecNum&gt;67&lt;/RecNum&gt;&lt;DisplayText&gt;(Bolyen&lt;style face="italic"&gt; et al.&lt;/style&gt;, 2019)&lt;/DisplayText&gt;&lt;record&gt;&lt;rec-number&gt;67&lt;/rec-number&gt;&lt;foreign-keys&gt;&lt;key app="EN" db-id="eeaavdvxvv5azseddsrxz2d0vpf5v0xr9ea5" timestamp="1661344564"&gt;67&lt;/key&gt;&lt;/foreign-keys&gt;&lt;ref-type name="Journal Article"&gt;17&lt;/ref-type&gt;&lt;contributors&gt;&lt;authors&gt;&lt;author&gt;Bolyen, Evan&lt;/author&gt;&lt;author&gt;Rideout, Jai Ram&lt;/author&gt;&lt;author&gt;Dillon, Matthew R&lt;/author&gt;&lt;author&gt;Bokulich, Nicholas A&lt;/author&gt;&lt;author&gt;Abnet, Christian C&lt;/author&gt;&lt;author&gt;Al-Ghalith, Gabriel A&lt;/author&gt;&lt;author&gt;Alexander, Harriet&lt;/author&gt;&lt;author&gt;Alm, Eric J&lt;/author&gt;&lt;author&gt;Arumugam, Manimozhiyan&lt;/author&gt;&lt;author&gt;Asnicar, Francesco&lt;/author&gt;&lt;/authors&gt;&lt;/contributors&gt;&lt;titles&gt;&lt;title&gt;Reproducible, interactive, scalable and extensible microbiome data science using QIIME 2&lt;/title&gt;&lt;secondary-title&gt;Nature biotechnology&lt;/secondary-title&gt;&lt;/titles&gt;&lt;periodical&gt;&lt;full-title&gt;Nature biotechnology&lt;/full-title&gt;&lt;/periodical&gt;&lt;pages&gt;852-857&lt;/pages&gt;&lt;volume&gt;37&lt;/volume&gt;&lt;number&gt;8&lt;/number&gt;&lt;dates&gt;&lt;year&gt;2019&lt;/year&gt;&lt;/dates&gt;&lt;isbn&gt;1546-1696&lt;/isbn&gt;&lt;urls&gt;&lt;/urls&gt;&lt;/record&gt;&lt;/Cite&gt;&lt;/EndNote&gt;</w:instrText>
      </w:r>
      <w:r w:rsidR="00DB4841">
        <w:fldChar w:fldCharType="separate"/>
      </w:r>
      <w:r w:rsidR="00DB4841">
        <w:rPr>
          <w:noProof/>
        </w:rPr>
        <w:t>(Bolyen</w:t>
      </w:r>
      <w:r w:rsidR="00DB4841" w:rsidRPr="00DB4841">
        <w:rPr>
          <w:i/>
          <w:noProof/>
        </w:rPr>
        <w:t xml:space="preserve"> et al.</w:t>
      </w:r>
      <w:r w:rsidR="00DB4841">
        <w:rPr>
          <w:noProof/>
        </w:rPr>
        <w:t>, 2019)</w:t>
      </w:r>
      <w:r w:rsidR="00DB4841">
        <w:fldChar w:fldCharType="end"/>
      </w:r>
      <w:r w:rsidR="00DB4841">
        <w:t xml:space="preserve"> </w:t>
      </w:r>
      <w:r>
        <w:t xml:space="preserve">. </w:t>
      </w:r>
      <w:r w:rsidRPr="00226142">
        <w:t>DADA2</w:t>
      </w:r>
      <w:r>
        <w:t xml:space="preserve"> </w:t>
      </w:r>
      <w:r w:rsidRPr="00226142">
        <w:t xml:space="preserve">was used to denoise data and generate </w:t>
      </w:r>
      <w:r w:rsidR="00A30966">
        <w:t xml:space="preserve">an ASV </w:t>
      </w:r>
      <w:r w:rsidRPr="00226142">
        <w:t>per sample counts table, using the</w:t>
      </w:r>
      <w:r w:rsidR="00180F2C">
        <w:t xml:space="preserve"> </w:t>
      </w:r>
      <w:r w:rsidR="00206AFE">
        <w:t xml:space="preserve">QIIME </w:t>
      </w:r>
      <w:r w:rsidRPr="00226142">
        <w:t xml:space="preserve">denoise-pyro plugin </w:t>
      </w:r>
      <w:r w:rsidR="00A30966">
        <w:fldChar w:fldCharType="begin"/>
      </w:r>
      <w:r w:rsidR="00A30966">
        <w:instrText xml:space="preserve"> ADDIN EN.CITE &lt;EndNote&gt;&lt;Cite&gt;&lt;Author&gt;Bolyen&lt;/Author&gt;&lt;Year&gt;2019&lt;/Year&gt;&lt;RecNum&gt;67&lt;/RecNum&gt;&lt;DisplayText&gt;(Bolyen&lt;style face="italic"&gt; et al.&lt;/style&gt;, 2019)&lt;/DisplayText&gt;&lt;record&gt;&lt;rec-number&gt;67&lt;/rec-number&gt;&lt;foreign-keys&gt;&lt;key app="EN" db-id="eeaavdvxvv5azseddsrxz2d0vpf5v0xr9ea5" timestamp="1661344564"&gt;67&lt;/key&gt;&lt;/foreign-keys&gt;&lt;ref-type name="Journal Article"&gt;17&lt;/ref-type&gt;&lt;contributors&gt;&lt;authors&gt;&lt;author&gt;Bolyen, Evan&lt;/author&gt;&lt;author&gt;Rideout, Jai Ram&lt;/author&gt;&lt;author&gt;Dillon, Matthew R&lt;/author&gt;&lt;author&gt;Bokulich, Nicholas A&lt;/author&gt;&lt;author&gt;Abnet, Christian C&lt;/author&gt;&lt;author&gt;Al-Ghalith, Gabriel A&lt;/author&gt;&lt;author&gt;Alexander, Harriet&lt;/author&gt;&lt;author&gt;Alm, Eric J&lt;/author&gt;&lt;author&gt;Arumugam, Manimozhiyan&lt;/author&gt;&lt;author&gt;Asnicar, Francesco&lt;/author&gt;&lt;/authors&gt;&lt;/contributors&gt;&lt;titles&gt;&lt;title&gt;Reproducible, interactive, scalable and extensible microbiome data science using QIIME 2&lt;/title&gt;&lt;secondary-title&gt;Nature biotechnology&lt;/secondary-title&gt;&lt;/titles&gt;&lt;periodical&gt;&lt;full-title&gt;Nature biotechnology&lt;/full-title&gt;&lt;/periodical&gt;&lt;pages&gt;852-857&lt;/pages&gt;&lt;volume&gt;37&lt;/volume&gt;&lt;number&gt;8&lt;/number&gt;&lt;dates&gt;&lt;year&gt;2019&lt;/year&gt;&lt;/dates&gt;&lt;isbn&gt;1546-1696&lt;/isbn&gt;&lt;urls&gt;&lt;/urls&gt;&lt;/record&gt;&lt;/Cite&gt;&lt;/EndNote&gt;</w:instrText>
      </w:r>
      <w:r w:rsidR="00A30966">
        <w:fldChar w:fldCharType="separate"/>
      </w:r>
      <w:r w:rsidR="00A30966">
        <w:rPr>
          <w:noProof/>
        </w:rPr>
        <w:t>(Bolyen</w:t>
      </w:r>
      <w:r w:rsidR="00A30966" w:rsidRPr="00A30966">
        <w:rPr>
          <w:i/>
          <w:noProof/>
        </w:rPr>
        <w:t xml:space="preserve"> et al.</w:t>
      </w:r>
      <w:r w:rsidR="00A30966">
        <w:rPr>
          <w:noProof/>
        </w:rPr>
        <w:t>, 2019)</w:t>
      </w:r>
      <w:r w:rsidR="00A30966">
        <w:fldChar w:fldCharType="end"/>
      </w:r>
      <w:r w:rsidRPr="00226142">
        <w:t>. Parameter --p-</w:t>
      </w:r>
      <w:proofErr w:type="spellStart"/>
      <w:r w:rsidRPr="00226142">
        <w:t>trunc</w:t>
      </w:r>
      <w:proofErr w:type="spellEnd"/>
      <w:r w:rsidRPr="00226142">
        <w:t>-</w:t>
      </w:r>
      <w:proofErr w:type="spellStart"/>
      <w:r w:rsidRPr="00226142">
        <w:t>len</w:t>
      </w:r>
      <w:proofErr w:type="spellEnd"/>
      <w:r w:rsidRPr="00226142">
        <w:t xml:space="preserve"> 395 was used to remove low quality tails. Taxonomy classification of the representative ASV sequences was performed </w:t>
      </w:r>
      <w:r w:rsidR="00171FD7">
        <w:t xml:space="preserve">using the QIIME plugin “feature-classifier” </w:t>
      </w:r>
      <w:r w:rsidR="00171FD7">
        <w:fldChar w:fldCharType="begin"/>
      </w:r>
      <w:r w:rsidR="00171FD7">
        <w:instrText xml:space="preserve"> ADDIN EN.CITE &lt;EndNote&gt;&lt;Cite&gt;&lt;Author&gt;Bokulich&lt;/Author&gt;&lt;Year&gt;2018&lt;/Year&gt;&lt;RecNum&gt;77&lt;/RecNum&gt;&lt;DisplayText&gt;(Bokulich et al., 2018)&lt;/DisplayText&gt;&lt;record&gt;&lt;rec-number&gt;77&lt;/rec-number&gt;&lt;foreign-keys&gt;&lt;key app="EN" db-id="eeaavdvxvv5azseddsrxz2d0vpf5v0xr9ea5" timestamp="1661370732"&gt;77&lt;/key&gt;&lt;/foreign-keys&gt;&lt;ref-type name="Journal Article"&gt;17&lt;/ref-type&gt;&lt;contributors&gt;&lt;authors&gt;&lt;author&gt;Bokulich, Nicholas A&lt;/author&gt;&lt;author&gt;Kaehler, Benjamin D&lt;/author&gt;&lt;author&gt;Rideout, Jai Ram&lt;/author&gt;&lt;author&gt;Dillon, Matthew&lt;/author&gt;&lt;author&gt;Bolyen, Evan&lt;/author&gt;&lt;author&gt;Knight, Rob&lt;/author&gt;&lt;author&gt;Huttley, Gavin A&lt;/author&gt;&lt;author&gt;Gregory Caporaso, J&lt;/author&gt;&lt;/authors&gt;&lt;/contributors&gt;&lt;titles&gt;&lt;title&gt;Optimizing taxonomic classification of marker-gene amplicon sequences with QIIME 2’s q2-feature-classifier plugin&lt;/title&gt;&lt;secondary-title&gt;Microbiome&lt;/secondary-title&gt;&lt;/titles&gt;&lt;periodical&gt;&lt;full-title&gt;Microbiome&lt;/full-title&gt;&lt;/periodical&gt;&lt;pages&gt;1-17&lt;/pages&gt;&lt;volume&gt;6&lt;/volume&gt;&lt;number&gt;1&lt;/number&gt;&lt;dates&gt;&lt;year&gt;2018&lt;/year&gt;&lt;/dates&gt;&lt;isbn&gt;2049-2618&lt;/isbn&gt;&lt;urls&gt;&lt;/urls&gt;&lt;/record&gt;&lt;/Cite&gt;&lt;/EndNote&gt;</w:instrText>
      </w:r>
      <w:r w:rsidR="00171FD7">
        <w:fldChar w:fldCharType="separate"/>
      </w:r>
      <w:r w:rsidR="00171FD7">
        <w:rPr>
          <w:noProof/>
        </w:rPr>
        <w:t>(Bokulich et al., 2018)</w:t>
      </w:r>
      <w:r w:rsidR="00171FD7">
        <w:fldChar w:fldCharType="end"/>
      </w:r>
      <w:r w:rsidR="00171FD7">
        <w:t xml:space="preserve"> and</w:t>
      </w:r>
      <w:r w:rsidRPr="00226142">
        <w:t xml:space="preserve"> the SILVA </w:t>
      </w:r>
      <w:r w:rsidR="002623EB">
        <w:t xml:space="preserve">v138 </w:t>
      </w:r>
      <w:r w:rsidRPr="00226142">
        <w:t>databas</w:t>
      </w:r>
      <w:r w:rsidR="002623EB">
        <w:t xml:space="preserve">e </w:t>
      </w:r>
      <w:r w:rsidR="002623EB">
        <w:fldChar w:fldCharType="begin"/>
      </w:r>
      <w:r w:rsidR="00571184">
        <w:instrText xml:space="preserve"> ADDIN EN.CITE &lt;EndNote&gt;&lt;Cite&gt;&lt;Author&gt;Quast&lt;/Author&gt;&lt;Year&gt;2012&lt;/Year&gt;&lt;RecNum&gt;70&lt;/RecNum&gt;&lt;DisplayText&gt;(Quast&lt;style face="italic"&gt; et al.&lt;/style&gt;, 2012)&lt;/DisplayText&gt;&lt;record&gt;&lt;rec-number&gt;70&lt;/rec-number&gt;&lt;foreign-keys&gt;&lt;key app="EN" db-id="eeaavdvxvv5azseddsrxz2d0vpf5v0xr9ea5" timestamp="1661345271"&gt;70&lt;/key&gt;&lt;/foreign-keys&gt;&lt;ref-type name="Journal Article"&gt;17&lt;/ref-type&gt;&lt;contributors&gt;&lt;authors&gt;&lt;author&gt;Quast, Christian&lt;/author&gt;&lt;author&gt;Pruesse, Elmar&lt;/author&gt;&lt;author&gt;Yilmaz, Pelin&lt;/author&gt;&lt;author&gt;Gerken, Jan&lt;/author&gt;&lt;author&gt;Schweer, Timmy&lt;/author&gt;&lt;author&gt;Yarza, Pablo&lt;/author&gt;&lt;author&gt;Peplies, Jörg&lt;/author&gt;&lt;author&gt;Glöckner, Frank Oliver&lt;/author&gt;&lt;/authors&gt;&lt;/contributors&gt;&lt;titles&gt;&lt;title&gt;The SILVA ribosomal RNA gene database project: improved data processing and web-based tools&lt;/title&gt;&lt;secondary-title&gt;Nucleic acids research&lt;/secondary-title&gt;&lt;/titles&gt;&lt;periodical&gt;&lt;full-title&gt;Nucleic acids research&lt;/full-title&gt;&lt;/periodical&gt;&lt;pages&gt;D590-D596&lt;/pages&gt;&lt;volume&gt;41&lt;/volume&gt;&lt;number&gt;D1&lt;/number&gt;&lt;dates&gt;&lt;year&gt;2012&lt;/year&gt;&lt;/dates&gt;&lt;isbn&gt;0305-1048&lt;/isbn&gt;&lt;urls&gt;&lt;/urls&gt;&lt;/record&gt;&lt;/Cite&gt;&lt;/EndNote&gt;</w:instrText>
      </w:r>
      <w:r w:rsidR="002623EB">
        <w:fldChar w:fldCharType="separate"/>
      </w:r>
      <w:r w:rsidR="00571184">
        <w:rPr>
          <w:noProof/>
        </w:rPr>
        <w:t>(Quast</w:t>
      </w:r>
      <w:r w:rsidR="00571184" w:rsidRPr="00571184">
        <w:rPr>
          <w:i/>
          <w:noProof/>
        </w:rPr>
        <w:t xml:space="preserve"> et al.</w:t>
      </w:r>
      <w:r w:rsidR="00571184">
        <w:rPr>
          <w:noProof/>
        </w:rPr>
        <w:t>, 2012)</w:t>
      </w:r>
      <w:r w:rsidR="002623EB">
        <w:fldChar w:fldCharType="end"/>
      </w:r>
      <w:r w:rsidRPr="00226142">
        <w:t xml:space="preserve">. </w:t>
      </w:r>
      <w:r w:rsidR="00171FD7">
        <w:t>The classification took three steps. W</w:t>
      </w:r>
      <w:r w:rsidR="00206AFE">
        <w:t>e f</w:t>
      </w:r>
      <w:r w:rsidRPr="00226142">
        <w:t>irst</w:t>
      </w:r>
      <w:r w:rsidR="00206AFE">
        <w:t xml:space="preserve"> extracted the</w:t>
      </w:r>
      <w:r w:rsidRPr="00226142">
        <w:t xml:space="preserve"> V3-V5 region</w:t>
      </w:r>
      <w:r w:rsidR="00206AFE">
        <w:t xml:space="preserve"> of </w:t>
      </w:r>
      <w:r w:rsidRPr="00226142">
        <w:t xml:space="preserve">the </w:t>
      </w:r>
      <w:r w:rsidR="00206AFE">
        <w:t xml:space="preserve">SILVA reference </w:t>
      </w:r>
      <w:r w:rsidRPr="00226142">
        <w:t>sequences using the</w:t>
      </w:r>
      <w:r w:rsidR="00206AFE">
        <w:t xml:space="preserve"> extract-reads </w:t>
      </w:r>
      <w:r w:rsidR="00171FD7">
        <w:t>method. Then we</w:t>
      </w:r>
      <w:r w:rsidR="00206AFE">
        <w:t xml:space="preserve"> created a classifier </w:t>
      </w:r>
      <w:r w:rsidR="00171FD7">
        <w:t xml:space="preserve">by using the </w:t>
      </w:r>
      <w:r w:rsidRPr="00226142">
        <w:t xml:space="preserve">fit-classifier-naïve-bayes </w:t>
      </w:r>
      <w:r w:rsidR="00171FD7">
        <w:t>method with extracted reads and the SILVA reference taxonomy</w:t>
      </w:r>
      <w:r w:rsidRPr="00226142">
        <w:t xml:space="preserve">. Finally, </w:t>
      </w:r>
      <w:r w:rsidR="00BD201F">
        <w:t xml:space="preserve">we ran </w:t>
      </w:r>
      <w:r w:rsidRPr="00226142">
        <w:t>th</w:t>
      </w:r>
      <w:r w:rsidR="00BD201F">
        <w:t>e</w:t>
      </w:r>
      <w:r w:rsidRPr="00226142">
        <w:t xml:space="preserve"> classifier on the ASV sequences using the classify-</w:t>
      </w:r>
      <w:proofErr w:type="spellStart"/>
      <w:r w:rsidRPr="00226142">
        <w:t>sklearn</w:t>
      </w:r>
      <w:proofErr w:type="spellEnd"/>
      <w:r w:rsidRPr="00226142">
        <w:t xml:space="preserve"> method to get the</w:t>
      </w:r>
      <w:r w:rsidR="00BD201F">
        <w:t>ir t</w:t>
      </w:r>
      <w:r w:rsidRPr="00226142">
        <w:t>axonomy.</w:t>
      </w:r>
    </w:p>
    <w:p w14:paraId="34F62AC8" w14:textId="77777777" w:rsidR="00171FD7" w:rsidRDefault="00171FD7" w:rsidP="00127473"/>
    <w:p w14:paraId="0EC0835C" w14:textId="77777777" w:rsidR="0019445F" w:rsidRDefault="00382E5B" w:rsidP="000A48DA">
      <w:r>
        <w:t xml:space="preserve">All other microbiome datasets used in this study were </w:t>
      </w:r>
      <w:r w:rsidR="00CA0C0F">
        <w:t xml:space="preserve">similarly </w:t>
      </w:r>
      <w:r>
        <w:t>processed using Q</w:t>
      </w:r>
      <w:r w:rsidR="00DF557B">
        <w:t>IIME</w:t>
      </w:r>
      <w:r w:rsidR="004E3299">
        <w:t xml:space="preserve"> </w:t>
      </w:r>
      <w:r>
        <w:t>2</w:t>
      </w:r>
      <w:r w:rsidR="004E3299">
        <w:t xml:space="preserve"> </w:t>
      </w:r>
      <w:r w:rsidR="003A76BB">
        <w:fldChar w:fldCharType="begin"/>
      </w:r>
      <w:r w:rsidR="003A76BB">
        <w:instrText xml:space="preserve"> ADDIN EN.CITE &lt;EndNote&gt;&lt;Cite&gt;&lt;Author&gt;Bolyen&lt;/Author&gt;&lt;Year&gt;2019&lt;/Year&gt;&lt;RecNum&gt;67&lt;/RecNum&gt;&lt;DisplayText&gt;(Bolyen&lt;style face="italic"&gt; et al.&lt;/style&gt;, 2019)&lt;/DisplayText&gt;&lt;record&gt;&lt;rec-number&gt;67&lt;/rec-number&gt;&lt;foreign-keys&gt;&lt;key app="EN" db-id="eeaavdvxvv5azseddsrxz2d0vpf5v0xr9ea5" timestamp="1661344564"&gt;67&lt;/key&gt;&lt;/foreign-keys&gt;&lt;ref-type name="Journal Article"&gt;17&lt;/ref-type&gt;&lt;contributors&gt;&lt;authors&gt;&lt;author&gt;Bolyen, Evan&lt;/author&gt;&lt;author&gt;Rideout, Jai Ram&lt;/author&gt;&lt;author&gt;Dillon, Matthew R&lt;/author&gt;&lt;author&gt;Bokulich, Nicholas A&lt;/author&gt;&lt;author&gt;Abnet, Christian C&lt;/author&gt;&lt;author&gt;Al-Ghalith, Gabriel A&lt;/author&gt;&lt;author&gt;Alexander, Harriet&lt;/author&gt;&lt;author&gt;Alm, Eric J&lt;/author&gt;&lt;author&gt;Arumugam, Manimozhiyan&lt;/author&gt;&lt;author&gt;Asnicar, Francesco&lt;/author&gt;&lt;/authors&gt;&lt;/contributors&gt;&lt;titles&gt;&lt;title&gt;Reproducible, interactive, scalable and extensible microbiome data science using QIIME 2&lt;/title&gt;&lt;secondary-title&gt;Nature biotechnology&lt;/secondary-title&gt;&lt;/titles&gt;&lt;periodical&gt;&lt;full-title&gt;Nature biotechnology&lt;/full-title&gt;&lt;/periodical&gt;&lt;pages&gt;852-857&lt;/pages&gt;&lt;volume&gt;37&lt;/volume&gt;&lt;number&gt;8&lt;/number&gt;&lt;dates&gt;&lt;year&gt;2019&lt;/year&gt;&lt;/dates&gt;&lt;isbn&gt;1546-1696&lt;/isbn&gt;&lt;urls&gt;&lt;/urls&gt;&lt;/record&gt;&lt;/Cite&gt;&lt;/EndNote&gt;</w:instrText>
      </w:r>
      <w:r w:rsidR="003A76BB">
        <w:fldChar w:fldCharType="separate"/>
      </w:r>
      <w:r w:rsidR="003A76BB">
        <w:rPr>
          <w:noProof/>
        </w:rPr>
        <w:t>(Bolyen</w:t>
      </w:r>
      <w:r w:rsidR="003A76BB" w:rsidRPr="003A76BB">
        <w:rPr>
          <w:i/>
          <w:noProof/>
        </w:rPr>
        <w:t xml:space="preserve"> et al.</w:t>
      </w:r>
      <w:r w:rsidR="003A76BB">
        <w:rPr>
          <w:noProof/>
        </w:rPr>
        <w:t>, 2019)</w:t>
      </w:r>
      <w:r w:rsidR="003A76BB">
        <w:fldChar w:fldCharType="end"/>
      </w:r>
      <w:r>
        <w:t xml:space="preserve">. </w:t>
      </w:r>
      <w:r w:rsidR="0073445B">
        <w:t>When needed</w:t>
      </w:r>
      <w:r>
        <w:t xml:space="preserve">, primers were removed </w:t>
      </w:r>
      <w:r w:rsidR="00E62539">
        <w:t>from</w:t>
      </w:r>
      <w:r>
        <w:t xml:space="preserve"> demultiplexed </w:t>
      </w:r>
      <w:r w:rsidR="00DE6CF1">
        <w:t xml:space="preserve">short reads </w:t>
      </w:r>
      <w:r>
        <w:t xml:space="preserve">using the </w:t>
      </w:r>
      <w:r w:rsidR="00DF557B">
        <w:t>QIIME</w:t>
      </w:r>
      <w:r>
        <w:t xml:space="preserve"> </w:t>
      </w:r>
      <w:proofErr w:type="spellStart"/>
      <w:r>
        <w:t>cutadapt</w:t>
      </w:r>
      <w:proofErr w:type="spellEnd"/>
      <w:r>
        <w:t xml:space="preserve"> plugin </w:t>
      </w:r>
      <w:r w:rsidR="00DF557B">
        <w:fldChar w:fldCharType="begin"/>
      </w:r>
      <w:r w:rsidR="00DF557B">
        <w:instrText xml:space="preserve"> ADDIN EN.CITE &lt;EndNote&gt;&lt;Cite&gt;&lt;Author&gt;Martin&lt;/Author&gt;&lt;Year&gt;2011&lt;/Year&gt;&lt;RecNum&gt;71&lt;/RecNum&gt;&lt;DisplayText&gt;(Martin, 2011)&lt;/DisplayText&gt;&lt;record&gt;&lt;rec-number&gt;71&lt;/rec-number&gt;&lt;foreign-keys&gt;&lt;key app="EN" db-id="eeaavdvxvv5azseddsrxz2d0vpf5v0xr9ea5" timestamp="1661345502"&gt;71&lt;/key&gt;&lt;/foreign-keys&gt;&lt;ref-type name="Journal Article"&gt;17&lt;/ref-type&gt;&lt;contributors&gt;&lt;authors&gt;&lt;author&gt;Martin, Marcel&lt;/author&gt;&lt;/authors&gt;&lt;/contributors&gt;&lt;titles&gt;&lt;title&gt;Cutadapt removes adapter sequences from high-throughput sequencing reads&lt;/title&gt;&lt;secondary-title&gt;EMBnet. journal&lt;/secondary-title&gt;&lt;/titles&gt;&lt;periodical&gt;&lt;full-title&gt;EMBnet. journal&lt;/full-title&gt;&lt;/periodical&gt;&lt;pages&gt;10-12&lt;/pages&gt;&lt;volume&gt;17&lt;/volume&gt;&lt;number&gt;1&lt;/number&gt;&lt;dates&gt;&lt;year&gt;2011&lt;/year&gt;&lt;/dates&gt;&lt;isbn&gt;2226-6089&lt;/isbn&gt;&lt;urls&gt;&lt;/urls&gt;&lt;/record&gt;&lt;/Cite&gt;&lt;/EndNote&gt;</w:instrText>
      </w:r>
      <w:r w:rsidR="00DF557B">
        <w:fldChar w:fldCharType="separate"/>
      </w:r>
      <w:r w:rsidR="00DF557B">
        <w:rPr>
          <w:noProof/>
        </w:rPr>
        <w:t>(Martin, 2011)</w:t>
      </w:r>
      <w:r w:rsidR="00DF557B">
        <w:fldChar w:fldCharType="end"/>
      </w:r>
      <w:r w:rsidR="00DF557B">
        <w:t xml:space="preserve"> </w:t>
      </w:r>
      <w:r>
        <w:t>with parameters “</w:t>
      </w:r>
      <w:r w:rsidR="005B0194">
        <w:t>--</w:t>
      </w:r>
      <w:r>
        <w:t>p-error-rate 0.1” and “</w:t>
      </w:r>
      <w:r w:rsidR="005B0194">
        <w:t>--</w:t>
      </w:r>
      <w:r>
        <w:t xml:space="preserve">p-overlap </w:t>
      </w:r>
      <w:r>
        <w:lastRenderedPageBreak/>
        <w:t>3”. The trimmed reads were denoised using the</w:t>
      </w:r>
      <w:r w:rsidR="00236B65">
        <w:t xml:space="preserve"> QIIME </w:t>
      </w:r>
      <w:r>
        <w:t xml:space="preserve">dada2 plugin with truncation lengths determined </w:t>
      </w:r>
      <w:r w:rsidR="00E62539">
        <w:t>by</w:t>
      </w:r>
      <w:r>
        <w:t xml:space="preserve"> </w:t>
      </w:r>
      <w:r w:rsidR="00E62539">
        <w:t>per-base</w:t>
      </w:r>
      <w:r>
        <w:t xml:space="preserve"> quality score</w:t>
      </w:r>
      <w:r w:rsidR="00CA6FCA">
        <w:t>s</w:t>
      </w:r>
      <w:r w:rsidR="004D749C">
        <w:t xml:space="preserve"> </w:t>
      </w:r>
      <w:r w:rsidR="009D0231">
        <w:t xml:space="preserve">to generate </w:t>
      </w:r>
      <w:r w:rsidR="005E699E">
        <w:t>feature tables at the ASV level</w:t>
      </w:r>
      <w:r>
        <w:t>.</w:t>
      </w:r>
      <w:r w:rsidR="00683617">
        <w:t xml:space="preserve"> </w:t>
      </w:r>
      <w:r w:rsidR="004D749C">
        <w:t>Taxonomic</w:t>
      </w:r>
      <w:r w:rsidR="005E699E">
        <w:t xml:space="preserve"> classification was performed using </w:t>
      </w:r>
      <w:r w:rsidR="00683617">
        <w:t xml:space="preserve">the </w:t>
      </w:r>
      <w:r w:rsidR="00C8332C">
        <w:t>QIIME</w:t>
      </w:r>
      <w:r w:rsidR="00683617">
        <w:t xml:space="preserve"> </w:t>
      </w:r>
      <w:r w:rsidR="00E03ECB">
        <w:t>plugin “</w:t>
      </w:r>
      <w:r w:rsidR="00683617">
        <w:t>feature-classifier cl</w:t>
      </w:r>
      <w:r w:rsidR="005E699E">
        <w:t>a</w:t>
      </w:r>
      <w:r w:rsidR="00683617">
        <w:t>ssify-</w:t>
      </w:r>
      <w:proofErr w:type="spellStart"/>
      <w:r w:rsidR="00683617">
        <w:t>sklearn</w:t>
      </w:r>
      <w:proofErr w:type="spellEnd"/>
      <w:r w:rsidR="00E03ECB">
        <w:t>”</w:t>
      </w:r>
      <w:r w:rsidR="00683617">
        <w:t xml:space="preserve"> </w:t>
      </w:r>
      <w:r w:rsidR="00E03ECB">
        <w:fldChar w:fldCharType="begin"/>
      </w:r>
      <w:r w:rsidR="00F60F02">
        <w:instrText xml:space="preserve"> ADDIN EN.CITE &lt;EndNote&gt;&lt;Cite&gt;&lt;Author&gt;Pedregosa&lt;/Author&gt;&lt;Year&gt;2011&lt;/Year&gt;&lt;RecNum&gt;72&lt;/RecNum&gt;&lt;DisplayText&gt;(Pedregosa&lt;style face="italic"&gt; et al.&lt;/style&gt;, 2011)&lt;/DisplayText&gt;&lt;record&gt;&lt;rec-number&gt;72&lt;/rec-number&gt;&lt;foreign-keys&gt;&lt;key app="EN" db-id="eeaavdvxvv5azseddsrxz2d0vpf5v0xr9ea5" timestamp="1661346236"&gt;72&lt;/key&gt;&lt;/foreign-keys&gt;&lt;ref-type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Python&lt;/title&gt;&lt;secondary-title&gt;the Journal of machine Learning research&lt;/secondary-title&gt;&lt;/titles&gt;&lt;periodical&gt;&lt;full-title&gt;the Journal of machine Learning research&lt;/full-title&gt;&lt;/periodical&gt;&lt;pages&gt;2825-2830&lt;/pages&gt;&lt;volume&gt;12&lt;/volume&gt;&lt;dates&gt;&lt;year&gt;2011&lt;/year&gt;&lt;/dates&gt;&lt;isbn&gt;1532-4435&lt;/isbn&gt;&lt;urls&gt;&lt;/urls&gt;&lt;/record&gt;&lt;/Cite&gt;&lt;/EndNote&gt;</w:instrText>
      </w:r>
      <w:r w:rsidR="00E03ECB">
        <w:fldChar w:fldCharType="separate"/>
      </w:r>
      <w:r w:rsidR="00F60F02">
        <w:rPr>
          <w:noProof/>
        </w:rPr>
        <w:t>(Pedregosa</w:t>
      </w:r>
      <w:r w:rsidR="00F60F02" w:rsidRPr="00F60F02">
        <w:rPr>
          <w:i/>
          <w:noProof/>
        </w:rPr>
        <w:t xml:space="preserve"> et al.</w:t>
      </w:r>
      <w:r w:rsidR="00F60F02">
        <w:rPr>
          <w:noProof/>
        </w:rPr>
        <w:t>, 2011)</w:t>
      </w:r>
      <w:r w:rsidR="00E03ECB">
        <w:fldChar w:fldCharType="end"/>
      </w:r>
      <w:r w:rsidR="00E03ECB">
        <w:t xml:space="preserve"> </w:t>
      </w:r>
      <w:r w:rsidR="00683617">
        <w:t xml:space="preserve">against </w:t>
      </w:r>
      <w:r w:rsidR="00782563">
        <w:t xml:space="preserve">the </w:t>
      </w:r>
      <w:r w:rsidR="005E699E">
        <w:t>SILVA</w:t>
      </w:r>
      <w:r w:rsidR="00683617">
        <w:t xml:space="preserve"> 138 database</w:t>
      </w:r>
      <w:r w:rsidR="004A6279">
        <w:t xml:space="preserve"> </w:t>
      </w:r>
      <w:r w:rsidR="004A6279">
        <w:fldChar w:fldCharType="begin"/>
      </w:r>
      <w:r w:rsidR="004A6279">
        <w:instrText xml:space="preserve"> ADDIN EN.CITE &lt;EndNote&gt;&lt;Cite&gt;&lt;Author&gt;Quast&lt;/Author&gt;&lt;Year&gt;2012&lt;/Year&gt;&lt;RecNum&gt;70&lt;/RecNum&gt;&lt;DisplayText&gt;(Quast&lt;style face="italic"&gt; et al.&lt;/style&gt;, 2012)&lt;/DisplayText&gt;&lt;record&gt;&lt;rec-number&gt;70&lt;/rec-number&gt;&lt;foreign-keys&gt;&lt;key app="EN" db-id="eeaavdvxvv5azseddsrxz2d0vpf5v0xr9ea5" timestamp="1661345271"&gt;70&lt;/key&gt;&lt;/foreign-keys&gt;&lt;ref-type name="Journal Article"&gt;17&lt;/ref-type&gt;&lt;contributors&gt;&lt;authors&gt;&lt;author&gt;Quast, Christian&lt;/author&gt;&lt;author&gt;Pruesse, Elmar&lt;/author&gt;&lt;author&gt;Yilmaz, Pelin&lt;/author&gt;&lt;author&gt;Gerken, Jan&lt;/author&gt;&lt;author&gt;Schweer, Timmy&lt;/author&gt;&lt;author&gt;Yarza, Pablo&lt;/author&gt;&lt;author&gt;Peplies, Jörg&lt;/author&gt;&lt;author&gt;Glöckner, Frank Oliver&lt;/author&gt;&lt;/authors&gt;&lt;/contributors&gt;&lt;titles&gt;&lt;title&gt;The SILVA ribosomal RNA gene database project: improved data processing and web-based tools&lt;/title&gt;&lt;secondary-title&gt;Nucleic acids research&lt;/secondary-title&gt;&lt;/titles&gt;&lt;periodical&gt;&lt;full-title&gt;Nucleic acids research&lt;/full-title&gt;&lt;/periodical&gt;&lt;pages&gt;D590-D596&lt;/pages&gt;&lt;volume&gt;41&lt;/volume&gt;&lt;number&gt;D1&lt;/number&gt;&lt;dates&gt;&lt;year&gt;2012&lt;/year&gt;&lt;/dates&gt;&lt;isbn&gt;0305-1048&lt;/isbn&gt;&lt;urls&gt;&lt;/urls&gt;&lt;/record&gt;&lt;/Cite&gt;&lt;/EndNote&gt;</w:instrText>
      </w:r>
      <w:r w:rsidR="004A6279">
        <w:fldChar w:fldCharType="separate"/>
      </w:r>
      <w:r w:rsidR="004A6279">
        <w:rPr>
          <w:noProof/>
        </w:rPr>
        <w:t>(Quast</w:t>
      </w:r>
      <w:r w:rsidR="004A6279" w:rsidRPr="004A6279">
        <w:rPr>
          <w:i/>
          <w:noProof/>
        </w:rPr>
        <w:t xml:space="preserve"> et al.</w:t>
      </w:r>
      <w:r w:rsidR="004A6279">
        <w:rPr>
          <w:noProof/>
        </w:rPr>
        <w:t>, 2012)</w:t>
      </w:r>
      <w:r w:rsidR="004A6279">
        <w:fldChar w:fldCharType="end"/>
      </w:r>
      <w:r w:rsidR="00683617">
        <w:t xml:space="preserve"> at </w:t>
      </w:r>
      <w:r w:rsidR="005E699E">
        <w:t xml:space="preserve">a cutoff of </w:t>
      </w:r>
      <w:r w:rsidR="00683617">
        <w:t xml:space="preserve">80% </w:t>
      </w:r>
      <w:r w:rsidR="005E699E">
        <w:t>and inferred to the lowest possible taxonomic level</w:t>
      </w:r>
      <w:r w:rsidR="00683617">
        <w:t>.</w:t>
      </w:r>
      <w:r w:rsidR="004135B3">
        <w:t xml:space="preserve"> </w:t>
      </w:r>
    </w:p>
    <w:p w14:paraId="141BA089" w14:textId="77777777" w:rsidR="0019445F" w:rsidRDefault="0019445F" w:rsidP="000A48DA"/>
    <w:p w14:paraId="3D52FC9C" w14:textId="4827C4E3" w:rsidR="00EB3FE8" w:rsidRDefault="0019445F" w:rsidP="000A48DA">
      <w:r>
        <w:t xml:space="preserve">For each sample, </w:t>
      </w:r>
      <w:r w:rsidR="00CE2FAB">
        <w:t>we only kept bacterial ASVs and removed those</w:t>
      </w:r>
      <w:r w:rsidR="004135B3">
        <w:t xml:space="preserve"> whose taxonomy contains keywords “</w:t>
      </w:r>
      <w:r w:rsidR="004135B3" w:rsidRPr="004135B3">
        <w:t>Chloroplast</w:t>
      </w:r>
      <w:r w:rsidR="004135B3">
        <w:t>” or “</w:t>
      </w:r>
      <w:r w:rsidR="004135B3" w:rsidRPr="004135B3">
        <w:t>Mitochondria</w:t>
      </w:r>
      <w:r w:rsidR="00CE2FAB">
        <w:t>”</w:t>
      </w:r>
      <w:r w:rsidR="004135B3">
        <w:t>. We further discarded samples who</w:t>
      </w:r>
      <w:r w:rsidR="00CE2FAB">
        <w:t>se</w:t>
      </w:r>
      <w:r w:rsidR="004135B3">
        <w:t xml:space="preserve"> total sequencing depths are smaller than 1,000 reads.</w:t>
      </w:r>
    </w:p>
    <w:p w14:paraId="0FE3FD67" w14:textId="77777777" w:rsidR="004135B3" w:rsidRPr="00AC26F8" w:rsidRDefault="004135B3" w:rsidP="000A48DA"/>
    <w:p w14:paraId="56467731" w14:textId="709C7F51" w:rsidR="00770908" w:rsidRPr="00AC26F8" w:rsidRDefault="00770908" w:rsidP="000A48DA">
      <w:pPr>
        <w:rPr>
          <w:b/>
        </w:rPr>
      </w:pPr>
      <w:r w:rsidRPr="00AC26F8">
        <w:rPr>
          <w:b/>
        </w:rPr>
        <w:t xml:space="preserve">Shotgun metagenomic </w:t>
      </w:r>
      <w:r w:rsidR="003012CC">
        <w:rPr>
          <w:b/>
        </w:rPr>
        <w:t>sequencing</w:t>
      </w:r>
    </w:p>
    <w:p w14:paraId="583B989B" w14:textId="73F255F5" w:rsidR="00770908" w:rsidRPr="00AC26F8" w:rsidRDefault="00770908" w:rsidP="00E65C29">
      <w:r w:rsidRPr="00AC26F8">
        <w:t xml:space="preserve">We adapted a recently published pipeline </w:t>
      </w:r>
      <w:r w:rsidR="00266E68">
        <w:fldChar w:fldCharType="begin"/>
      </w:r>
      <w:r w:rsidR="00B43768">
        <w:instrText xml:space="preserve"> ADDIN EN.CITE &lt;EndNote&gt;&lt;Cite&gt;&lt;Author&gt;Siranosian&lt;/Author&gt;&lt;Year&gt;2022&lt;/Year&gt;&lt;RecNum&gt;58&lt;/RecNum&gt;&lt;DisplayText&gt;(Siranosian&lt;style face="italic"&gt; et al.&lt;/style&gt;, 2022)&lt;/DisplayText&gt;&lt;record&gt;&lt;rec-number&gt;58&lt;/rec-number&gt;&lt;foreign-keys&gt;&lt;key app="EN" db-id="eeaavdvxvv5azseddsrxz2d0vpf5v0xr9ea5" timestamp="1661313610"&gt;58&lt;/key&gt;&lt;/foreign-keys&gt;&lt;ref-type name="Journal Article"&gt;17&lt;/ref-type&gt;&lt;contributors&gt;&lt;authors&gt;&lt;author&gt;Siranosian, Benjamin A&lt;/author&gt;&lt;author&gt;Brooks, Erin F&lt;/author&gt;&lt;author&gt;Andermann, Tessa&lt;/author&gt;&lt;author&gt;Rezvani, Andrew R&lt;/author&gt;&lt;author&gt;Banaei, Niaz&lt;/author&gt;&lt;author&gt;Tang, Hua&lt;/author&gt;&lt;author&gt;Bhatt, Ami S&lt;/author&gt;&lt;/authors&gt;&lt;/contributors&gt;&lt;titles&gt;&lt;title&gt;Rare transmission of commensal and pathogenic bacteria in the gut microbiome of hospitalized adults&lt;/title&gt;&lt;secondary-title&gt;Nature communications&lt;/secondary-title&gt;&lt;/titles&gt;&lt;periodical&gt;&lt;full-title&gt;Nature communications&lt;/full-title&gt;&lt;/periodical&gt;&lt;pages&gt;1-17&lt;/pages&gt;&lt;volume&gt;13&lt;/volume&gt;&lt;number&gt;1&lt;/number&gt;&lt;dates&gt;&lt;year&gt;2022&lt;/year&gt;&lt;/dates&gt;&lt;isbn&gt;2041-1723&lt;/isbn&gt;&lt;urls&gt;&lt;/urls&gt;&lt;/record&gt;&lt;/Cite&gt;&lt;/EndNote&gt;</w:instrText>
      </w:r>
      <w:r w:rsidR="00266E68">
        <w:fldChar w:fldCharType="separate"/>
      </w:r>
      <w:r w:rsidR="00B43768">
        <w:rPr>
          <w:noProof/>
        </w:rPr>
        <w:t>(Siranosian</w:t>
      </w:r>
      <w:r w:rsidR="00B43768" w:rsidRPr="00B43768">
        <w:rPr>
          <w:i/>
          <w:noProof/>
        </w:rPr>
        <w:t xml:space="preserve"> et al.</w:t>
      </w:r>
      <w:r w:rsidR="00B43768">
        <w:rPr>
          <w:noProof/>
        </w:rPr>
        <w:t>, 2022)</w:t>
      </w:r>
      <w:r w:rsidR="00266E68">
        <w:fldChar w:fldCharType="end"/>
      </w:r>
      <w:r w:rsidR="00266E68">
        <w:t xml:space="preserve"> </w:t>
      </w:r>
      <w:r w:rsidRPr="00AC26F8">
        <w:t>to assemble the contigs from short reads using MEGAHIT</w:t>
      </w:r>
      <w:r w:rsidR="00BD3DC7">
        <w:t xml:space="preserve"> </w:t>
      </w:r>
      <w:r w:rsidR="00BD3DC7">
        <w:fldChar w:fldCharType="begin"/>
      </w:r>
      <w:r w:rsidR="00BD3DC7">
        <w:instrText xml:space="preserve"> ADDIN EN.CITE &lt;EndNote&gt;&lt;Cite&gt;&lt;Author&gt;Li&lt;/Author&gt;&lt;Year&gt;2015&lt;/Year&gt;&lt;RecNum&gt;59&lt;/RecNum&gt;&lt;DisplayText&gt;(Li&lt;style face="italic"&gt; et al.&lt;/style&gt;, 2015)&lt;/DisplayText&gt;&lt;record&gt;&lt;rec-number&gt;59&lt;/rec-number&gt;&lt;foreign-keys&gt;&lt;key app="EN" db-id="eeaavdvxvv5azseddsrxz2d0vpf5v0xr9ea5" timestamp="1661313970"&gt;59&lt;/key&gt;&lt;/foreign-keys&gt;&lt;ref-type name="Journal Article"&gt;17&lt;/ref-type&gt;&lt;contributors&gt;&lt;authors&gt;&lt;author&gt;Li, Dinghua&lt;/author&gt;&lt;author&gt;Liu, Chi-Man&lt;/author&gt;&lt;author&gt;Luo, Ruibang&lt;/author&gt;&lt;author&gt;Sadakane, Kunihiko&lt;/author&gt;&lt;author&gt;Lam, Tak-Wah&lt;/author&gt;&lt;/authors&gt;&lt;/contributors&gt;&lt;titles&gt;&lt;title&gt;MEGAHIT: an ultra-fast single-node solution for large and complex metagenomics assembly via succinct de Bruijn graph&lt;/title&gt;&lt;secondary-title&gt;Bioinformatics&lt;/secondary-title&gt;&lt;/titles&gt;&lt;periodical&gt;&lt;full-title&gt;Bioinformatics&lt;/full-title&gt;&lt;/periodical&gt;&lt;pages&gt;1674-1676&lt;/pages&gt;&lt;volume&gt;31&lt;/volume&gt;&lt;number&gt;10&lt;/number&gt;&lt;dates&gt;&lt;year&gt;2015&lt;/year&gt;&lt;/dates&gt;&lt;isbn&gt;1460-2059&lt;/isbn&gt;&lt;urls&gt;&lt;/urls&gt;&lt;/record&gt;&lt;/Cite&gt;&lt;/EndNote&gt;</w:instrText>
      </w:r>
      <w:r w:rsidR="00BD3DC7">
        <w:fldChar w:fldCharType="separate"/>
      </w:r>
      <w:r w:rsidR="00BD3DC7">
        <w:rPr>
          <w:noProof/>
        </w:rPr>
        <w:t>(Li</w:t>
      </w:r>
      <w:r w:rsidR="00BD3DC7" w:rsidRPr="00BD3DC7">
        <w:rPr>
          <w:i/>
          <w:noProof/>
        </w:rPr>
        <w:t xml:space="preserve"> et al.</w:t>
      </w:r>
      <w:r w:rsidR="00BD3DC7">
        <w:rPr>
          <w:noProof/>
        </w:rPr>
        <w:t>, 2015)</w:t>
      </w:r>
      <w:r w:rsidR="00BD3DC7">
        <w:fldChar w:fldCharType="end"/>
      </w:r>
      <w:r w:rsidR="00BD3DC7">
        <w:t xml:space="preserve"> </w:t>
      </w:r>
      <w:r w:rsidRPr="00AC26F8">
        <w:t xml:space="preserve">and then bin the contigs into Metagenome-assembled genomes (MAGs) using two different methods: Metabat2 </w:t>
      </w:r>
      <w:r w:rsidR="00086A2B">
        <w:fldChar w:fldCharType="begin"/>
      </w:r>
      <w:r w:rsidR="00086A2B">
        <w:instrText xml:space="preserve"> ADDIN EN.CITE &lt;EndNote&gt;&lt;Cite&gt;&lt;Author&gt;Kang&lt;/Author&gt;&lt;Year&gt;2019&lt;/Year&gt;&lt;RecNum&gt;60&lt;/RecNum&gt;&lt;DisplayText&gt;(Kang&lt;style face="italic"&gt; et al.&lt;/style&gt;, 2019)&lt;/DisplayText&gt;&lt;record&gt;&lt;rec-number&gt;60&lt;/rec-number&gt;&lt;foreign-keys&gt;&lt;key app="EN" db-id="eeaavdvxvv5azseddsrxz2d0vpf5v0xr9ea5" timestamp="1661314124"&gt;60&lt;/key&gt;&lt;/foreign-keys&gt;&lt;ref-type name="Journal Article"&gt;17&lt;/ref-type&gt;&lt;contributors&gt;&lt;authors&gt;&lt;author&gt;Kang, Dongwan D&lt;/author&gt;&lt;author&gt;Li, Feng&lt;/author&gt;&lt;author&gt;Kirton, Edward&lt;/author&gt;&lt;author&gt;Thomas, Ashleigh&lt;/author&gt;&lt;author&gt;Egan, Rob&lt;/author&gt;&lt;author&gt;An, Hong&lt;/author&gt;&lt;author&gt;Wang, Zhong&lt;/author&gt;&lt;/authors&gt;&lt;/contributors&gt;&lt;titles&gt;&lt;title&gt;MetaBAT 2: an adaptive binning algorithm for robust and efficient genome reconstruction from metagenome assemblies&lt;/title&gt;&lt;secondary-title&gt;PeerJ&lt;/secondary-title&gt;&lt;/titles&gt;&lt;periodical&gt;&lt;full-title&gt;PeerJ&lt;/full-title&gt;&lt;/periodical&gt;&lt;pages&gt;e7359&lt;/pages&gt;&lt;volume&gt;7&lt;/volume&gt;&lt;dates&gt;&lt;year&gt;2019&lt;/year&gt;&lt;/dates&gt;&lt;isbn&gt;2167-8359&lt;/isbn&gt;&lt;urls&gt;&lt;/urls&gt;&lt;/record&gt;&lt;/Cite&gt;&lt;/EndNote&gt;</w:instrText>
      </w:r>
      <w:r w:rsidR="00086A2B">
        <w:fldChar w:fldCharType="separate"/>
      </w:r>
      <w:r w:rsidR="00086A2B">
        <w:rPr>
          <w:noProof/>
        </w:rPr>
        <w:t>(Kang</w:t>
      </w:r>
      <w:r w:rsidR="00086A2B" w:rsidRPr="00086A2B">
        <w:rPr>
          <w:i/>
          <w:noProof/>
        </w:rPr>
        <w:t xml:space="preserve"> et al.</w:t>
      </w:r>
      <w:r w:rsidR="00086A2B">
        <w:rPr>
          <w:noProof/>
        </w:rPr>
        <w:t>, 2019)</w:t>
      </w:r>
      <w:r w:rsidR="00086A2B">
        <w:fldChar w:fldCharType="end"/>
      </w:r>
      <w:r w:rsidR="00086A2B">
        <w:t xml:space="preserve"> </w:t>
      </w:r>
      <w:r w:rsidRPr="00AC26F8">
        <w:t>and CONCOCT</w:t>
      </w:r>
      <w:r w:rsidR="00086A2B">
        <w:t xml:space="preserve"> </w:t>
      </w:r>
      <w:r w:rsidR="00086A2B">
        <w:fldChar w:fldCharType="begin"/>
      </w:r>
      <w:r w:rsidR="00086A2B">
        <w:instrText xml:space="preserve"> ADDIN EN.CITE &lt;EndNote&gt;&lt;Cite&gt;&lt;Author&gt;Alneberg&lt;/Author&gt;&lt;Year&gt;2014&lt;/Year&gt;&lt;RecNum&gt;61&lt;/RecNum&gt;&lt;DisplayText&gt;(Alneberg&lt;style face="italic"&gt; et al.&lt;/style&gt;, 2014)&lt;/DisplayText&gt;&lt;record&gt;&lt;rec-number&gt;61&lt;/rec-number&gt;&lt;foreign-keys&gt;&lt;key app="EN" db-id="eeaavdvxvv5azseddsrxz2d0vpf5v0xr9ea5" timestamp="1661314186"&gt;61&lt;/key&gt;&lt;/foreign-keys&gt;&lt;ref-type name="Journal Article"&gt;17&lt;/ref-type&gt;&lt;contributors&gt;&lt;authors&gt;&lt;author&gt;Alneberg, Johannes&lt;/author&gt;&lt;author&gt;Bjarnason, Brynjar Smári&lt;/author&gt;&lt;author&gt;De Bruijn, Ino&lt;/author&gt;&lt;author&gt;Schirmer, Melanie&lt;/author&gt;&lt;author&gt;Quick, Joshua&lt;/author&gt;&lt;author&gt;Ijaz, Umer Z&lt;/author&gt;&lt;author&gt;Lahti, Leo&lt;/author&gt;&lt;author&gt;Loman, Nicholas J&lt;/author&gt;&lt;author&gt;Andersson, Anders F&lt;/author&gt;&lt;author&gt;Quince, Christopher&lt;/author&gt;&lt;/authors&gt;&lt;/contributors&gt;&lt;titles&gt;&lt;title&gt;Binning metagenomic contigs by coverage and composition&lt;/title&gt;&lt;secondary-title&gt;Nature methods&lt;/secondary-title&gt;&lt;/titles&gt;&lt;periodical&gt;&lt;full-title&gt;Nature methods&lt;/full-title&gt;&lt;/periodical&gt;&lt;pages&gt;1144-1146&lt;/pages&gt;&lt;volume&gt;11&lt;/volume&gt;&lt;number&gt;11&lt;/number&gt;&lt;dates&gt;&lt;year&gt;2014&lt;/year&gt;&lt;/dates&gt;&lt;isbn&gt;1548-7105&lt;/isbn&gt;&lt;urls&gt;&lt;/urls&gt;&lt;/record&gt;&lt;/Cite&gt;&lt;/EndNote&gt;</w:instrText>
      </w:r>
      <w:r w:rsidR="00086A2B">
        <w:fldChar w:fldCharType="separate"/>
      </w:r>
      <w:r w:rsidR="00086A2B">
        <w:rPr>
          <w:noProof/>
        </w:rPr>
        <w:t>(Alneberg</w:t>
      </w:r>
      <w:r w:rsidR="00086A2B" w:rsidRPr="00086A2B">
        <w:rPr>
          <w:i/>
          <w:noProof/>
        </w:rPr>
        <w:t xml:space="preserve"> et al.</w:t>
      </w:r>
      <w:r w:rsidR="00086A2B">
        <w:rPr>
          <w:noProof/>
        </w:rPr>
        <w:t>, 2014)</w:t>
      </w:r>
      <w:r w:rsidR="00086A2B">
        <w:fldChar w:fldCharType="end"/>
      </w:r>
      <w:r w:rsidRPr="00AC26F8">
        <w:t>. The results were then aggregated to produce an optimized, non-redundant set of MAGs by DAS Tool</w:t>
      </w:r>
      <w:r w:rsidR="00086A2B">
        <w:t xml:space="preserve"> </w:t>
      </w:r>
      <w:r w:rsidR="00086A2B">
        <w:fldChar w:fldCharType="begin"/>
      </w:r>
      <w:r w:rsidR="00086A2B">
        <w:instrText xml:space="preserve"> ADDIN EN.CITE &lt;EndNote&gt;&lt;Cite&gt;&lt;Author&gt;Sieber&lt;/Author&gt;&lt;Year&gt;2018&lt;/Year&gt;&lt;RecNum&gt;62&lt;/RecNum&gt;&lt;DisplayText&gt;(Sieber&lt;style face="italic"&gt; et al.&lt;/style&gt;, 2018)&lt;/DisplayText&gt;&lt;record&gt;&lt;rec-number&gt;62&lt;/rec-number&gt;&lt;foreign-keys&gt;&lt;key app="EN" db-id="eeaavdvxvv5azseddsrxz2d0vpf5v0xr9ea5" timestamp="1661314293"&gt;62&lt;/key&gt;&lt;/foreign-keys&gt;&lt;ref-type name="Journal Article"&gt;17&lt;/ref-type&gt;&lt;contributors&gt;&lt;authors&gt;&lt;author&gt;Sieber, Christian MK&lt;/author&gt;&lt;author&gt;Probst, Alexander J&lt;/author&gt;&lt;author&gt;Sharrar, Allison&lt;/author&gt;&lt;author&gt;Thomas, Brian C&lt;/author&gt;&lt;author&gt;Hess, Matthias&lt;/author&gt;&lt;author&gt;Tringe, Susannah G&lt;/author&gt;&lt;author&gt;Banfield, Jillian F&lt;/author&gt;&lt;/authors&gt;&lt;/contributors&gt;&lt;titles&gt;&lt;title&gt;Recovery of genomes from metagenomes via a dereplication, aggregation and scoring strategy&lt;/title&gt;&lt;secondary-title&gt;Nature microbiology&lt;/secondary-title&gt;&lt;/titles&gt;&lt;periodical&gt;&lt;full-title&gt;Nature microbiology&lt;/full-title&gt;&lt;/periodical&gt;&lt;pages&gt;836-843&lt;/pages&gt;&lt;volume&gt;3&lt;/volume&gt;&lt;number&gt;7&lt;/number&gt;&lt;dates&gt;&lt;year&gt;2018&lt;/year&gt;&lt;/dates&gt;&lt;isbn&gt;2058-5276&lt;/isbn&gt;&lt;urls&gt;&lt;/urls&gt;&lt;/record&gt;&lt;/Cite&gt;&lt;/EndNote&gt;</w:instrText>
      </w:r>
      <w:r w:rsidR="00086A2B">
        <w:fldChar w:fldCharType="separate"/>
      </w:r>
      <w:r w:rsidR="00086A2B">
        <w:rPr>
          <w:noProof/>
        </w:rPr>
        <w:t>(Sieber</w:t>
      </w:r>
      <w:r w:rsidR="00086A2B" w:rsidRPr="00086A2B">
        <w:rPr>
          <w:i/>
          <w:noProof/>
        </w:rPr>
        <w:t xml:space="preserve"> et al.</w:t>
      </w:r>
      <w:r w:rsidR="00086A2B">
        <w:rPr>
          <w:noProof/>
        </w:rPr>
        <w:t>, 2018)</w:t>
      </w:r>
      <w:r w:rsidR="00086A2B">
        <w:fldChar w:fldCharType="end"/>
      </w:r>
      <w:r w:rsidRPr="00AC26F8">
        <w:t>. The high-quality MAGs (</w:t>
      </w:r>
      <m:oMath>
        <m:r>
          <w:rPr>
            <w:rFonts w:ascii="Cambria Math" w:hAnsi="Cambria Math"/>
          </w:rPr>
          <m:t>≥</m:t>
        </m:r>
      </m:oMath>
      <w:r w:rsidRPr="00AC26F8">
        <w:t xml:space="preserve">75% complete, </w:t>
      </w:r>
      <m:oMath>
        <m:r>
          <w:rPr>
            <w:rFonts w:ascii="Cambria Math" w:hAnsi="Cambria Math"/>
          </w:rPr>
          <m:t>≤</m:t>
        </m:r>
      </m:oMath>
      <w:r w:rsidRPr="00AC26F8">
        <w:t xml:space="preserve">175 fragments/Mbp sequence, and </w:t>
      </w:r>
      <m:oMath>
        <m:r>
          <w:rPr>
            <w:rFonts w:ascii="Cambria Math" w:hAnsi="Cambria Math"/>
          </w:rPr>
          <m:t>≤</m:t>
        </m:r>
      </m:oMath>
      <w:r w:rsidRPr="00AC26F8">
        <w:t xml:space="preserve">2% contamination) classified as </w:t>
      </w:r>
      <w:r w:rsidRPr="00AC26F8">
        <w:rPr>
          <w:i/>
        </w:rPr>
        <w:t xml:space="preserve">Streptococcus spp. </w:t>
      </w:r>
      <w:r w:rsidRPr="00AC26F8">
        <w:t>by Kraken2</w:t>
      </w:r>
      <w:r w:rsidR="00CC690F">
        <w:t xml:space="preserve"> </w:t>
      </w:r>
      <w:r w:rsidR="00CC690F">
        <w:fldChar w:fldCharType="begin"/>
      </w:r>
      <w:r w:rsidR="00CC690F">
        <w:instrText xml:space="preserve"> ADDIN EN.CITE &lt;EndNote&gt;&lt;Cite&gt;&lt;Author&gt;Wood&lt;/Author&gt;&lt;Year&gt;2019&lt;/Year&gt;&lt;RecNum&gt;63&lt;/RecNum&gt;&lt;DisplayText&gt;(Wood&lt;style face="italic"&gt; et al.&lt;/style&gt;, 2019)&lt;/DisplayText&gt;&lt;record&gt;&lt;rec-number&gt;63&lt;/rec-number&gt;&lt;foreign-keys&gt;&lt;key app="EN" db-id="eeaavdvxvv5azseddsrxz2d0vpf5v0xr9ea5" timestamp="1661314381"&gt;63&lt;/key&gt;&lt;/foreign-keys&gt;&lt;ref-type name="Journal Article"&gt;17&lt;/ref-type&gt;&lt;contributors&gt;&lt;authors&gt;&lt;author&gt;Wood, Derrick E&lt;/author&gt;&lt;author&gt;Lu, Jennifer&lt;/author&gt;&lt;author&gt;Langmead, Ben&lt;/author&gt;&lt;/authors&gt;&lt;/contributors&gt;&lt;titles&gt;&lt;title&gt;Improved metagenomic analysis with Kraken 2&lt;/title&gt;&lt;secondary-title&gt;Genome biology&lt;/secondary-title&gt;&lt;/titles&gt;&lt;periodical&gt;&lt;full-title&gt;Genome biology&lt;/full-title&gt;&lt;/periodical&gt;&lt;pages&gt;1-13&lt;/pages&gt;&lt;volume&gt;20&lt;/volume&gt;&lt;number&gt;1&lt;/number&gt;&lt;dates&gt;&lt;year&gt;2019&lt;/year&gt;&lt;/dates&gt;&lt;isbn&gt;1474-760X&lt;/isbn&gt;&lt;urls&gt;&lt;/urls&gt;&lt;/record&gt;&lt;/Cite&gt;&lt;/EndNote&gt;</w:instrText>
      </w:r>
      <w:r w:rsidR="00CC690F">
        <w:fldChar w:fldCharType="separate"/>
      </w:r>
      <w:r w:rsidR="00CC690F">
        <w:rPr>
          <w:noProof/>
        </w:rPr>
        <w:t>(Wood</w:t>
      </w:r>
      <w:r w:rsidR="00CC690F" w:rsidRPr="00CC690F">
        <w:rPr>
          <w:i/>
          <w:noProof/>
        </w:rPr>
        <w:t xml:space="preserve"> et al.</w:t>
      </w:r>
      <w:r w:rsidR="00CC690F">
        <w:rPr>
          <w:noProof/>
        </w:rPr>
        <w:t>, 2019)</w:t>
      </w:r>
      <w:r w:rsidR="00CC690F">
        <w:fldChar w:fldCharType="end"/>
      </w:r>
      <w:r w:rsidRPr="00AC26F8">
        <w:t xml:space="preserve"> were analyzed by </w:t>
      </w:r>
      <w:proofErr w:type="spellStart"/>
      <w:r w:rsidRPr="00AC26F8">
        <w:t>iRep</w:t>
      </w:r>
      <w:proofErr w:type="spellEnd"/>
      <w:r w:rsidR="00CC690F">
        <w:t xml:space="preserve"> </w:t>
      </w:r>
      <w:r w:rsidR="00CC690F">
        <w:fldChar w:fldCharType="begin"/>
      </w:r>
      <w:r w:rsidR="00A30966">
        <w:instrText xml:space="preserve"> ADDIN EN.CITE &lt;EndNote&gt;&lt;Cite&gt;&lt;Author&gt;Brown&lt;/Author&gt;&lt;Year&gt;2016&lt;/Year&gt;&lt;RecNum&gt;57&lt;/RecNum&gt;&lt;DisplayText&gt;(Brown&lt;style face="italic"&gt; et al.&lt;/style&gt;, 2016)&lt;/DisplayText&gt;&lt;record&gt;&lt;rec-number&gt;57&lt;/rec-number&gt;&lt;foreign-keys&gt;&lt;key app="EN" db-id="eeaavdvxvv5azseddsrxz2d0vpf5v0xr9ea5" timestamp="1661312917"&gt;57&lt;/key&gt;&lt;/foreign-keys&gt;&lt;ref-type name="Journal Article"&gt;17&lt;/ref-type&gt;&lt;contributors&gt;&lt;authors&gt;&lt;author&gt;Brown, Christopher T&lt;/author&gt;&lt;author&gt;Olm, Matthew R&lt;/author&gt;&lt;author&gt;Thomas, Brian C&lt;/author&gt;&lt;author&gt;Banfield, Jillian F&lt;/author&gt;&lt;/authors&gt;&lt;/contributors&gt;&lt;titles&gt;&lt;title&gt;Measurement of bacterial replication rates in microbial communities&lt;/title&gt;&lt;secondary-title&gt;Nature biotechnology&lt;/secondary-title&gt;&lt;/titles&gt;&lt;periodical&gt;&lt;full-title&gt;Nature biotechnology&lt;/full-title&gt;&lt;/periodical&gt;&lt;pages&gt;1256-1263&lt;/pages&gt;&lt;volume&gt;34&lt;/volume&gt;&lt;number&gt;12&lt;/number&gt;&lt;dates&gt;&lt;year&gt;2016&lt;/year&gt;&lt;/dates&gt;&lt;isbn&gt;1546-1696&lt;/isbn&gt;&lt;urls&gt;&lt;/urls&gt;&lt;/record&gt;&lt;/Cite&gt;&lt;/EndNote&gt;</w:instrText>
      </w:r>
      <w:r w:rsidR="00CC690F">
        <w:fldChar w:fldCharType="separate"/>
      </w:r>
      <w:r w:rsidR="00A30966">
        <w:rPr>
          <w:noProof/>
        </w:rPr>
        <w:t>(Brown</w:t>
      </w:r>
      <w:r w:rsidR="00A30966" w:rsidRPr="00A30966">
        <w:rPr>
          <w:i/>
          <w:noProof/>
        </w:rPr>
        <w:t xml:space="preserve"> et al.</w:t>
      </w:r>
      <w:r w:rsidR="00A30966">
        <w:rPr>
          <w:noProof/>
        </w:rPr>
        <w:t>, 2016)</w:t>
      </w:r>
      <w:r w:rsidR="00CC690F">
        <w:fldChar w:fldCharType="end"/>
      </w:r>
      <w:r w:rsidRPr="00AC26F8">
        <w:t xml:space="preserve">. The </w:t>
      </w:r>
      <w:proofErr w:type="spellStart"/>
      <w:r w:rsidRPr="00AC26F8">
        <w:t>iRep</w:t>
      </w:r>
      <w:proofErr w:type="spellEnd"/>
      <w:r w:rsidRPr="00AC26F8">
        <w:t xml:space="preserve"> value of a MAG represents the average number of replication events over different subpopulations of the MAG weighted by their relative abundances.</w:t>
      </w:r>
    </w:p>
    <w:p w14:paraId="08759B36" w14:textId="77777777" w:rsidR="003D1C49" w:rsidRPr="00AC26F8" w:rsidRDefault="003D1C49" w:rsidP="003D1C49"/>
    <w:p w14:paraId="22D02376" w14:textId="77777777" w:rsidR="003D1C49" w:rsidRPr="00AC26F8" w:rsidRDefault="003D1C49" w:rsidP="003D1C49">
      <w:pPr>
        <w:rPr>
          <w:b/>
        </w:rPr>
      </w:pPr>
      <w:r>
        <w:rPr>
          <w:b/>
        </w:rPr>
        <w:t>Co-occurrence analysis</w:t>
      </w:r>
    </w:p>
    <w:p w14:paraId="25ED2C3A" w14:textId="77777777" w:rsidR="003D1C49" w:rsidRPr="00AC26F8" w:rsidRDefault="003D1C49" w:rsidP="003D1C49">
      <w:r w:rsidRPr="00AC26F8">
        <w:t>The algorithm for computing co-occurr</w:t>
      </w:r>
      <w:r>
        <w:t xml:space="preserve">ing bacterial communities </w:t>
      </w:r>
      <w:r w:rsidRPr="00AC26F8">
        <w:t xml:space="preserve">is described in detail elsewhere </w:t>
      </w:r>
      <w:r w:rsidRPr="00AC26F8">
        <w:fldChar w:fldCharType="begin"/>
      </w:r>
      <w:r w:rsidRPr="00AC26F8">
        <w:instrText>ADDIN F1000_CSL_CITATION&lt;~#@#~&gt;[{"DOI":"10.1038/s41559-020-01353-4","First":false,"Last":false,"PMCID":"PMC7610595","PMID":"33398106","abstract":"Resource competition and metabolic cross-feeding are among the main drivers of microbial community assembly. Yet the degree to which these two conflicting forces are reflected in the composition of natural communities has not been systematically investigated. Here, we use genome-scale metabolic modelling to assess the potential for resource competition and metabolic cooperation in large co-occurring groups (up to 40 members) across thousands of habitats. Our analysis reveals two distinct community types, which are clustered at opposite ends of a spectrum in a trade-off between competition and cooperation. At one end are highly cooperative communities, characterized by smaller genomes and multiple auxotrophies. At the other end are highly competitive communities, which feature larger genomes and overlapping nutritional requirements, and harbour more genes related to antimicrobial activity. The latter are mainly present in soils, whereas the former are found in both free-living and host-associated habitats. Community-scale flux simulations show that, whereas competitive communities can better resist species invasion but not nutrient shift, cooperative communities are susceptible to species invasion but resilient to nutrient change. We also show, by analysing an additional data set, that colonization by probiotic species is positively associated with the presence of cooperative species in the recipient microbiome. Together, our results highlight the bifurcation between competitive and cooperative metabolism in the assembly of natural communities and its implications for community modulation.","author":[{"family":"Machado","given":"Daniel"},{"family":"Maistrenko","given":"Oleksandr M"},{"family":"Andrejev","given":"Sergej"},{"family":"Kim","given":"Yongkyu"},{"family":"Bork","given":"Peer"},{"family":"Patil","given":"Kaustubh R"},{"family":"Patil","given":"Kiran R"}],"authorYearDisplayFormat":false,"citation-label":"10249650","container-title":"Nature Ecology &amp; Evolution","container-title-short":"Nat. Ecol. Evol.","id":"10249650","invisible":false,"issue":"2","issued":{"date-parts":[["2021","2"]]},"journalAbbreviation":"Nat. Ecol. Evol.","page":"195-203","suppress-author":false,"title":"Polarization of microbial communities between competitive and cooperative metabolism.","type":"article-journal","volume":"5"}]</w:instrText>
      </w:r>
      <w:r w:rsidRPr="00AC26F8">
        <w:fldChar w:fldCharType="separate"/>
      </w:r>
      <w:r w:rsidRPr="00AC26F8">
        <w:t>(Machado et al., 2021)</w:t>
      </w:r>
      <w:r w:rsidRPr="00AC26F8">
        <w:fldChar w:fldCharType="end"/>
      </w:r>
      <w:r w:rsidRPr="00AC26F8">
        <w:t>. Briefly, it begins with ASV pairs and iteratively identifies co-occurring ASVs of larger combination sizes</w:t>
      </w:r>
      <w:r>
        <w:t>. T</w:t>
      </w:r>
      <w:r w:rsidRPr="00AC26F8">
        <w:t xml:space="preserve">he presence/absence of an ASV is determined by a relative abundance cutoff of 0.001. A combination of ASVs must satisfy the following criteria to be considered as co-occurring: (1) they must co-occur in at least 200 patients and 500 samples; (2) they must co-occur at least twice more than expected by chance, which is estimated by assuming each ASV is observed independently and its number of observation can be modeled by a binomial distribution; (3) the (false discovery rate) FDR-corrected </w:t>
      </w:r>
      <w:r w:rsidRPr="00AC26F8">
        <w:rPr>
          <w:i/>
        </w:rPr>
        <w:t>P</w:t>
      </w:r>
      <w:r w:rsidRPr="00AC26F8">
        <w:t>-values for the independent observation hypothesis must be less than 0.05.</w:t>
      </w:r>
    </w:p>
    <w:p w14:paraId="6FBEFFC9" w14:textId="77777777" w:rsidR="003D1C49" w:rsidRDefault="003D1C49" w:rsidP="000A48DA"/>
    <w:p w14:paraId="5FD6C775" w14:textId="0FC4A072" w:rsidR="00794775" w:rsidRPr="00794775" w:rsidRDefault="00451F8C" w:rsidP="000A48DA">
      <w:pPr>
        <w:rPr>
          <w:b/>
          <w:bCs/>
        </w:rPr>
      </w:pPr>
      <w:r>
        <w:rPr>
          <w:b/>
          <w:bCs/>
        </w:rPr>
        <w:t>Cox’s proportional hazard model</w:t>
      </w:r>
    </w:p>
    <w:p w14:paraId="374A2034" w14:textId="32257A84" w:rsidR="00B7354A" w:rsidRDefault="00770908" w:rsidP="00794775">
      <w:r w:rsidRPr="00AC26F8">
        <w:t>We used the Cox’s time-varying proportional hazard model to regress</w:t>
      </w:r>
      <w:r w:rsidR="00ED518C">
        <w:t xml:space="preserve"> fecal</w:t>
      </w:r>
      <w:r w:rsidRPr="00AC26F8">
        <w:t xml:space="preserve"> </w:t>
      </w:r>
      <w:r w:rsidR="00451F8C">
        <w:t xml:space="preserve">domination </w:t>
      </w:r>
      <w:r w:rsidR="00451F8C" w:rsidRPr="00AC26F8">
        <w:t>(relative abundance</w:t>
      </w:r>
      <w:r w:rsidR="00451F8C">
        <w:t xml:space="preserve"> &gt; </w:t>
      </w:r>
      <w:r w:rsidR="00451F8C" w:rsidRPr="00AC26F8">
        <w:t>30%)</w:t>
      </w:r>
      <w:r w:rsidRPr="00AC26F8">
        <w:t xml:space="preserve"> of </w:t>
      </w:r>
      <w:r w:rsidR="00451F8C">
        <w:t xml:space="preserve">any </w:t>
      </w:r>
      <w:r w:rsidRPr="00AC26F8">
        <w:t>oral bacteri</w:t>
      </w:r>
      <w:r w:rsidR="00EE1040">
        <w:t>al ASV</w:t>
      </w:r>
      <w:r w:rsidRPr="00AC26F8">
        <w:rPr>
          <w:rFonts w:hint="eastAsia"/>
        </w:rPr>
        <w:t xml:space="preserve"> </w:t>
      </w:r>
      <w:r w:rsidRPr="00AC26F8">
        <w:t>as a microbial endpoint of interest against antibiotic administration as multivariable predictors.</w:t>
      </w:r>
      <w:r w:rsidR="00451F8C">
        <w:t xml:space="preserve"> </w:t>
      </w:r>
      <w:r w:rsidR="00AA428D">
        <w:t xml:space="preserve">The exposure to each antibiotic takes a value of 1 on the day the antibiotic was administered and 0 otherwise. </w:t>
      </w:r>
      <w:r w:rsidR="00F55013">
        <w:t xml:space="preserve">The </w:t>
      </w:r>
      <w:r w:rsidR="00AA428D">
        <w:t xml:space="preserve">time interval of </w:t>
      </w:r>
      <w:r w:rsidR="00F55013">
        <w:t xml:space="preserve">allo-HCT recipients </w:t>
      </w:r>
      <w:r w:rsidR="00AA428D">
        <w:t>starts from</w:t>
      </w:r>
      <w:r w:rsidR="00F55013">
        <w:t xml:space="preserve"> 10 days prior to</w:t>
      </w:r>
      <w:r w:rsidR="00AA428D">
        <w:t xml:space="preserve"> transplantation and ends by </w:t>
      </w:r>
      <w:r w:rsidR="00F55013">
        <w:t xml:space="preserve">40 days </w:t>
      </w:r>
      <w:r w:rsidR="00AA428D">
        <w:t>post-</w:t>
      </w:r>
      <w:r w:rsidR="00F55013">
        <w:t xml:space="preserve">transplantation. Patients with less than 5 samples during </w:t>
      </w:r>
      <w:r w:rsidR="00AA428D">
        <w:t>the time interval</w:t>
      </w:r>
      <w:r w:rsidR="00F55013">
        <w:t xml:space="preserve"> were excluded.</w:t>
      </w:r>
      <w:r w:rsidR="00AA428D">
        <w:t xml:space="preserve"> Rarely administered antibiotics that have been administered </w:t>
      </w:r>
      <w:r w:rsidR="00F55013">
        <w:t xml:space="preserve">less than 10 times were </w:t>
      </w:r>
      <w:r w:rsidR="0077282E">
        <w:t xml:space="preserve">also </w:t>
      </w:r>
      <w:r w:rsidR="00F55013">
        <w:t xml:space="preserve">excluded. </w:t>
      </w:r>
    </w:p>
    <w:p w14:paraId="182BB196" w14:textId="4CD348B7" w:rsidR="005D608A" w:rsidRPr="005D608A" w:rsidRDefault="002E5580" w:rsidP="00794775">
      <w:pPr>
        <w:rPr>
          <w:b/>
          <w:bCs/>
        </w:rPr>
      </w:pPr>
      <w:r>
        <w:rPr>
          <w:b/>
          <w:bCs/>
        </w:rPr>
        <w:t>Quantification and s</w:t>
      </w:r>
      <w:r w:rsidR="005D608A" w:rsidRPr="005D608A">
        <w:rPr>
          <w:b/>
          <w:bCs/>
        </w:rPr>
        <w:t>tatistical analysis</w:t>
      </w:r>
    </w:p>
    <w:p w14:paraId="7D7C722C" w14:textId="2AA4612B" w:rsidR="005D608A" w:rsidRPr="00AC26F8" w:rsidRDefault="002E5580" w:rsidP="00794775">
      <w:r>
        <w:t xml:space="preserve">The oral </w:t>
      </w:r>
      <w:r w:rsidR="00D469F3">
        <w:t xml:space="preserve">and gut </w:t>
      </w:r>
      <w:r>
        <w:t>bacterial loads</w:t>
      </w:r>
      <w:r w:rsidR="00D469F3">
        <w:t xml:space="preserve"> in the intestine</w:t>
      </w:r>
      <w:r>
        <w:t xml:space="preserve"> </w:t>
      </w:r>
      <w:r w:rsidR="00D469F3">
        <w:rPr>
          <w:rFonts w:hint="eastAsia"/>
        </w:rPr>
        <w:t>w</w:t>
      </w:r>
      <w:r w:rsidR="00D469F3">
        <w:t>ere</w:t>
      </w:r>
      <w:r>
        <w:t xml:space="preserve"> computed by multiplying total bacterial loads </w:t>
      </w:r>
      <w:r w:rsidR="00D469F3">
        <w:t xml:space="preserve">(qPCR, flow cytometry, DNA mass) </w:t>
      </w:r>
      <w:r>
        <w:t xml:space="preserve">with </w:t>
      </w:r>
      <w:r w:rsidR="00D469F3">
        <w:t>relative abundance of oral-typical and oral-atypical ASVs respectively</w:t>
      </w:r>
      <w:r>
        <w:t xml:space="preserve">. </w:t>
      </w:r>
      <w:r w:rsidR="00D469F3">
        <w:t xml:space="preserve">By interpreting oral-atypical bacteria as gut bacterial members, we ignored bacterial transmission from other non-oral body sites to the gut. </w:t>
      </w:r>
      <w:r w:rsidR="005D608A">
        <w:t xml:space="preserve">All statistical </w:t>
      </w:r>
      <w:r w:rsidR="00D469F3">
        <w:t xml:space="preserve">analysis, including linear regression, correlation between variables (Pearson’s and Spearman’s correlation), </w:t>
      </w:r>
      <w:r w:rsidR="00D469F3">
        <w:lastRenderedPageBreak/>
        <w:t xml:space="preserve">quantitation of microbiome similarity (Hamming and Bray-Curtis distances), and hypothesis testing (Kruskal-Wallis test and Welch’s t-test) </w:t>
      </w:r>
      <w:r w:rsidR="005D608A">
        <w:t>were performed using python</w:t>
      </w:r>
      <w:r w:rsidR="003E7BD1">
        <w:t>.</w:t>
      </w:r>
    </w:p>
    <w:p w14:paraId="1C13B78D" w14:textId="77777777" w:rsidR="002F4282" w:rsidRDefault="002F4282" w:rsidP="000A48DA">
      <w:pPr>
        <w:pStyle w:val="Refhead"/>
      </w:pPr>
    </w:p>
    <w:p w14:paraId="3E6DC961" w14:textId="4DFDC8F8" w:rsidR="00B3451F" w:rsidRPr="00AC26F8" w:rsidRDefault="00B3451F" w:rsidP="000A48DA">
      <w:pPr>
        <w:pStyle w:val="Refhead"/>
      </w:pPr>
      <w:r w:rsidRPr="00AC26F8">
        <w:t>REFERENCES</w:t>
      </w:r>
    </w:p>
    <w:p w14:paraId="1A4A2176" w14:textId="77777777" w:rsidR="005D4EDE" w:rsidRPr="00AC26F8" w:rsidRDefault="005D4EDE" w:rsidP="000A48DA">
      <w:pPr>
        <w:widowControl w:val="0"/>
        <w:autoSpaceDE w:val="0"/>
        <w:autoSpaceDN w:val="0"/>
        <w:adjustRightInd w:val="0"/>
        <w:rPr>
          <w:noProof/>
        </w:rPr>
      </w:pPr>
    </w:p>
    <w:p w14:paraId="28F27800" w14:textId="77777777" w:rsidR="005D4EDE" w:rsidRPr="00AC26F8" w:rsidRDefault="005D4EDE" w:rsidP="000A48DA">
      <w:pPr>
        <w:widowControl w:val="0"/>
        <w:autoSpaceDE w:val="0"/>
        <w:autoSpaceDN w:val="0"/>
        <w:adjustRightInd w:val="0"/>
        <w:rPr>
          <w:noProof/>
        </w:rPr>
      </w:pPr>
      <w:r w:rsidRPr="00AC26F8">
        <w:rPr>
          <w:noProof/>
        </w:rPr>
        <w:t xml:space="preserve">Alneberg, J., Bjarnason, B.S., de Bruijn, I., Schirmer, M., Quick, J., Ijaz, U.Z., Lahti, L., Loman, N.J., Andersson, A.F., and Quince, C. (2014). Binning metagenomic contigs by coverage and composition. Nat. Methods </w:t>
      </w:r>
      <w:r w:rsidRPr="00AC26F8">
        <w:rPr>
          <w:i/>
          <w:iCs/>
          <w:noProof/>
        </w:rPr>
        <w:t>11</w:t>
      </w:r>
      <w:r w:rsidRPr="00AC26F8">
        <w:rPr>
          <w:noProof/>
        </w:rPr>
        <w:t>, 1144–1146.</w:t>
      </w:r>
    </w:p>
    <w:p w14:paraId="78F25118" w14:textId="77777777" w:rsidR="005D4EDE" w:rsidRPr="00AC26F8" w:rsidRDefault="005D4EDE" w:rsidP="000A48DA">
      <w:pPr>
        <w:widowControl w:val="0"/>
        <w:autoSpaceDE w:val="0"/>
        <w:autoSpaceDN w:val="0"/>
        <w:adjustRightInd w:val="0"/>
        <w:rPr>
          <w:noProof/>
        </w:rPr>
      </w:pPr>
      <w:r w:rsidRPr="00AC26F8">
        <w:rPr>
          <w:noProof/>
        </w:rPr>
        <w:t xml:space="preserve">Atarashi, K., Suda, W., Luo, C., Kawaguchi, T., Motoo, I., Narushima, S., Kiguchi, Y., Yasuma, K., Watanabe, E., Tanoue, T., et al. (2017). Ectopic colonization of oral bacteria in the intestine drives TH1 cell induction and inflammation. Science </w:t>
      </w:r>
      <w:r w:rsidRPr="00AC26F8">
        <w:rPr>
          <w:i/>
          <w:iCs/>
          <w:noProof/>
        </w:rPr>
        <w:t>358</w:t>
      </w:r>
      <w:r w:rsidRPr="00AC26F8">
        <w:rPr>
          <w:noProof/>
        </w:rPr>
        <w:t>, 359–365.</w:t>
      </w:r>
    </w:p>
    <w:p w14:paraId="031DEF4C" w14:textId="77777777" w:rsidR="005D4EDE" w:rsidRPr="00AC26F8" w:rsidRDefault="005D4EDE" w:rsidP="000A48DA">
      <w:pPr>
        <w:widowControl w:val="0"/>
        <w:autoSpaceDE w:val="0"/>
        <w:autoSpaceDN w:val="0"/>
        <w:adjustRightInd w:val="0"/>
        <w:rPr>
          <w:noProof/>
        </w:rPr>
      </w:pPr>
      <w:r w:rsidRPr="00AC26F8">
        <w:rPr>
          <w:noProof/>
        </w:rPr>
        <w:t xml:space="preserve">Bekker, V., Zwittink, R.D., Knetsch, C.W., Sanders, I.M.J.G., Berghuis, D., Heidt, P.J., Vossen, J.M.J.J., de Vos, W.M., Belzer, C., Bredius, R.G.M., et al. (2019). Dynamics of the Gut Microbiota in Children Receiving Selective or Total Gut Decontamination Treatment during Hematopoietic Stem Cell Transplantation. Biol. Blood Marrow Transplant. </w:t>
      </w:r>
      <w:r w:rsidRPr="00AC26F8">
        <w:rPr>
          <w:i/>
          <w:iCs/>
          <w:noProof/>
        </w:rPr>
        <w:t>25</w:t>
      </w:r>
      <w:r w:rsidRPr="00AC26F8">
        <w:rPr>
          <w:noProof/>
        </w:rPr>
        <w:t>, 1164–1171.</w:t>
      </w:r>
    </w:p>
    <w:p w14:paraId="2E71E78A" w14:textId="77777777" w:rsidR="005D4EDE" w:rsidRPr="00AC26F8" w:rsidRDefault="005D4EDE" w:rsidP="000A48DA">
      <w:pPr>
        <w:widowControl w:val="0"/>
        <w:autoSpaceDE w:val="0"/>
        <w:autoSpaceDN w:val="0"/>
        <w:adjustRightInd w:val="0"/>
        <w:rPr>
          <w:noProof/>
        </w:rPr>
      </w:pPr>
      <w:r w:rsidRPr="00AC26F8">
        <w:rPr>
          <w:noProof/>
        </w:rPr>
        <w:t xml:space="preserve">Brown, C.T., Olm, M.R., Thomas, B.C., and Banfield, J.F. (2016). Measurement of bacterial replication rates in microbial communities. Nat. Biotechnol. </w:t>
      </w:r>
      <w:r w:rsidRPr="00AC26F8">
        <w:rPr>
          <w:i/>
          <w:iCs/>
          <w:noProof/>
        </w:rPr>
        <w:t>34</w:t>
      </w:r>
      <w:r w:rsidRPr="00AC26F8">
        <w:rPr>
          <w:noProof/>
        </w:rPr>
        <w:t>, 1256–1263.</w:t>
      </w:r>
    </w:p>
    <w:p w14:paraId="62CC6410" w14:textId="77777777" w:rsidR="005D4EDE" w:rsidRPr="00AC26F8" w:rsidRDefault="005D4EDE" w:rsidP="000A48DA">
      <w:pPr>
        <w:widowControl w:val="0"/>
        <w:autoSpaceDE w:val="0"/>
        <w:autoSpaceDN w:val="0"/>
        <w:adjustRightInd w:val="0"/>
        <w:rPr>
          <w:noProof/>
        </w:rPr>
      </w:pPr>
      <w:r w:rsidRPr="00AC26F8">
        <w:rPr>
          <w:noProof/>
        </w:rPr>
        <w:t xml:space="preserve">Callahan, B.J., McMurdie, P.J., Rosen, M.J., Han, A.W., Johnson, A.J.A., and Holmes, S.P. (2016). DADA2: High-resolution sample inference from Illumina amplicon data. Nat. Methods </w:t>
      </w:r>
      <w:r w:rsidRPr="00AC26F8">
        <w:rPr>
          <w:i/>
          <w:iCs/>
          <w:noProof/>
        </w:rPr>
        <w:t>13</w:t>
      </w:r>
      <w:r w:rsidRPr="00AC26F8">
        <w:rPr>
          <w:noProof/>
        </w:rPr>
        <w:t>, 581–583.</w:t>
      </w:r>
    </w:p>
    <w:p w14:paraId="56279CDE" w14:textId="77777777" w:rsidR="005D4EDE" w:rsidRPr="00AC26F8" w:rsidRDefault="005D4EDE" w:rsidP="000A48DA">
      <w:pPr>
        <w:widowControl w:val="0"/>
        <w:autoSpaceDE w:val="0"/>
        <w:autoSpaceDN w:val="0"/>
        <w:adjustRightInd w:val="0"/>
        <w:rPr>
          <w:noProof/>
        </w:rPr>
      </w:pPr>
      <w:r w:rsidRPr="00AC26F8">
        <w:rPr>
          <w:noProof/>
        </w:rPr>
        <w:t xml:space="preserve">Carr, V.R., Witherden, E.A., Lee, S., Shoaie, S., Mullany, P., Proctor, G.B., Gomez-Cabrero, D., and Moyes, D.L. (2020). Abundance and diversity of resistomes differ between healthy human oral cavities and gut. Nat. Commun. </w:t>
      </w:r>
      <w:r w:rsidRPr="00AC26F8">
        <w:rPr>
          <w:i/>
          <w:iCs/>
          <w:noProof/>
        </w:rPr>
        <w:t>11</w:t>
      </w:r>
      <w:r w:rsidRPr="00AC26F8">
        <w:rPr>
          <w:noProof/>
        </w:rPr>
        <w:t>, 693.</w:t>
      </w:r>
    </w:p>
    <w:p w14:paraId="48B9CF6F" w14:textId="77777777" w:rsidR="005D4EDE" w:rsidRPr="00AC26F8" w:rsidRDefault="005D4EDE" w:rsidP="000A48DA">
      <w:pPr>
        <w:widowControl w:val="0"/>
        <w:autoSpaceDE w:val="0"/>
        <w:autoSpaceDN w:val="0"/>
        <w:adjustRightInd w:val="0"/>
        <w:rPr>
          <w:noProof/>
        </w:rPr>
      </w:pPr>
      <w:r w:rsidRPr="00AC26F8">
        <w:rPr>
          <w:noProof/>
        </w:rPr>
        <w:t xml:space="preserve">Chu, D.M., Ma, J., Prince, A.L., Antony, K.M., Seferovic, M.D., and Aagaard, K.M. (2017). Maturation of the infant microbiome community structure and function across multiple body sites and in relation to mode of delivery. Nat. Med. </w:t>
      </w:r>
      <w:r w:rsidRPr="00AC26F8">
        <w:rPr>
          <w:i/>
          <w:iCs/>
          <w:noProof/>
        </w:rPr>
        <w:t>23</w:t>
      </w:r>
      <w:r w:rsidRPr="00AC26F8">
        <w:rPr>
          <w:noProof/>
        </w:rPr>
        <w:t>, 314–326.</w:t>
      </w:r>
    </w:p>
    <w:p w14:paraId="1B57A68D" w14:textId="77777777" w:rsidR="005D4EDE" w:rsidRPr="00AC26F8" w:rsidRDefault="005D4EDE" w:rsidP="000A48DA">
      <w:pPr>
        <w:widowControl w:val="0"/>
        <w:autoSpaceDE w:val="0"/>
        <w:autoSpaceDN w:val="0"/>
        <w:adjustRightInd w:val="0"/>
        <w:rPr>
          <w:noProof/>
        </w:rPr>
      </w:pPr>
      <w:r w:rsidRPr="00AC26F8">
        <w:rPr>
          <w:noProof/>
        </w:rPr>
        <w:t xml:space="preserve">Contijoch, E.J., Britton, G.J., Yang, C., Mogno, I., Li, Z., Ng, R., Llewellyn, S.R., Hira, S., Johnson, C., Rabinowitz, K.M., et al. (2019). Gut microbiota density influences host physiology and is shaped by host and microbial factors. Elife </w:t>
      </w:r>
      <w:r w:rsidRPr="00AC26F8">
        <w:rPr>
          <w:i/>
          <w:iCs/>
          <w:noProof/>
        </w:rPr>
        <w:t>8</w:t>
      </w:r>
      <w:r w:rsidRPr="00AC26F8">
        <w:rPr>
          <w:noProof/>
        </w:rPr>
        <w:t>.</w:t>
      </w:r>
    </w:p>
    <w:p w14:paraId="0C9D1ECE" w14:textId="77777777" w:rsidR="005D4EDE" w:rsidRPr="00AC26F8" w:rsidRDefault="005D4EDE" w:rsidP="000A48DA">
      <w:pPr>
        <w:widowControl w:val="0"/>
        <w:autoSpaceDE w:val="0"/>
        <w:autoSpaceDN w:val="0"/>
        <w:adjustRightInd w:val="0"/>
        <w:rPr>
          <w:noProof/>
        </w:rPr>
      </w:pPr>
      <w:r w:rsidRPr="00AC26F8">
        <w:rPr>
          <w:noProof/>
        </w:rPr>
        <w:t xml:space="preserve">Costello, E.K., Lauber, C.L., Hamady, M., Fierer, N., Gordon, J.I., and Knight, R. (2009). Bacterial community variation in human body habitats across space and time. Science </w:t>
      </w:r>
      <w:r w:rsidRPr="00AC26F8">
        <w:rPr>
          <w:i/>
          <w:iCs/>
          <w:noProof/>
        </w:rPr>
        <w:t>326</w:t>
      </w:r>
      <w:r w:rsidRPr="00AC26F8">
        <w:rPr>
          <w:noProof/>
        </w:rPr>
        <w:t>, 1694–1697.</w:t>
      </w:r>
    </w:p>
    <w:p w14:paraId="02B3856E" w14:textId="0704045F" w:rsidR="005D4EDE" w:rsidRPr="00AC26F8" w:rsidRDefault="005D4EDE" w:rsidP="000A48DA">
      <w:pPr>
        <w:widowControl w:val="0"/>
        <w:autoSpaceDE w:val="0"/>
        <w:autoSpaceDN w:val="0"/>
        <w:adjustRightInd w:val="0"/>
        <w:rPr>
          <w:noProof/>
        </w:rPr>
      </w:pPr>
      <w:r w:rsidRPr="00AC26F8">
        <w:rPr>
          <w:noProof/>
        </w:rPr>
        <w:t>Davidson</w:t>
      </w:r>
      <w:r w:rsidR="008C4D52" w:rsidRPr="00AC26F8">
        <w:rPr>
          <w:noProof/>
        </w:rPr>
        <w:t>-Pilon</w:t>
      </w:r>
      <w:r w:rsidRPr="00AC26F8">
        <w:rPr>
          <w:noProof/>
        </w:rPr>
        <w:t>,</w:t>
      </w:r>
      <w:r w:rsidR="008C4D52" w:rsidRPr="00AC26F8">
        <w:rPr>
          <w:noProof/>
        </w:rPr>
        <w:t xml:space="preserve"> C.</w:t>
      </w:r>
      <w:r w:rsidRPr="00AC26F8">
        <w:rPr>
          <w:noProof/>
        </w:rPr>
        <w:t xml:space="preserve"> </w:t>
      </w:r>
      <w:r w:rsidR="008C4D52" w:rsidRPr="00AC26F8">
        <w:rPr>
          <w:noProof/>
        </w:rPr>
        <w:t xml:space="preserve">(2019). </w:t>
      </w:r>
      <w:r w:rsidRPr="00AC26F8">
        <w:rPr>
          <w:noProof/>
        </w:rPr>
        <w:t xml:space="preserve">lifelines: survival analysis in Python. </w:t>
      </w:r>
      <w:r w:rsidR="008C4D52" w:rsidRPr="00AC26F8">
        <w:rPr>
          <w:noProof/>
        </w:rPr>
        <w:t xml:space="preserve">J. Open Source Softw. </w:t>
      </w:r>
      <w:r w:rsidR="008C4D52" w:rsidRPr="00AC26F8">
        <w:rPr>
          <w:i/>
          <w:iCs/>
          <w:noProof/>
        </w:rPr>
        <w:t>4</w:t>
      </w:r>
      <w:r w:rsidR="008C4D52" w:rsidRPr="00AC26F8">
        <w:rPr>
          <w:noProof/>
        </w:rPr>
        <w:t>, 1317.</w:t>
      </w:r>
    </w:p>
    <w:p w14:paraId="3C12701A" w14:textId="77777777" w:rsidR="005D4EDE" w:rsidRPr="00AC26F8" w:rsidRDefault="005D4EDE" w:rsidP="000A48DA">
      <w:pPr>
        <w:widowControl w:val="0"/>
        <w:autoSpaceDE w:val="0"/>
        <w:autoSpaceDN w:val="0"/>
        <w:adjustRightInd w:val="0"/>
        <w:rPr>
          <w:noProof/>
        </w:rPr>
      </w:pPr>
      <w:r w:rsidRPr="00AC26F8">
        <w:rPr>
          <w:noProof/>
        </w:rPr>
        <w:t xml:space="preserve">Davis, J.J., Wattam, A.R., Aziz, R.K., Brettin, T., Butler, R., Butler, R.M., Chlenski, P., Conrad, N., Dickerman, A., Dietrich, E.M., et al. (2020). The PATRIC Bioinformatics Resource Center: expanding data and analysis capabilities. Nucleic Acids Res. </w:t>
      </w:r>
      <w:r w:rsidRPr="00AC26F8">
        <w:rPr>
          <w:i/>
          <w:iCs/>
          <w:noProof/>
        </w:rPr>
        <w:t>48</w:t>
      </w:r>
      <w:r w:rsidRPr="00AC26F8">
        <w:rPr>
          <w:noProof/>
        </w:rPr>
        <w:t>, D606–D612.</w:t>
      </w:r>
    </w:p>
    <w:p w14:paraId="2A63768E" w14:textId="77777777" w:rsidR="005D4EDE" w:rsidRPr="00AC26F8" w:rsidRDefault="005D4EDE" w:rsidP="000A48DA">
      <w:pPr>
        <w:widowControl w:val="0"/>
        <w:autoSpaceDE w:val="0"/>
        <w:autoSpaceDN w:val="0"/>
        <w:adjustRightInd w:val="0"/>
        <w:rPr>
          <w:noProof/>
        </w:rPr>
      </w:pPr>
      <w:r w:rsidRPr="00AC26F8">
        <w:rPr>
          <w:noProof/>
        </w:rPr>
        <w:t xml:space="preserve">Deo, P.N., and Deshmukh, R. (2019). Oral microbiome: Unveiling the fundamentals. J. Oral Maxillofac. Pathol. </w:t>
      </w:r>
      <w:r w:rsidRPr="00AC26F8">
        <w:rPr>
          <w:i/>
          <w:iCs/>
          <w:noProof/>
        </w:rPr>
        <w:t>23</w:t>
      </w:r>
      <w:r w:rsidRPr="00AC26F8">
        <w:rPr>
          <w:noProof/>
        </w:rPr>
        <w:t>, 122–128.</w:t>
      </w:r>
    </w:p>
    <w:p w14:paraId="44C7FFA6" w14:textId="77777777" w:rsidR="005D4EDE" w:rsidRPr="00AC26F8" w:rsidRDefault="005D4EDE" w:rsidP="000A48DA">
      <w:pPr>
        <w:widowControl w:val="0"/>
        <w:autoSpaceDE w:val="0"/>
        <w:autoSpaceDN w:val="0"/>
        <w:adjustRightInd w:val="0"/>
        <w:rPr>
          <w:noProof/>
        </w:rPr>
      </w:pPr>
      <w:r w:rsidRPr="00AC26F8">
        <w:rPr>
          <w:noProof/>
        </w:rPr>
        <w:t xml:space="preserve">DeSantis, T.Z., Hugenholtz, P., Larsen, N., Rojas, M., Brodie, E.L., Keller, K., Huber, T., Dalevi, D., Hu, P., and Andersen, G.L. (2006). Greengenes, a chimera-checked 16S rRNA gene database and workbench compatible with ARB. Appl. Environ. Microbiol. </w:t>
      </w:r>
      <w:r w:rsidRPr="00AC26F8">
        <w:rPr>
          <w:i/>
          <w:iCs/>
          <w:noProof/>
        </w:rPr>
        <w:t>72</w:t>
      </w:r>
      <w:r w:rsidRPr="00AC26F8">
        <w:rPr>
          <w:noProof/>
        </w:rPr>
        <w:t>, 5069–5072.</w:t>
      </w:r>
    </w:p>
    <w:p w14:paraId="47A769E2" w14:textId="77777777" w:rsidR="005D4EDE" w:rsidRPr="00AC26F8" w:rsidRDefault="005D4EDE" w:rsidP="000A48DA">
      <w:pPr>
        <w:widowControl w:val="0"/>
        <w:autoSpaceDE w:val="0"/>
        <w:autoSpaceDN w:val="0"/>
        <w:adjustRightInd w:val="0"/>
        <w:rPr>
          <w:noProof/>
        </w:rPr>
      </w:pPr>
      <w:r w:rsidRPr="00AC26F8">
        <w:rPr>
          <w:noProof/>
        </w:rPr>
        <w:t xml:space="preserve">Dubinkina, V.B., Tyakht, A.V., Odintsova, V.Y., Yarygin, K.S., Kovarsky, B.A., Pavlenko, A.V., Ischenko, D.S., Popenko, A.S., Alexeev, D.G., Taraskina, A.Y., et al. (2017). Links of gut microbiota composition with alcohol dependence syndrome and alcoholic liver disease. Microbiome </w:t>
      </w:r>
      <w:r w:rsidRPr="00AC26F8">
        <w:rPr>
          <w:i/>
          <w:iCs/>
          <w:noProof/>
        </w:rPr>
        <w:t>5</w:t>
      </w:r>
      <w:r w:rsidRPr="00AC26F8">
        <w:rPr>
          <w:noProof/>
        </w:rPr>
        <w:t>, 141.</w:t>
      </w:r>
    </w:p>
    <w:p w14:paraId="7C95D020" w14:textId="77777777" w:rsidR="005D4EDE" w:rsidRPr="00AC26F8" w:rsidRDefault="005D4EDE" w:rsidP="000A48DA">
      <w:pPr>
        <w:widowControl w:val="0"/>
        <w:autoSpaceDE w:val="0"/>
        <w:autoSpaceDN w:val="0"/>
        <w:adjustRightInd w:val="0"/>
        <w:rPr>
          <w:noProof/>
        </w:rPr>
      </w:pPr>
      <w:r w:rsidRPr="00AC26F8">
        <w:rPr>
          <w:noProof/>
        </w:rPr>
        <w:t xml:space="preserve">Duvallet, C., Gibbons, S.M., Gurry, T., Irizarry, R.A., and Alm, E.J. (2017). Meta-analysis of gut </w:t>
      </w:r>
      <w:r w:rsidRPr="00AC26F8">
        <w:rPr>
          <w:noProof/>
        </w:rPr>
        <w:lastRenderedPageBreak/>
        <w:t xml:space="preserve">microbiome studies identifies disease-specific and shared responses. Nat. Commun. </w:t>
      </w:r>
      <w:r w:rsidRPr="00AC26F8">
        <w:rPr>
          <w:i/>
          <w:iCs/>
          <w:noProof/>
        </w:rPr>
        <w:t>8</w:t>
      </w:r>
      <w:r w:rsidRPr="00AC26F8">
        <w:rPr>
          <w:noProof/>
        </w:rPr>
        <w:t>, 1784.</w:t>
      </w:r>
    </w:p>
    <w:p w14:paraId="1A5E5157" w14:textId="77777777" w:rsidR="005D4EDE" w:rsidRPr="00AC26F8" w:rsidRDefault="005D4EDE" w:rsidP="000A48DA">
      <w:pPr>
        <w:widowControl w:val="0"/>
        <w:autoSpaceDE w:val="0"/>
        <w:autoSpaceDN w:val="0"/>
        <w:adjustRightInd w:val="0"/>
        <w:rPr>
          <w:noProof/>
        </w:rPr>
      </w:pPr>
      <w:r w:rsidRPr="00AC26F8">
        <w:rPr>
          <w:noProof/>
        </w:rPr>
        <w:t xml:space="preserve">Eckburg, P.B., Bik, E.M., Bernstein, C.N., Purdom, E., Dethlefsen, L., Sargent, M., Gill, S.R., Nelson, K.E., and Relman, D.A. (2005). Diversity of the human intestinal microbial flora. Science </w:t>
      </w:r>
      <w:r w:rsidRPr="00AC26F8">
        <w:rPr>
          <w:i/>
          <w:iCs/>
          <w:noProof/>
        </w:rPr>
        <w:t>308</w:t>
      </w:r>
      <w:r w:rsidRPr="00AC26F8">
        <w:rPr>
          <w:noProof/>
        </w:rPr>
        <w:t>, 1635–1638.</w:t>
      </w:r>
    </w:p>
    <w:p w14:paraId="2F6337DF" w14:textId="77777777" w:rsidR="005D4EDE" w:rsidRPr="00AC26F8" w:rsidRDefault="005D4EDE" w:rsidP="000A48DA">
      <w:pPr>
        <w:widowControl w:val="0"/>
        <w:autoSpaceDE w:val="0"/>
        <w:autoSpaceDN w:val="0"/>
        <w:adjustRightInd w:val="0"/>
        <w:rPr>
          <w:noProof/>
        </w:rPr>
      </w:pPr>
      <w:r w:rsidRPr="00AC26F8">
        <w:rPr>
          <w:noProof/>
        </w:rPr>
        <w:t xml:space="preserve">Franzosa, E.A., Sirota-Madi, A., Avila-Pacheco, J., Fornelos, N., Haiser, H.J., Reinker, S., Vatanen, T., Hall, A.B., Mallick, H., McIver, L.J., et al. (2019). Gut microbiome structure and metabolic activity in inflammatory bowel disease. Nat. Microbiol. </w:t>
      </w:r>
      <w:r w:rsidRPr="00AC26F8">
        <w:rPr>
          <w:i/>
          <w:iCs/>
          <w:noProof/>
        </w:rPr>
        <w:t>4</w:t>
      </w:r>
      <w:r w:rsidRPr="00AC26F8">
        <w:rPr>
          <w:noProof/>
        </w:rPr>
        <w:t>, 293–305.</w:t>
      </w:r>
    </w:p>
    <w:p w14:paraId="0C632182" w14:textId="77777777" w:rsidR="005D4EDE" w:rsidRPr="00AC26F8" w:rsidRDefault="005D4EDE" w:rsidP="000A48DA">
      <w:pPr>
        <w:widowControl w:val="0"/>
        <w:autoSpaceDE w:val="0"/>
        <w:autoSpaceDN w:val="0"/>
        <w:adjustRightInd w:val="0"/>
        <w:rPr>
          <w:noProof/>
        </w:rPr>
      </w:pPr>
      <w:r w:rsidRPr="00AC26F8">
        <w:rPr>
          <w:noProof/>
        </w:rPr>
        <w:t xml:space="preserve">Gevers, D., Kugathasan, S., Denson, L.A., Vázquez-Baeza, Y., Van Treuren, W., Ren, B., Schwager, E., Knights, D., Song, S.J., Yassour, M., et al. (2014). The treatment-naive microbiome in new-onset Crohn’s disease. Cell Host Microbe </w:t>
      </w:r>
      <w:r w:rsidRPr="00AC26F8">
        <w:rPr>
          <w:i/>
          <w:iCs/>
          <w:noProof/>
        </w:rPr>
        <w:t>15</w:t>
      </w:r>
      <w:r w:rsidRPr="00AC26F8">
        <w:rPr>
          <w:noProof/>
        </w:rPr>
        <w:t>, 382–392.</w:t>
      </w:r>
    </w:p>
    <w:p w14:paraId="46261B52" w14:textId="77777777" w:rsidR="005D4EDE" w:rsidRPr="00AC26F8" w:rsidRDefault="005D4EDE" w:rsidP="000A48DA">
      <w:pPr>
        <w:widowControl w:val="0"/>
        <w:autoSpaceDE w:val="0"/>
        <w:autoSpaceDN w:val="0"/>
        <w:adjustRightInd w:val="0"/>
        <w:rPr>
          <w:noProof/>
        </w:rPr>
      </w:pPr>
      <w:r w:rsidRPr="00AC26F8">
        <w:rPr>
          <w:noProof/>
        </w:rPr>
        <w:t xml:space="preserve">Goyal, A., Dubinkina, V., and Maslov, S. (2018). Multiple stable states in microbial communities explained by the stable marriage problem. ISME J. </w:t>
      </w:r>
      <w:r w:rsidRPr="00AC26F8">
        <w:rPr>
          <w:i/>
          <w:iCs/>
          <w:noProof/>
        </w:rPr>
        <w:t>12</w:t>
      </w:r>
      <w:r w:rsidRPr="00AC26F8">
        <w:rPr>
          <w:noProof/>
        </w:rPr>
        <w:t>, 2823–2834.</w:t>
      </w:r>
    </w:p>
    <w:p w14:paraId="3EF2E8BD" w14:textId="77777777" w:rsidR="005D4EDE" w:rsidRPr="00AC26F8" w:rsidRDefault="005D4EDE" w:rsidP="000A48DA">
      <w:pPr>
        <w:widowControl w:val="0"/>
        <w:autoSpaceDE w:val="0"/>
        <w:autoSpaceDN w:val="0"/>
        <w:adjustRightInd w:val="0"/>
        <w:rPr>
          <w:noProof/>
        </w:rPr>
      </w:pPr>
      <w:r w:rsidRPr="00AC26F8">
        <w:rPr>
          <w:noProof/>
        </w:rPr>
        <w:t>Ho, T.K. (1995). Random decision forests. Proceedings of 3rd International Conference On.</w:t>
      </w:r>
    </w:p>
    <w:p w14:paraId="07D76D3C" w14:textId="77777777" w:rsidR="005D4EDE" w:rsidRPr="00AC26F8" w:rsidRDefault="005D4EDE" w:rsidP="000A48DA">
      <w:pPr>
        <w:widowControl w:val="0"/>
        <w:autoSpaceDE w:val="0"/>
        <w:autoSpaceDN w:val="0"/>
        <w:adjustRightInd w:val="0"/>
        <w:rPr>
          <w:noProof/>
        </w:rPr>
      </w:pPr>
      <w:r w:rsidRPr="00AC26F8">
        <w:rPr>
          <w:noProof/>
        </w:rPr>
        <w:t xml:space="preserve">Human Microbiome Project Consortium (2012). Structure, function and diversity of the healthy human microbiome. Nature </w:t>
      </w:r>
      <w:r w:rsidRPr="00AC26F8">
        <w:rPr>
          <w:i/>
          <w:iCs/>
          <w:noProof/>
        </w:rPr>
        <w:t>486</w:t>
      </w:r>
      <w:r w:rsidRPr="00AC26F8">
        <w:rPr>
          <w:noProof/>
        </w:rPr>
        <w:t>, 207–214.</w:t>
      </w:r>
    </w:p>
    <w:p w14:paraId="6E8650B7" w14:textId="77777777" w:rsidR="005D4EDE" w:rsidRPr="00AC26F8" w:rsidRDefault="005D4EDE" w:rsidP="000A48DA">
      <w:pPr>
        <w:widowControl w:val="0"/>
        <w:autoSpaceDE w:val="0"/>
        <w:autoSpaceDN w:val="0"/>
        <w:adjustRightInd w:val="0"/>
        <w:rPr>
          <w:noProof/>
        </w:rPr>
      </w:pPr>
      <w:r w:rsidRPr="00AC26F8">
        <w:rPr>
          <w:noProof/>
        </w:rPr>
        <w:t xml:space="preserve">Kang, D.D., Li, F., Kirton, E., Thomas, A., Egan, R., An, H., and Wang, Z. (2019). MetaBAT 2: an adaptive binning algorithm for robust and efficient genome reconstruction from metagenome assemblies. PeerJ </w:t>
      </w:r>
      <w:r w:rsidRPr="00AC26F8">
        <w:rPr>
          <w:i/>
          <w:iCs/>
          <w:noProof/>
        </w:rPr>
        <w:t>7</w:t>
      </w:r>
      <w:r w:rsidRPr="00AC26F8">
        <w:rPr>
          <w:noProof/>
        </w:rPr>
        <w:t>, e7359.</w:t>
      </w:r>
    </w:p>
    <w:p w14:paraId="31D365FB" w14:textId="77777777" w:rsidR="005D4EDE" w:rsidRPr="00AC26F8" w:rsidRDefault="005D4EDE" w:rsidP="000A48DA">
      <w:pPr>
        <w:widowControl w:val="0"/>
        <w:autoSpaceDE w:val="0"/>
        <w:autoSpaceDN w:val="0"/>
        <w:adjustRightInd w:val="0"/>
        <w:rPr>
          <w:noProof/>
        </w:rPr>
      </w:pPr>
      <w:r w:rsidRPr="00AC26F8">
        <w:rPr>
          <w:noProof/>
        </w:rPr>
        <w:t xml:space="preserve">Kitamoto, S., Nagao-Kitamoto, H., Hein, R., Schmidt, T.M., and Kamada, N. (2020a). The Bacterial Connection between the Oral Cavity and the Gut Diseases. J. Dent. Res. </w:t>
      </w:r>
      <w:r w:rsidRPr="00AC26F8">
        <w:rPr>
          <w:i/>
          <w:iCs/>
          <w:noProof/>
        </w:rPr>
        <w:t>99</w:t>
      </w:r>
      <w:r w:rsidRPr="00AC26F8">
        <w:rPr>
          <w:noProof/>
        </w:rPr>
        <w:t>, 1021–1029.</w:t>
      </w:r>
    </w:p>
    <w:p w14:paraId="15FC1E6F" w14:textId="77777777" w:rsidR="005D4EDE" w:rsidRPr="00AC26F8" w:rsidRDefault="005D4EDE" w:rsidP="000A48DA">
      <w:pPr>
        <w:widowControl w:val="0"/>
        <w:autoSpaceDE w:val="0"/>
        <w:autoSpaceDN w:val="0"/>
        <w:adjustRightInd w:val="0"/>
        <w:rPr>
          <w:noProof/>
        </w:rPr>
      </w:pPr>
      <w:r w:rsidRPr="00AC26F8">
        <w:rPr>
          <w:noProof/>
        </w:rPr>
        <w:t xml:space="preserve">Kitamoto, S., Nagao-Kitamoto, H., Jiao, Y., Gillilland, M.G., Hayashi, A., Imai, J., Sugihara, K., Miyoshi, M., Brazil, J.C., Kuffa, P., et al. (2020b). The Intermucosal Connection between the Mouth and Gut in Commensal Pathobiont-Driven Colitis. Cell </w:t>
      </w:r>
      <w:r w:rsidRPr="00AC26F8">
        <w:rPr>
          <w:i/>
          <w:iCs/>
          <w:noProof/>
        </w:rPr>
        <w:t>182</w:t>
      </w:r>
      <w:r w:rsidRPr="00AC26F8">
        <w:rPr>
          <w:noProof/>
        </w:rPr>
        <w:t>, 447–462.e14.</w:t>
      </w:r>
    </w:p>
    <w:p w14:paraId="04285069" w14:textId="77777777" w:rsidR="005D4EDE" w:rsidRPr="00AC26F8" w:rsidRDefault="005D4EDE" w:rsidP="000A48DA">
      <w:pPr>
        <w:widowControl w:val="0"/>
        <w:autoSpaceDE w:val="0"/>
        <w:autoSpaceDN w:val="0"/>
        <w:adjustRightInd w:val="0"/>
        <w:rPr>
          <w:noProof/>
        </w:rPr>
      </w:pPr>
      <w:r w:rsidRPr="00AC26F8">
        <w:rPr>
          <w:noProof/>
        </w:rPr>
        <w:t xml:space="preserve">Knights, D., Kuczynski, J., Charlson, E.S., Zaneveld, J., Mozer, M.C., Collman, R.G., Bushman, F.D., Knight, R., and Kelley, S.T. (2011). Bayesian community-wide culture-independent microbial source tracking. Nat. Methods </w:t>
      </w:r>
      <w:r w:rsidRPr="00AC26F8">
        <w:rPr>
          <w:i/>
          <w:iCs/>
          <w:noProof/>
        </w:rPr>
        <w:t>8</w:t>
      </w:r>
      <w:r w:rsidRPr="00AC26F8">
        <w:rPr>
          <w:noProof/>
        </w:rPr>
        <w:t>, 761–763.</w:t>
      </w:r>
    </w:p>
    <w:p w14:paraId="19A17595" w14:textId="77777777" w:rsidR="005D4EDE" w:rsidRPr="00AC26F8" w:rsidRDefault="005D4EDE" w:rsidP="000A48DA">
      <w:pPr>
        <w:widowControl w:val="0"/>
        <w:autoSpaceDE w:val="0"/>
        <w:autoSpaceDN w:val="0"/>
        <w:adjustRightInd w:val="0"/>
        <w:rPr>
          <w:noProof/>
        </w:rPr>
      </w:pPr>
      <w:r w:rsidRPr="00AC26F8">
        <w:rPr>
          <w:noProof/>
        </w:rPr>
        <w:t xml:space="preserve">Lahti, L., Salojärvi, J., Salonen, A., Scheffer, M., and de Vos, W.M. (2014). Tipping elements in the human intestinal ecosystem. Nat. Commun. </w:t>
      </w:r>
      <w:r w:rsidRPr="00AC26F8">
        <w:rPr>
          <w:i/>
          <w:iCs/>
          <w:noProof/>
        </w:rPr>
        <w:t>5</w:t>
      </w:r>
      <w:r w:rsidRPr="00AC26F8">
        <w:rPr>
          <w:noProof/>
        </w:rPr>
        <w:t>, 4344.</w:t>
      </w:r>
    </w:p>
    <w:p w14:paraId="622899C3" w14:textId="77777777" w:rsidR="005D4EDE" w:rsidRPr="00AC26F8" w:rsidRDefault="005D4EDE" w:rsidP="000A48DA">
      <w:pPr>
        <w:widowControl w:val="0"/>
        <w:autoSpaceDE w:val="0"/>
        <w:autoSpaceDN w:val="0"/>
        <w:adjustRightInd w:val="0"/>
        <w:rPr>
          <w:noProof/>
        </w:rPr>
      </w:pPr>
      <w:r w:rsidRPr="00AC26F8">
        <w:rPr>
          <w:noProof/>
        </w:rPr>
        <w:t xml:space="preserve">Lamont, R.J., Koo, H., and Hajishengallis, G. (2018). The oral microbiota: dynamic communities and host interactions. Nat. Rev. Microbiol. </w:t>
      </w:r>
      <w:r w:rsidRPr="00AC26F8">
        <w:rPr>
          <w:i/>
          <w:iCs/>
          <w:noProof/>
        </w:rPr>
        <w:t>16</w:t>
      </w:r>
      <w:r w:rsidRPr="00AC26F8">
        <w:rPr>
          <w:noProof/>
        </w:rPr>
        <w:t>, 745–759.</w:t>
      </w:r>
    </w:p>
    <w:p w14:paraId="4A9FB65D" w14:textId="77777777" w:rsidR="005D4EDE" w:rsidRPr="00AC26F8" w:rsidRDefault="005D4EDE" w:rsidP="000A48DA">
      <w:pPr>
        <w:widowControl w:val="0"/>
        <w:autoSpaceDE w:val="0"/>
        <w:autoSpaceDN w:val="0"/>
        <w:adjustRightInd w:val="0"/>
        <w:rPr>
          <w:noProof/>
        </w:rPr>
      </w:pPr>
      <w:r w:rsidRPr="00AC26F8">
        <w:rPr>
          <w:noProof/>
        </w:rPr>
        <w:t xml:space="preserve">Lee, D.D., and Seung, H.S. (1999). Learning the parts of objects by non-negative matrix factorization. Nature </w:t>
      </w:r>
      <w:r w:rsidRPr="00AC26F8">
        <w:rPr>
          <w:i/>
          <w:iCs/>
          <w:noProof/>
        </w:rPr>
        <w:t>401</w:t>
      </w:r>
      <w:r w:rsidRPr="00AC26F8">
        <w:rPr>
          <w:noProof/>
        </w:rPr>
        <w:t>, 788–791.</w:t>
      </w:r>
    </w:p>
    <w:p w14:paraId="6C23F688" w14:textId="77777777" w:rsidR="005D4EDE" w:rsidRPr="00AC26F8" w:rsidRDefault="005D4EDE" w:rsidP="000A48DA">
      <w:pPr>
        <w:widowControl w:val="0"/>
        <w:autoSpaceDE w:val="0"/>
        <w:autoSpaceDN w:val="0"/>
        <w:adjustRightInd w:val="0"/>
        <w:rPr>
          <w:noProof/>
        </w:rPr>
      </w:pPr>
      <w:r w:rsidRPr="00AC26F8">
        <w:rPr>
          <w:noProof/>
        </w:rPr>
        <w:t xml:space="preserve">Lewis, J.D., Chen, E.Z., Baldassano, R.N., Otley, A.R., Griffiths, A.M., Lee, D., Bittinger, K., Bailey, A., Friedman, E.S., Hoffmann, C., et al. (2015). Inflammation, antibiotics, and diet as environmental stressors of the gut microbiome in pediatric crohn’s disease. Cell Host Microbe </w:t>
      </w:r>
      <w:r w:rsidRPr="00AC26F8">
        <w:rPr>
          <w:i/>
          <w:iCs/>
          <w:noProof/>
        </w:rPr>
        <w:t>18</w:t>
      </w:r>
      <w:r w:rsidRPr="00AC26F8">
        <w:rPr>
          <w:noProof/>
        </w:rPr>
        <w:t>, 489–500.</w:t>
      </w:r>
    </w:p>
    <w:p w14:paraId="3AB5BD10" w14:textId="77777777" w:rsidR="005D4EDE" w:rsidRPr="00AC26F8" w:rsidRDefault="005D4EDE" w:rsidP="000A48DA">
      <w:pPr>
        <w:widowControl w:val="0"/>
        <w:autoSpaceDE w:val="0"/>
        <w:autoSpaceDN w:val="0"/>
        <w:adjustRightInd w:val="0"/>
        <w:rPr>
          <w:noProof/>
        </w:rPr>
      </w:pPr>
      <w:r w:rsidRPr="00AC26F8">
        <w:rPr>
          <w:noProof/>
        </w:rPr>
        <w:t xml:space="preserve">Li, D., Liu, C.-M., Luo, R., Sadakane, K., and Lam, T.-W. (2015). MEGAHIT: an ultra-fast single-node solution for large and complex metagenomics assembly via succinct de Bruijn graph. Bioinformatics </w:t>
      </w:r>
      <w:r w:rsidRPr="00AC26F8">
        <w:rPr>
          <w:i/>
          <w:iCs/>
          <w:noProof/>
        </w:rPr>
        <w:t>31</w:t>
      </w:r>
      <w:r w:rsidRPr="00AC26F8">
        <w:rPr>
          <w:noProof/>
        </w:rPr>
        <w:t>, 1674–1676.</w:t>
      </w:r>
    </w:p>
    <w:p w14:paraId="6922D9D0" w14:textId="77777777" w:rsidR="005D4EDE" w:rsidRPr="00AC26F8" w:rsidRDefault="005D4EDE" w:rsidP="000A48DA">
      <w:pPr>
        <w:widowControl w:val="0"/>
        <w:autoSpaceDE w:val="0"/>
        <w:autoSpaceDN w:val="0"/>
        <w:adjustRightInd w:val="0"/>
        <w:rPr>
          <w:noProof/>
        </w:rPr>
      </w:pPr>
      <w:r w:rsidRPr="00AC26F8">
        <w:rPr>
          <w:noProof/>
        </w:rPr>
        <w:t xml:space="preserve">Liao, C., Taylor, B.P., Ceccarani, C., Fontana, E., Amoretti, L.A., Wright, R.J., Gomes, A.L.C., Peled, J.U., Taur, Y., Perales, M.-A., et al. (2021). Compilation of longitudinal microbiota data and hospitalome from hematopoietic cell transplantation patients. Sci. Data </w:t>
      </w:r>
      <w:r w:rsidRPr="00AC26F8">
        <w:rPr>
          <w:i/>
          <w:iCs/>
          <w:noProof/>
        </w:rPr>
        <w:t>8</w:t>
      </w:r>
      <w:r w:rsidRPr="00AC26F8">
        <w:rPr>
          <w:noProof/>
        </w:rPr>
        <w:t>, 71.</w:t>
      </w:r>
    </w:p>
    <w:p w14:paraId="790AF9F1" w14:textId="77777777" w:rsidR="005D4EDE" w:rsidRPr="00AC26F8" w:rsidRDefault="005D4EDE" w:rsidP="000A48DA">
      <w:pPr>
        <w:widowControl w:val="0"/>
        <w:autoSpaceDE w:val="0"/>
        <w:autoSpaceDN w:val="0"/>
        <w:adjustRightInd w:val="0"/>
        <w:rPr>
          <w:noProof/>
        </w:rPr>
      </w:pPr>
      <w:r w:rsidRPr="00AC26F8">
        <w:rPr>
          <w:noProof/>
        </w:rPr>
        <w:t xml:space="preserve">van der Maaten, L., and Hinton, G. (2008). Visualizing Data using t-SNE. Journal of Machine Learning Research </w:t>
      </w:r>
      <w:r w:rsidRPr="00AC26F8">
        <w:rPr>
          <w:i/>
          <w:iCs/>
          <w:noProof/>
        </w:rPr>
        <w:t>9</w:t>
      </w:r>
      <w:r w:rsidRPr="00AC26F8">
        <w:rPr>
          <w:noProof/>
        </w:rPr>
        <w:t>, 2579–2605.</w:t>
      </w:r>
    </w:p>
    <w:p w14:paraId="35239CA5" w14:textId="77777777" w:rsidR="005D4EDE" w:rsidRPr="00AC26F8" w:rsidRDefault="005D4EDE" w:rsidP="000A48DA">
      <w:pPr>
        <w:widowControl w:val="0"/>
        <w:autoSpaceDE w:val="0"/>
        <w:autoSpaceDN w:val="0"/>
        <w:adjustRightInd w:val="0"/>
        <w:rPr>
          <w:noProof/>
        </w:rPr>
      </w:pPr>
      <w:r w:rsidRPr="00AC26F8">
        <w:rPr>
          <w:noProof/>
        </w:rPr>
        <w:t xml:space="preserve">Machado, D., Maistrenko, O.M., Andrejev, S., Kim, Y., Bork, P., Patil, K.R., and Patil, K.R. (2021). Polarization of microbial communities between competitive and cooperative metabolism. Nat. Ecol. Evol. </w:t>
      </w:r>
      <w:r w:rsidRPr="00AC26F8">
        <w:rPr>
          <w:i/>
          <w:iCs/>
          <w:noProof/>
        </w:rPr>
        <w:t>5</w:t>
      </w:r>
      <w:r w:rsidRPr="00AC26F8">
        <w:rPr>
          <w:noProof/>
        </w:rPr>
        <w:t>, 195–203.</w:t>
      </w:r>
    </w:p>
    <w:p w14:paraId="323D36CA" w14:textId="77777777" w:rsidR="005D4EDE" w:rsidRPr="00AC26F8" w:rsidRDefault="005D4EDE" w:rsidP="000A48DA">
      <w:pPr>
        <w:widowControl w:val="0"/>
        <w:autoSpaceDE w:val="0"/>
        <w:autoSpaceDN w:val="0"/>
        <w:adjustRightInd w:val="0"/>
        <w:rPr>
          <w:noProof/>
        </w:rPr>
      </w:pPr>
      <w:r w:rsidRPr="00AC26F8">
        <w:rPr>
          <w:noProof/>
        </w:rPr>
        <w:t xml:space="preserve">Martin, M. (2011). Cutadapt removes adapter sequences from high-throughput sequencing reads. </w:t>
      </w:r>
      <w:r w:rsidRPr="00AC26F8">
        <w:rPr>
          <w:noProof/>
        </w:rPr>
        <w:lastRenderedPageBreak/>
        <w:t xml:space="preserve">EMBnet J. </w:t>
      </w:r>
      <w:r w:rsidRPr="00AC26F8">
        <w:rPr>
          <w:i/>
          <w:iCs/>
          <w:noProof/>
        </w:rPr>
        <w:t>17</w:t>
      </w:r>
      <w:r w:rsidRPr="00AC26F8">
        <w:rPr>
          <w:noProof/>
        </w:rPr>
        <w:t>, 10.</w:t>
      </w:r>
    </w:p>
    <w:p w14:paraId="716BBCD8" w14:textId="77777777" w:rsidR="005D4EDE" w:rsidRPr="00AC26F8" w:rsidRDefault="005D4EDE" w:rsidP="000A48DA">
      <w:pPr>
        <w:widowControl w:val="0"/>
        <w:autoSpaceDE w:val="0"/>
        <w:autoSpaceDN w:val="0"/>
        <w:adjustRightInd w:val="0"/>
        <w:rPr>
          <w:noProof/>
        </w:rPr>
      </w:pPr>
      <w:r w:rsidRPr="00AC26F8">
        <w:rPr>
          <w:noProof/>
        </w:rPr>
        <w:t xml:space="preserve">Morjaria, S., Schluter, J., Taylor, B.P., Littmann, E.R., Carter, R.A., Fontana, E., Peled, J.U., van den Brink, M.R.M., Xavier, J.B., and Taur, Y. (2019). Antibiotic-Induced Shifts in Fecal Microbiota Density and Composition during Hematopoietic Stem Cell Transplantation. Infect. Immun. </w:t>
      </w:r>
      <w:r w:rsidRPr="00AC26F8">
        <w:rPr>
          <w:i/>
          <w:iCs/>
          <w:noProof/>
        </w:rPr>
        <w:t>87</w:t>
      </w:r>
      <w:r w:rsidRPr="00AC26F8">
        <w:rPr>
          <w:noProof/>
        </w:rPr>
        <w:t>.</w:t>
      </w:r>
    </w:p>
    <w:p w14:paraId="4D38A606" w14:textId="77777777" w:rsidR="005D4EDE" w:rsidRPr="00AC26F8" w:rsidRDefault="005D4EDE" w:rsidP="000A48DA">
      <w:pPr>
        <w:widowControl w:val="0"/>
        <w:autoSpaceDE w:val="0"/>
        <w:autoSpaceDN w:val="0"/>
        <w:adjustRightInd w:val="0"/>
        <w:rPr>
          <w:noProof/>
        </w:rPr>
      </w:pPr>
      <w:r w:rsidRPr="00AC26F8">
        <w:rPr>
          <w:noProof/>
        </w:rPr>
        <w:t xml:space="preserve">O’Boyle, C.J., MacFie, J., Mitchell, C.J., Johnstone, D., Sagar, P.M., and Sedman, P.C. (1998). Microbiology of bacterial translocation in humans. Gut </w:t>
      </w:r>
      <w:r w:rsidRPr="00AC26F8">
        <w:rPr>
          <w:i/>
          <w:iCs/>
          <w:noProof/>
        </w:rPr>
        <w:t>42</w:t>
      </w:r>
      <w:r w:rsidRPr="00AC26F8">
        <w:rPr>
          <w:noProof/>
        </w:rPr>
        <w:t>, 29–35.</w:t>
      </w:r>
    </w:p>
    <w:p w14:paraId="11462241" w14:textId="77777777" w:rsidR="005D4EDE" w:rsidRPr="00AC26F8" w:rsidRDefault="005D4EDE" w:rsidP="000A48DA">
      <w:pPr>
        <w:widowControl w:val="0"/>
        <w:autoSpaceDE w:val="0"/>
        <w:autoSpaceDN w:val="0"/>
        <w:adjustRightInd w:val="0"/>
        <w:rPr>
          <w:noProof/>
        </w:rPr>
      </w:pPr>
      <w:r w:rsidRPr="00AC26F8">
        <w:rPr>
          <w:noProof/>
        </w:rPr>
        <w:t xml:space="preserve">Olsen, I., and Yamazaki, K. (2019). Can oral bacteria affect the microbiome of the gut? J. Oral Microbiol. </w:t>
      </w:r>
      <w:r w:rsidRPr="00AC26F8">
        <w:rPr>
          <w:i/>
          <w:iCs/>
          <w:noProof/>
        </w:rPr>
        <w:t>11</w:t>
      </w:r>
      <w:r w:rsidRPr="00AC26F8">
        <w:rPr>
          <w:noProof/>
        </w:rPr>
        <w:t>, 1586422.</w:t>
      </w:r>
    </w:p>
    <w:p w14:paraId="4A9CC492" w14:textId="77777777" w:rsidR="005D4EDE" w:rsidRPr="00AC26F8" w:rsidRDefault="005D4EDE" w:rsidP="000A48DA">
      <w:pPr>
        <w:widowControl w:val="0"/>
        <w:autoSpaceDE w:val="0"/>
        <w:autoSpaceDN w:val="0"/>
        <w:adjustRightInd w:val="0"/>
        <w:rPr>
          <w:noProof/>
        </w:rPr>
      </w:pPr>
      <w:r w:rsidRPr="00AC26F8">
        <w:rPr>
          <w:noProof/>
        </w:rPr>
        <w:t>Pedregosa, F., Varoquaux, G., and Gramfort, A. (2011). Scikit-learn: Machine learning in Python. Of Machine Learning.</w:t>
      </w:r>
    </w:p>
    <w:p w14:paraId="7B2DEE46" w14:textId="77777777" w:rsidR="005D4EDE" w:rsidRPr="00AC26F8" w:rsidRDefault="005D4EDE" w:rsidP="000A48DA">
      <w:pPr>
        <w:widowControl w:val="0"/>
        <w:autoSpaceDE w:val="0"/>
        <w:autoSpaceDN w:val="0"/>
        <w:adjustRightInd w:val="0"/>
        <w:rPr>
          <w:noProof/>
        </w:rPr>
      </w:pPr>
      <w:r w:rsidRPr="00AC26F8">
        <w:rPr>
          <w:noProof/>
        </w:rPr>
        <w:t xml:space="preserve">Peled, J.U., Gomes, A.L.C., Devlin, S.M., Littmann, E.R., Taur, Y., Sung, A.D., Weber, D., Hashimoto, D., Slingerland, A.E., Slingerland, J.B., et al. (2020). Microbiota as Predictor of Mortality in Allogeneic Hematopoietic-Cell Transplantation. N. Engl. J. Med. </w:t>
      </w:r>
      <w:r w:rsidRPr="00AC26F8">
        <w:rPr>
          <w:i/>
          <w:iCs/>
          <w:noProof/>
        </w:rPr>
        <w:t>382</w:t>
      </w:r>
      <w:r w:rsidRPr="00AC26F8">
        <w:rPr>
          <w:noProof/>
        </w:rPr>
        <w:t>, 822–834.</w:t>
      </w:r>
    </w:p>
    <w:p w14:paraId="2C1B0072" w14:textId="77777777" w:rsidR="005D4EDE" w:rsidRPr="00AC26F8" w:rsidRDefault="005D4EDE" w:rsidP="000A48DA">
      <w:pPr>
        <w:widowControl w:val="0"/>
        <w:autoSpaceDE w:val="0"/>
        <w:autoSpaceDN w:val="0"/>
        <w:adjustRightInd w:val="0"/>
        <w:rPr>
          <w:noProof/>
        </w:rPr>
      </w:pPr>
      <w:r w:rsidRPr="00AC26F8">
        <w:rPr>
          <w:noProof/>
        </w:rPr>
        <w:t xml:space="preserve">Polage, C.R., Solnick, J.V., and Cohen, S.H. (2012). Nosocomial diarrhea: evaluation and treatment of causes other than Clostridium difficile. Clin. Infect. Dis. </w:t>
      </w:r>
      <w:r w:rsidRPr="00AC26F8">
        <w:rPr>
          <w:i/>
          <w:iCs/>
          <w:noProof/>
        </w:rPr>
        <w:t>55</w:t>
      </w:r>
      <w:r w:rsidRPr="00AC26F8">
        <w:rPr>
          <w:noProof/>
        </w:rPr>
        <w:t>, 982–989.</w:t>
      </w:r>
    </w:p>
    <w:p w14:paraId="22ECE990" w14:textId="77777777" w:rsidR="005D4EDE" w:rsidRPr="00AC26F8" w:rsidRDefault="005D4EDE" w:rsidP="000A48DA">
      <w:pPr>
        <w:widowControl w:val="0"/>
        <w:autoSpaceDE w:val="0"/>
        <w:autoSpaceDN w:val="0"/>
        <w:adjustRightInd w:val="0"/>
        <w:rPr>
          <w:noProof/>
        </w:rPr>
      </w:pPr>
      <w:r w:rsidRPr="00AC26F8">
        <w:rPr>
          <w:noProof/>
        </w:rPr>
        <w:t xml:space="preserve">Qin, N., Yang, F., Li, A., Prifti, E., Chen, Y., Shao, L., Guo, J., Le Chatelier, E., Yao, J., Wu, L., et al. (2014). Alterations of the human gut microbiome in liver cirrhosis. Nature </w:t>
      </w:r>
      <w:r w:rsidRPr="00AC26F8">
        <w:rPr>
          <w:i/>
          <w:iCs/>
          <w:noProof/>
        </w:rPr>
        <w:t>513</w:t>
      </w:r>
      <w:r w:rsidRPr="00AC26F8">
        <w:rPr>
          <w:noProof/>
        </w:rPr>
        <w:t>, 59–64.</w:t>
      </w:r>
    </w:p>
    <w:p w14:paraId="75C8EC1C" w14:textId="77777777" w:rsidR="005D4EDE" w:rsidRPr="00AC26F8" w:rsidRDefault="005D4EDE" w:rsidP="000A48DA">
      <w:pPr>
        <w:widowControl w:val="0"/>
        <w:autoSpaceDE w:val="0"/>
        <w:autoSpaceDN w:val="0"/>
        <w:adjustRightInd w:val="0"/>
        <w:rPr>
          <w:noProof/>
        </w:rPr>
      </w:pPr>
      <w:r w:rsidRPr="00AC26F8">
        <w:rPr>
          <w:noProof/>
        </w:rPr>
        <w:t xml:space="preserve">Quast, C., Pruesse, E., Yilmaz, P., Gerken, J., Schweer, T., Yarza, P., Peplies, J., and Glöckner, F.O. (2013). The SILVA ribosomal RNA gene database project: improved data processing and web-based tools. Nucleic Acids Res. </w:t>
      </w:r>
      <w:r w:rsidRPr="00AC26F8">
        <w:rPr>
          <w:i/>
          <w:iCs/>
          <w:noProof/>
        </w:rPr>
        <w:t>41</w:t>
      </w:r>
      <w:r w:rsidRPr="00AC26F8">
        <w:rPr>
          <w:noProof/>
        </w:rPr>
        <w:t>, D590-6.</w:t>
      </w:r>
    </w:p>
    <w:p w14:paraId="3816F438" w14:textId="77777777" w:rsidR="005D4EDE" w:rsidRPr="00AC26F8" w:rsidRDefault="005D4EDE" w:rsidP="000A48DA">
      <w:pPr>
        <w:widowControl w:val="0"/>
        <w:autoSpaceDE w:val="0"/>
        <w:autoSpaceDN w:val="0"/>
        <w:adjustRightInd w:val="0"/>
        <w:rPr>
          <w:noProof/>
        </w:rPr>
      </w:pPr>
      <w:r w:rsidRPr="00AC26F8">
        <w:rPr>
          <w:noProof/>
        </w:rPr>
        <w:t xml:space="preserve">Ramirez, J., Guarner, F., Bustos Fernandez, L., Maruy, A., Sdepanian, V.L., and Cohen, H. (2020). Antibiotics as major disruptors of gut microbiota. Front. Cell Infect. Microbiol. </w:t>
      </w:r>
      <w:r w:rsidRPr="00AC26F8">
        <w:rPr>
          <w:i/>
          <w:iCs/>
          <w:noProof/>
        </w:rPr>
        <w:t>10</w:t>
      </w:r>
      <w:r w:rsidRPr="00AC26F8">
        <w:rPr>
          <w:noProof/>
        </w:rPr>
        <w:t>, 572912.</w:t>
      </w:r>
    </w:p>
    <w:p w14:paraId="63A3E088" w14:textId="77777777" w:rsidR="005D4EDE" w:rsidRPr="00AC26F8" w:rsidRDefault="005D4EDE" w:rsidP="000A48DA">
      <w:pPr>
        <w:widowControl w:val="0"/>
        <w:autoSpaceDE w:val="0"/>
        <w:autoSpaceDN w:val="0"/>
        <w:adjustRightInd w:val="0"/>
        <w:rPr>
          <w:noProof/>
        </w:rPr>
      </w:pPr>
      <w:r w:rsidRPr="00AC26F8">
        <w:rPr>
          <w:noProof/>
        </w:rPr>
        <w:t xml:space="preserve">Rao, C., Coyte, K.Z., Bainter, W., Geha, R.S., Martin, C.R., and Rakoff-Nahoum, S. (2021). Multi-kingdom ecological drivers of microbiota assembly in preterm infants. Nature </w:t>
      </w:r>
      <w:r w:rsidRPr="00AC26F8">
        <w:rPr>
          <w:i/>
          <w:iCs/>
          <w:noProof/>
        </w:rPr>
        <w:t>591</w:t>
      </w:r>
      <w:r w:rsidRPr="00AC26F8">
        <w:rPr>
          <w:noProof/>
        </w:rPr>
        <w:t>, 633–638.</w:t>
      </w:r>
    </w:p>
    <w:p w14:paraId="20E9B998" w14:textId="77777777" w:rsidR="005D4EDE" w:rsidRPr="00AC26F8" w:rsidRDefault="005D4EDE" w:rsidP="000A48DA">
      <w:pPr>
        <w:widowControl w:val="0"/>
        <w:autoSpaceDE w:val="0"/>
        <w:autoSpaceDN w:val="0"/>
        <w:adjustRightInd w:val="0"/>
        <w:rPr>
          <w:noProof/>
        </w:rPr>
      </w:pPr>
      <w:r w:rsidRPr="00AC26F8">
        <w:rPr>
          <w:noProof/>
        </w:rPr>
        <w:t xml:space="preserve">Rashidi, A., Ebadi, M., Weisdorf, D.J., Costalonga, M., and Staley, C. (2021). No evidence for colonization of oral bacteria in the distal gut in healthy adults. Proc. Natl. Acad. Sci. USA </w:t>
      </w:r>
      <w:r w:rsidRPr="00AC26F8">
        <w:rPr>
          <w:i/>
          <w:iCs/>
          <w:noProof/>
        </w:rPr>
        <w:t>118</w:t>
      </w:r>
      <w:r w:rsidRPr="00AC26F8">
        <w:rPr>
          <w:noProof/>
        </w:rPr>
        <w:t>.</w:t>
      </w:r>
    </w:p>
    <w:p w14:paraId="4181BD2F" w14:textId="77777777" w:rsidR="005D4EDE" w:rsidRPr="00AC26F8" w:rsidRDefault="005D4EDE" w:rsidP="000A48DA">
      <w:pPr>
        <w:widowControl w:val="0"/>
        <w:autoSpaceDE w:val="0"/>
        <w:autoSpaceDN w:val="0"/>
        <w:adjustRightInd w:val="0"/>
        <w:rPr>
          <w:noProof/>
        </w:rPr>
      </w:pPr>
      <w:r w:rsidRPr="00AC26F8">
        <w:rPr>
          <w:noProof/>
        </w:rPr>
        <w:t xml:space="preserve">Read, E., Curtis, M.A., and Neves, J.F. (2021). The role of oral bacteria in inflammatory bowel disease. Nat. Rev. Gastroenterol. Hepatol. </w:t>
      </w:r>
      <w:r w:rsidRPr="00AC26F8">
        <w:rPr>
          <w:i/>
          <w:iCs/>
          <w:noProof/>
        </w:rPr>
        <w:t>18</w:t>
      </w:r>
      <w:r w:rsidRPr="00AC26F8">
        <w:rPr>
          <w:noProof/>
        </w:rPr>
        <w:t>, 731–742.</w:t>
      </w:r>
    </w:p>
    <w:p w14:paraId="1CAE5DF4" w14:textId="77777777" w:rsidR="005D4EDE" w:rsidRPr="00AC26F8" w:rsidRDefault="005D4EDE" w:rsidP="000A48DA">
      <w:pPr>
        <w:widowControl w:val="0"/>
        <w:autoSpaceDE w:val="0"/>
        <w:autoSpaceDN w:val="0"/>
        <w:adjustRightInd w:val="0"/>
        <w:rPr>
          <w:noProof/>
        </w:rPr>
      </w:pPr>
      <w:r w:rsidRPr="00AC26F8">
        <w:rPr>
          <w:noProof/>
        </w:rPr>
        <w:t>Rolling, T., Zhai, B., Gjonbalaj, M., Tosini, N., Yasuma-Mitobe, K., Fontana, E., Amoretti, L.A., Wright, R.J., Ponce, D.M., Perales, M.A., et al. (2021). Haematopoietic cell transplantation outcomes are linked to intestinal mycobiota dynamics and an expansion of Candida parapsilosis complex species. Nat. Microbiol.</w:t>
      </w:r>
    </w:p>
    <w:p w14:paraId="68571E93" w14:textId="77777777" w:rsidR="005D4EDE" w:rsidRPr="00AC26F8" w:rsidRDefault="005D4EDE" w:rsidP="000A48DA">
      <w:pPr>
        <w:widowControl w:val="0"/>
        <w:autoSpaceDE w:val="0"/>
        <w:autoSpaceDN w:val="0"/>
        <w:adjustRightInd w:val="0"/>
        <w:rPr>
          <w:noProof/>
        </w:rPr>
      </w:pPr>
      <w:r w:rsidRPr="00AC26F8">
        <w:rPr>
          <w:noProof/>
        </w:rPr>
        <w:t xml:space="preserve">Schirmer, M., Denson, L., Vlamakis, H., Franzosa, E.A., Thomas, S., Gotman, N.M., Rufo, P., Baker, S.S., Sauer, C., Markowitz, J., et al. (2018). Compositional and temporal changes in the gut microbiome of pediatric ulcerative colitis patients are linked to disease course. Cell Host Microbe </w:t>
      </w:r>
      <w:r w:rsidRPr="00AC26F8">
        <w:rPr>
          <w:i/>
          <w:iCs/>
          <w:noProof/>
        </w:rPr>
        <w:t>24</w:t>
      </w:r>
      <w:r w:rsidRPr="00AC26F8">
        <w:rPr>
          <w:noProof/>
        </w:rPr>
        <w:t>, 600–610.e4.</w:t>
      </w:r>
    </w:p>
    <w:p w14:paraId="713CCB6F" w14:textId="77777777" w:rsidR="005D4EDE" w:rsidRPr="00AC26F8" w:rsidRDefault="005D4EDE" w:rsidP="000A48DA">
      <w:pPr>
        <w:widowControl w:val="0"/>
        <w:autoSpaceDE w:val="0"/>
        <w:autoSpaceDN w:val="0"/>
        <w:adjustRightInd w:val="0"/>
        <w:rPr>
          <w:noProof/>
        </w:rPr>
      </w:pPr>
      <w:r w:rsidRPr="00AC26F8">
        <w:rPr>
          <w:noProof/>
        </w:rPr>
        <w:t xml:space="preserve">Schmidt, T.S., Hayward, M.R., Coelho, L.P., Li, S.S., Costea, P.I., Voigt, A.Y., Wirbel, J., Maistrenko, O.M., Alves, R.J., Bergsten, E., et al. (2019). Extensive transmission of microbes along the gastrointestinal tract. Elife </w:t>
      </w:r>
      <w:r w:rsidRPr="00AC26F8">
        <w:rPr>
          <w:i/>
          <w:iCs/>
          <w:noProof/>
        </w:rPr>
        <w:t>8</w:t>
      </w:r>
      <w:r w:rsidRPr="00AC26F8">
        <w:rPr>
          <w:noProof/>
        </w:rPr>
        <w:t>.</w:t>
      </w:r>
    </w:p>
    <w:p w14:paraId="44555FF4" w14:textId="77777777" w:rsidR="005D4EDE" w:rsidRPr="00AC26F8" w:rsidRDefault="005D4EDE" w:rsidP="000A48DA">
      <w:pPr>
        <w:widowControl w:val="0"/>
        <w:autoSpaceDE w:val="0"/>
        <w:autoSpaceDN w:val="0"/>
        <w:adjustRightInd w:val="0"/>
        <w:rPr>
          <w:noProof/>
        </w:rPr>
      </w:pPr>
      <w:r w:rsidRPr="00AC26F8">
        <w:rPr>
          <w:noProof/>
        </w:rPr>
        <w:t xml:space="preserve">Schubert, A.M., Rogers, M.A.M., Ring, C., Mogle, J., Petrosino, J.P., Young, V.B., Aronoff, D.M., and Schloss, P.D. (2014). Microbiome data distinguish patients with Clostridium difficile infection and non-C. difficile-associated diarrhea from healthy controls. MBio </w:t>
      </w:r>
      <w:r w:rsidRPr="00AC26F8">
        <w:rPr>
          <w:i/>
          <w:iCs/>
          <w:noProof/>
        </w:rPr>
        <w:t>5</w:t>
      </w:r>
      <w:r w:rsidRPr="00AC26F8">
        <w:rPr>
          <w:noProof/>
        </w:rPr>
        <w:t>, e01021-14.</w:t>
      </w:r>
    </w:p>
    <w:p w14:paraId="1A4EEC95" w14:textId="77777777" w:rsidR="005D4EDE" w:rsidRPr="00AC26F8" w:rsidRDefault="005D4EDE" w:rsidP="000A48DA">
      <w:pPr>
        <w:widowControl w:val="0"/>
        <w:autoSpaceDE w:val="0"/>
        <w:autoSpaceDN w:val="0"/>
        <w:adjustRightInd w:val="0"/>
        <w:rPr>
          <w:noProof/>
        </w:rPr>
      </w:pPr>
      <w:r w:rsidRPr="00AC26F8">
        <w:rPr>
          <w:noProof/>
        </w:rPr>
        <w:t xml:space="preserve">Segata, N., Haake, S.K., Mannon, P., Lemon, K.P., Waldron, L., Gevers, D., Huttenhower, C., and Izard, J. (2012). Composition of the adult digestive tract bacterial microbiome based on seven mouth surfaces, tonsils, throat and stool samples. Genome Biol. </w:t>
      </w:r>
      <w:r w:rsidRPr="00AC26F8">
        <w:rPr>
          <w:i/>
          <w:iCs/>
          <w:noProof/>
        </w:rPr>
        <w:t>13</w:t>
      </w:r>
      <w:r w:rsidRPr="00AC26F8">
        <w:rPr>
          <w:noProof/>
        </w:rPr>
        <w:t>, R42.</w:t>
      </w:r>
    </w:p>
    <w:p w14:paraId="60D6DAE8" w14:textId="77777777" w:rsidR="005D4EDE" w:rsidRPr="00AC26F8" w:rsidRDefault="005D4EDE" w:rsidP="000A48DA">
      <w:pPr>
        <w:widowControl w:val="0"/>
        <w:autoSpaceDE w:val="0"/>
        <w:autoSpaceDN w:val="0"/>
        <w:adjustRightInd w:val="0"/>
        <w:rPr>
          <w:noProof/>
        </w:rPr>
      </w:pPr>
      <w:r w:rsidRPr="00AC26F8">
        <w:rPr>
          <w:noProof/>
        </w:rPr>
        <w:lastRenderedPageBreak/>
        <w:t xml:space="preserve">Shenhav, L., Thompson, M., Joseph, T.A., Briscoe, L., Furman, O., Bogumil, D., Mizrahi, I., Pe’er, I., and Halperin, E. (2019). FEAST: fast expectation-maximization for microbial source tracking. Nat. Methods </w:t>
      </w:r>
      <w:r w:rsidRPr="00AC26F8">
        <w:rPr>
          <w:i/>
          <w:iCs/>
          <w:noProof/>
        </w:rPr>
        <w:t>16</w:t>
      </w:r>
      <w:r w:rsidRPr="00AC26F8">
        <w:rPr>
          <w:noProof/>
        </w:rPr>
        <w:t>, 627–632.</w:t>
      </w:r>
    </w:p>
    <w:p w14:paraId="5C0D3491" w14:textId="77777777" w:rsidR="005D4EDE" w:rsidRPr="00AC26F8" w:rsidRDefault="005D4EDE" w:rsidP="000A48DA">
      <w:pPr>
        <w:widowControl w:val="0"/>
        <w:autoSpaceDE w:val="0"/>
        <w:autoSpaceDN w:val="0"/>
        <w:adjustRightInd w:val="0"/>
        <w:rPr>
          <w:noProof/>
        </w:rPr>
      </w:pPr>
      <w:r w:rsidRPr="00AC26F8">
        <w:rPr>
          <w:noProof/>
        </w:rPr>
        <w:t xml:space="preserve">Sieber, C.M.K., Probst, A.J., Sharrar, A., Thomas, B.C., Hess, M., Tringe, S.G., and Banfield, J.F. (2018). Recovery of genomes from metagenomes via a dereplication, aggregation and scoring strategy. Nat. Microbiol. </w:t>
      </w:r>
      <w:r w:rsidRPr="00AC26F8">
        <w:rPr>
          <w:i/>
          <w:iCs/>
          <w:noProof/>
        </w:rPr>
        <w:t>3</w:t>
      </w:r>
      <w:r w:rsidRPr="00AC26F8">
        <w:rPr>
          <w:noProof/>
        </w:rPr>
        <w:t>, 836–843.</w:t>
      </w:r>
    </w:p>
    <w:p w14:paraId="01A694B1" w14:textId="77777777" w:rsidR="005D4EDE" w:rsidRPr="00AC26F8" w:rsidRDefault="005D4EDE" w:rsidP="000A48DA">
      <w:pPr>
        <w:widowControl w:val="0"/>
        <w:autoSpaceDE w:val="0"/>
        <w:autoSpaceDN w:val="0"/>
        <w:adjustRightInd w:val="0"/>
        <w:rPr>
          <w:noProof/>
        </w:rPr>
      </w:pPr>
      <w:r w:rsidRPr="00AC26F8">
        <w:rPr>
          <w:noProof/>
        </w:rPr>
        <w:t>Siranosian, B.A., Brooks, E., Andermann, T., Rezvani, A.R., Banaei, N., Tang, H., and Bhatt, A.S. (2021). Rare transmission of commensal and pathogenic bacteria in the gut microbiome of hospitalized adults. BioRxiv.</w:t>
      </w:r>
    </w:p>
    <w:p w14:paraId="6EA300FF" w14:textId="77777777" w:rsidR="005D4EDE" w:rsidRPr="00AC26F8" w:rsidRDefault="005D4EDE" w:rsidP="000A48DA">
      <w:pPr>
        <w:widowControl w:val="0"/>
        <w:autoSpaceDE w:val="0"/>
        <w:autoSpaceDN w:val="0"/>
        <w:adjustRightInd w:val="0"/>
        <w:rPr>
          <w:noProof/>
        </w:rPr>
      </w:pPr>
      <w:r w:rsidRPr="00AC26F8">
        <w:rPr>
          <w:noProof/>
        </w:rPr>
        <w:t xml:space="preserve">Stein, R.R., Bucci, V., Toussaint, N.C., Buffie, C.G., Rätsch, G., Pamer, E.G., Sander, C., and Xavier, J.B. (2013). Ecological modeling from time-series inference: insight into dynamics and stability of intestinal microbiota. PLoS Comput. Biol. </w:t>
      </w:r>
      <w:r w:rsidRPr="00AC26F8">
        <w:rPr>
          <w:i/>
          <w:iCs/>
          <w:noProof/>
        </w:rPr>
        <w:t>9</w:t>
      </w:r>
      <w:r w:rsidRPr="00AC26F8">
        <w:rPr>
          <w:noProof/>
        </w:rPr>
        <w:t>, e1003388.</w:t>
      </w:r>
    </w:p>
    <w:p w14:paraId="49768E08" w14:textId="77777777" w:rsidR="005D4EDE" w:rsidRPr="00AC26F8" w:rsidRDefault="005D4EDE" w:rsidP="000A48DA">
      <w:pPr>
        <w:widowControl w:val="0"/>
        <w:autoSpaceDE w:val="0"/>
        <w:autoSpaceDN w:val="0"/>
        <w:adjustRightInd w:val="0"/>
        <w:rPr>
          <w:noProof/>
        </w:rPr>
      </w:pPr>
      <w:r w:rsidRPr="00AC26F8">
        <w:rPr>
          <w:noProof/>
        </w:rPr>
        <w:t xml:space="preserve">Tamburini, F.B., Andermann, T.M., Tkachenko, E., Senchyna, F., Banaei, N., and Bhatt, A.S. (2018). Precision identification of diverse bloodstream pathogens in the gut microbiome. Nat. Med. </w:t>
      </w:r>
      <w:r w:rsidRPr="00AC26F8">
        <w:rPr>
          <w:i/>
          <w:iCs/>
          <w:noProof/>
        </w:rPr>
        <w:t>24</w:t>
      </w:r>
      <w:r w:rsidRPr="00AC26F8">
        <w:rPr>
          <w:noProof/>
        </w:rPr>
        <w:t>, 1809–1814.</w:t>
      </w:r>
    </w:p>
    <w:p w14:paraId="6433AD3C" w14:textId="77777777" w:rsidR="005D4EDE" w:rsidRPr="00AC26F8" w:rsidRDefault="005D4EDE" w:rsidP="000A48DA">
      <w:pPr>
        <w:widowControl w:val="0"/>
        <w:autoSpaceDE w:val="0"/>
        <w:autoSpaceDN w:val="0"/>
        <w:adjustRightInd w:val="0"/>
        <w:rPr>
          <w:noProof/>
        </w:rPr>
      </w:pPr>
      <w:r w:rsidRPr="00AC26F8">
        <w:rPr>
          <w:noProof/>
        </w:rPr>
        <w:t xml:space="preserve">Tang, T.W.H., Chen, H.-C., Chen, C.-Y., Yen, C.Y.T., Lin, C.-J., Prajnamitra, R.P., Chen, L.-L., Ruan, S.-C., Lin, J.-H., Lin, P.-J., et al. (2019). Loss of gut microbiota alters immune system composition and cripples postinfarction cardiac repair. Circulation </w:t>
      </w:r>
      <w:r w:rsidRPr="00AC26F8">
        <w:rPr>
          <w:i/>
          <w:iCs/>
          <w:noProof/>
        </w:rPr>
        <w:t>139</w:t>
      </w:r>
      <w:r w:rsidRPr="00AC26F8">
        <w:rPr>
          <w:noProof/>
        </w:rPr>
        <w:t>, 647–659.</w:t>
      </w:r>
    </w:p>
    <w:p w14:paraId="2D89B8F4" w14:textId="77777777" w:rsidR="005D4EDE" w:rsidRPr="00AC26F8" w:rsidRDefault="005D4EDE" w:rsidP="000A48DA">
      <w:pPr>
        <w:widowControl w:val="0"/>
        <w:autoSpaceDE w:val="0"/>
        <w:autoSpaceDN w:val="0"/>
        <w:adjustRightInd w:val="0"/>
        <w:rPr>
          <w:noProof/>
        </w:rPr>
      </w:pPr>
      <w:r w:rsidRPr="00AC26F8">
        <w:rPr>
          <w:noProof/>
        </w:rPr>
        <w:t xml:space="preserve">Taur, Y., Xavier, J.B., Lipuma, L., Ubeda, C., Goldberg, J., Gobourne, A., Lee, Y.J., Dubin, K.A., Socci, N.D., Viale, A., et al. (2012). Intestinal domination and the risk of bacteremia in patients undergoing allogeneic hematopoietic stem cell transplantation. Clin. Infect. Dis. </w:t>
      </w:r>
      <w:r w:rsidRPr="00AC26F8">
        <w:rPr>
          <w:i/>
          <w:iCs/>
          <w:noProof/>
        </w:rPr>
        <w:t>55</w:t>
      </w:r>
      <w:r w:rsidRPr="00AC26F8">
        <w:rPr>
          <w:noProof/>
        </w:rPr>
        <w:t>, 905–914.</w:t>
      </w:r>
    </w:p>
    <w:p w14:paraId="17894089" w14:textId="77777777" w:rsidR="005D4EDE" w:rsidRPr="00AC26F8" w:rsidRDefault="005D4EDE" w:rsidP="000A48DA">
      <w:pPr>
        <w:widowControl w:val="0"/>
        <w:autoSpaceDE w:val="0"/>
        <w:autoSpaceDN w:val="0"/>
        <w:adjustRightInd w:val="0"/>
        <w:rPr>
          <w:noProof/>
        </w:rPr>
      </w:pPr>
      <w:r w:rsidRPr="00AC26F8">
        <w:rPr>
          <w:noProof/>
        </w:rPr>
        <w:t xml:space="preserve">Tett, A., Pasolli, E., Masetti, G., Ercolini, D., and Segata, N. (2021). Prevotella diversity, niches and interactions with the human host. Nat. Rev. Microbiol. </w:t>
      </w:r>
      <w:r w:rsidRPr="00AC26F8">
        <w:rPr>
          <w:i/>
          <w:iCs/>
          <w:noProof/>
        </w:rPr>
        <w:t>19</w:t>
      </w:r>
      <w:r w:rsidRPr="00AC26F8">
        <w:rPr>
          <w:noProof/>
        </w:rPr>
        <w:t>, 585–599.</w:t>
      </w:r>
    </w:p>
    <w:p w14:paraId="744CCD4A" w14:textId="77777777" w:rsidR="005D4EDE" w:rsidRPr="00AC26F8" w:rsidRDefault="005D4EDE" w:rsidP="000A48DA">
      <w:pPr>
        <w:widowControl w:val="0"/>
        <w:autoSpaceDE w:val="0"/>
        <w:autoSpaceDN w:val="0"/>
        <w:adjustRightInd w:val="0"/>
        <w:rPr>
          <w:noProof/>
        </w:rPr>
      </w:pPr>
      <w:r w:rsidRPr="00AC26F8">
        <w:rPr>
          <w:noProof/>
        </w:rPr>
        <w:t xml:space="preserve">Vandeputte, D., Kathagen, G., D’hoe, K., Vieira-Silva, S., Valles-Colomer, M., Sabino, J., Wang, J., Tito, R.Y., De Commer, L., Darzi, Y., et al. (2017). Quantitative microbiome profiling links gut community variation to microbial load. Nature </w:t>
      </w:r>
      <w:r w:rsidRPr="00AC26F8">
        <w:rPr>
          <w:i/>
          <w:iCs/>
          <w:noProof/>
        </w:rPr>
        <w:t>551</w:t>
      </w:r>
      <w:r w:rsidRPr="00AC26F8">
        <w:rPr>
          <w:noProof/>
        </w:rPr>
        <w:t>, 507–511.</w:t>
      </w:r>
    </w:p>
    <w:p w14:paraId="416C7ABB" w14:textId="77777777" w:rsidR="005D4EDE" w:rsidRPr="00AC26F8" w:rsidRDefault="005D4EDE" w:rsidP="000A48DA">
      <w:pPr>
        <w:widowControl w:val="0"/>
        <w:autoSpaceDE w:val="0"/>
        <w:autoSpaceDN w:val="0"/>
        <w:adjustRightInd w:val="0"/>
        <w:rPr>
          <w:noProof/>
        </w:rPr>
      </w:pPr>
      <w:r w:rsidRPr="00AC26F8">
        <w:rPr>
          <w:noProof/>
        </w:rPr>
        <w:t xml:space="preserve">Vieira-Silva, S., Sabino, J., Valles-Colomer, M., Falony, G., Kathagen, G., Caenepeel, C., Cleynen, I., van der Merwe, S., Vermeire, S., and Raes, J. (2019). Quantitative microbiome profiling disentangles inflammation- and bile duct obstruction-associated microbiota alterations across PSC/IBD diagnoses. Nat. Microbiol. </w:t>
      </w:r>
      <w:r w:rsidRPr="00AC26F8">
        <w:rPr>
          <w:i/>
          <w:iCs/>
          <w:noProof/>
        </w:rPr>
        <w:t>4</w:t>
      </w:r>
      <w:r w:rsidRPr="00AC26F8">
        <w:rPr>
          <w:noProof/>
        </w:rPr>
        <w:t>, 1826–1831.</w:t>
      </w:r>
    </w:p>
    <w:p w14:paraId="79AD32AB" w14:textId="77777777" w:rsidR="005D4EDE" w:rsidRPr="00AC26F8" w:rsidRDefault="005D4EDE" w:rsidP="000A48DA">
      <w:pPr>
        <w:widowControl w:val="0"/>
        <w:autoSpaceDE w:val="0"/>
        <w:autoSpaceDN w:val="0"/>
        <w:adjustRightInd w:val="0"/>
        <w:rPr>
          <w:noProof/>
        </w:rPr>
      </w:pPr>
      <w:r w:rsidRPr="00AC26F8">
        <w:rPr>
          <w:noProof/>
        </w:rPr>
        <w:t xml:space="preserve">Wang, Q., Garrity, G.M., Tiedje, J.M., and Cole, J.R. (2007). Naive Bayesian classifier for rapid assignment of rRNA sequences into the new bacterial taxonomy. Appl. Environ. Microbiol. </w:t>
      </w:r>
      <w:r w:rsidRPr="00AC26F8">
        <w:rPr>
          <w:i/>
          <w:iCs/>
          <w:noProof/>
        </w:rPr>
        <w:t>73</w:t>
      </w:r>
      <w:r w:rsidRPr="00AC26F8">
        <w:rPr>
          <w:noProof/>
        </w:rPr>
        <w:t>, 5261–5267.</w:t>
      </w:r>
    </w:p>
    <w:p w14:paraId="047DC90E" w14:textId="77777777" w:rsidR="005D4EDE" w:rsidRPr="00AC26F8" w:rsidRDefault="005D4EDE" w:rsidP="000A48DA">
      <w:pPr>
        <w:widowControl w:val="0"/>
        <w:autoSpaceDE w:val="0"/>
        <w:autoSpaceDN w:val="0"/>
        <w:adjustRightInd w:val="0"/>
        <w:rPr>
          <w:noProof/>
        </w:rPr>
      </w:pPr>
      <w:r w:rsidRPr="00AC26F8">
        <w:rPr>
          <w:noProof/>
        </w:rPr>
        <w:t xml:space="preserve">Weiss, G.A., and Hennet, T. (2017). Mechanisms and consequences of intestinal dysbiosis. Cell Mol. Life Sci. </w:t>
      </w:r>
      <w:r w:rsidRPr="00AC26F8">
        <w:rPr>
          <w:i/>
          <w:iCs/>
          <w:noProof/>
        </w:rPr>
        <w:t>74</w:t>
      </w:r>
      <w:r w:rsidRPr="00AC26F8">
        <w:rPr>
          <w:noProof/>
        </w:rPr>
        <w:t>, 2959–2977.</w:t>
      </w:r>
    </w:p>
    <w:p w14:paraId="6896C62C" w14:textId="77777777" w:rsidR="005D4EDE" w:rsidRPr="00AC26F8" w:rsidRDefault="005D4EDE" w:rsidP="000A48DA">
      <w:pPr>
        <w:widowControl w:val="0"/>
        <w:autoSpaceDE w:val="0"/>
        <w:autoSpaceDN w:val="0"/>
        <w:adjustRightInd w:val="0"/>
        <w:rPr>
          <w:noProof/>
        </w:rPr>
      </w:pPr>
      <w:r w:rsidRPr="00AC26F8">
        <w:rPr>
          <w:noProof/>
        </w:rPr>
        <w:t xml:space="preserve">Wood, D.E., Lu, J., and Langmead, B. (2019). Improved metagenomic analysis with Kraken 2. Genome Biol. </w:t>
      </w:r>
      <w:r w:rsidRPr="00AC26F8">
        <w:rPr>
          <w:i/>
          <w:iCs/>
          <w:noProof/>
        </w:rPr>
        <w:t>20</w:t>
      </w:r>
      <w:r w:rsidRPr="00AC26F8">
        <w:rPr>
          <w:noProof/>
        </w:rPr>
        <w:t>, 257.</w:t>
      </w:r>
    </w:p>
    <w:p w14:paraId="7B3D66A3" w14:textId="77777777" w:rsidR="005D4EDE" w:rsidRPr="00AC26F8" w:rsidRDefault="005D4EDE" w:rsidP="000A48DA">
      <w:pPr>
        <w:widowControl w:val="0"/>
        <w:autoSpaceDE w:val="0"/>
        <w:autoSpaceDN w:val="0"/>
        <w:adjustRightInd w:val="0"/>
        <w:rPr>
          <w:noProof/>
        </w:rPr>
      </w:pPr>
      <w:r w:rsidRPr="00AC26F8">
        <w:rPr>
          <w:noProof/>
        </w:rPr>
        <w:t>Yan, J., Liao, C., Taylor, B.P., Fontana, E., Amoretti, L.A., Wright, R.J., Dai, A., Waters, N., Peled, J.U., Taur, Y., et al. (2021). A compilation of fecal microbiome shotgun metagenomics from hospitalized patients undergoing hematopoietic cell transplantation. BioRxiv.</w:t>
      </w:r>
    </w:p>
    <w:p w14:paraId="2010F87D" w14:textId="77777777" w:rsidR="00686725" w:rsidRPr="00AC26F8" w:rsidRDefault="005D4EDE" w:rsidP="000A48DA">
      <w:pPr>
        <w:rPr>
          <w:noProof/>
        </w:rPr>
      </w:pPr>
      <w:r w:rsidRPr="00AC26F8">
        <w:rPr>
          <w:noProof/>
        </w:rPr>
        <w:t xml:space="preserve">Zhai, B., Ola, M., Rolling, T., Tosini, N.L., Joshowitz, S., Littmann, E.R., Amoretti, L.A., Fontana, E., Wright, R.J., Miranda, E., et al. (2020). High-resolution mycobiota analysis reveals dynamic intestinal translocation preceding invasive candidiasis. Nat. Med. </w:t>
      </w:r>
      <w:r w:rsidRPr="00AC26F8">
        <w:rPr>
          <w:i/>
          <w:iCs/>
          <w:noProof/>
        </w:rPr>
        <w:t>26</w:t>
      </w:r>
      <w:r w:rsidRPr="00AC26F8">
        <w:rPr>
          <w:noProof/>
        </w:rPr>
        <w:t>, 59–64.</w:t>
      </w:r>
    </w:p>
    <w:p w14:paraId="5EF36622" w14:textId="77777777" w:rsidR="00686725" w:rsidRPr="00AC26F8" w:rsidRDefault="00686725" w:rsidP="000A48DA">
      <w:pPr>
        <w:rPr>
          <w:noProof/>
        </w:rPr>
      </w:pPr>
    </w:p>
    <w:p w14:paraId="1BC90212" w14:textId="77777777" w:rsidR="00171FD7" w:rsidRPr="00171FD7" w:rsidRDefault="00686725" w:rsidP="00171FD7">
      <w:pPr>
        <w:pStyle w:val="EndNoteBibliography"/>
        <w:rPr>
          <w:noProof/>
        </w:rPr>
      </w:pPr>
      <w:r w:rsidRPr="00AC26F8">
        <w:fldChar w:fldCharType="begin"/>
      </w:r>
      <w:r w:rsidRPr="00AC26F8">
        <w:instrText xml:space="preserve"> ADDIN EN.REFLIST </w:instrText>
      </w:r>
      <w:r w:rsidRPr="00AC26F8">
        <w:fldChar w:fldCharType="separate"/>
      </w:r>
      <w:r w:rsidR="00171FD7" w:rsidRPr="00171FD7">
        <w:rPr>
          <w:noProof/>
        </w:rPr>
        <w:t xml:space="preserve">Abed, J., Maalouf, N., Manson, A.L., Earl, A.M., Parhi, L., Emgård, J.E., Klutstein, M., Tayeb, S., Almogy, G., and Atlan, K.A. (2020). Colon cancer-associated Fusobacterium nucleatum may </w:t>
      </w:r>
      <w:r w:rsidR="00171FD7" w:rsidRPr="00171FD7">
        <w:rPr>
          <w:noProof/>
        </w:rPr>
        <w:lastRenderedPageBreak/>
        <w:t xml:space="preserve">originate from the oral cavity and reach colon tumors via the circulatory system. Frontiers in cellular and infection microbiology </w:t>
      </w:r>
      <w:r w:rsidR="00171FD7" w:rsidRPr="00171FD7">
        <w:rPr>
          <w:i/>
          <w:noProof/>
        </w:rPr>
        <w:t>10</w:t>
      </w:r>
      <w:r w:rsidR="00171FD7" w:rsidRPr="00171FD7">
        <w:rPr>
          <w:noProof/>
        </w:rPr>
        <w:t>, 400.</w:t>
      </w:r>
    </w:p>
    <w:p w14:paraId="703272CF" w14:textId="77777777" w:rsidR="00171FD7" w:rsidRPr="00171FD7" w:rsidRDefault="00171FD7" w:rsidP="00171FD7">
      <w:pPr>
        <w:pStyle w:val="EndNoteBibliography"/>
        <w:rPr>
          <w:noProof/>
        </w:rPr>
      </w:pPr>
      <w:r w:rsidRPr="00171FD7">
        <w:rPr>
          <w:noProof/>
        </w:rPr>
        <w:t xml:space="preserve">Abusleme, L., Hong, B.-Y., Hoare, A., Konkel, J.E., Diaz, P.I., and Moutsopoulos, N.M. (2017). Oral microbiome characterization in murine models. Bio-protocol </w:t>
      </w:r>
      <w:r w:rsidRPr="00171FD7">
        <w:rPr>
          <w:i/>
          <w:noProof/>
        </w:rPr>
        <w:t>7</w:t>
      </w:r>
      <w:r w:rsidRPr="00171FD7">
        <w:rPr>
          <w:noProof/>
        </w:rPr>
        <w:t>, e2655-e2655.</w:t>
      </w:r>
    </w:p>
    <w:p w14:paraId="1D221735" w14:textId="77777777" w:rsidR="00171FD7" w:rsidRPr="00171FD7" w:rsidRDefault="00171FD7" w:rsidP="00171FD7">
      <w:pPr>
        <w:pStyle w:val="EndNoteBibliography"/>
        <w:rPr>
          <w:noProof/>
        </w:rPr>
      </w:pPr>
      <w:r w:rsidRPr="00171FD7">
        <w:rPr>
          <w:noProof/>
        </w:rPr>
        <w:t xml:space="preserve">Alneberg, J., Bjarnason, B.S., De Bruijn, I., Schirmer, M., Quick, J., Ijaz, U.Z., Lahti, L., Loman, N.J., Andersson, A.F., and Quince, C. (2014). Binning metagenomic contigs by coverage and composition. Nature methods </w:t>
      </w:r>
      <w:r w:rsidRPr="00171FD7">
        <w:rPr>
          <w:i/>
          <w:noProof/>
        </w:rPr>
        <w:t>11</w:t>
      </w:r>
      <w:r w:rsidRPr="00171FD7">
        <w:rPr>
          <w:noProof/>
        </w:rPr>
        <w:t>, 1144-1146.</w:t>
      </w:r>
    </w:p>
    <w:p w14:paraId="63ECDEA5" w14:textId="77777777" w:rsidR="00171FD7" w:rsidRPr="00171FD7" w:rsidRDefault="00171FD7" w:rsidP="00171FD7">
      <w:pPr>
        <w:pStyle w:val="EndNoteBibliography"/>
        <w:rPr>
          <w:noProof/>
        </w:rPr>
      </w:pPr>
      <w:r w:rsidRPr="00171FD7">
        <w:rPr>
          <w:noProof/>
        </w:rPr>
        <w:t xml:space="preserve">Atarashi, K., Suda, W., Luo, C., Kawaguchi, T., Motoo, I., Narushima, S., Kiguchi, Y., Yasuma, K., Watanabe, E., and Tanoue, T. (2017). Ectopic colonization of oral bacteria in the intestine drives TH1 cell induction and inflammation. Science </w:t>
      </w:r>
      <w:r w:rsidRPr="00171FD7">
        <w:rPr>
          <w:i/>
          <w:noProof/>
        </w:rPr>
        <w:t>358</w:t>
      </w:r>
      <w:r w:rsidRPr="00171FD7">
        <w:rPr>
          <w:noProof/>
        </w:rPr>
        <w:t>, 359-365.</w:t>
      </w:r>
    </w:p>
    <w:p w14:paraId="23C01D60" w14:textId="77777777" w:rsidR="00171FD7" w:rsidRPr="00171FD7" w:rsidRDefault="00171FD7" w:rsidP="00171FD7">
      <w:pPr>
        <w:pStyle w:val="EndNoteBibliography"/>
        <w:rPr>
          <w:noProof/>
        </w:rPr>
      </w:pPr>
      <w:r w:rsidRPr="00171FD7">
        <w:rPr>
          <w:noProof/>
        </w:rPr>
        <w:t xml:space="preserve">Bekker, V., Zwittink, R.D., Knetsch, C.W., Sanders, I.M., Berghuis, D., Heidt, P.J., Vossen, J.M., de Vos, W.M., Belzer, C., and Bredius, R.G. (2019). Dynamics of the gut microbiota in children receiving selective or total gut decontamination treatment during hematopoietic stem cell transplantation. Biology of Blood and Marrow Transplantation </w:t>
      </w:r>
      <w:r w:rsidRPr="00171FD7">
        <w:rPr>
          <w:i/>
          <w:noProof/>
        </w:rPr>
        <w:t>25</w:t>
      </w:r>
      <w:r w:rsidRPr="00171FD7">
        <w:rPr>
          <w:noProof/>
        </w:rPr>
        <w:t>, 1164-1171.</w:t>
      </w:r>
    </w:p>
    <w:p w14:paraId="2AF21201" w14:textId="77777777" w:rsidR="00171FD7" w:rsidRPr="00171FD7" w:rsidRDefault="00171FD7" w:rsidP="00171FD7">
      <w:pPr>
        <w:pStyle w:val="EndNoteBibliography"/>
        <w:rPr>
          <w:noProof/>
        </w:rPr>
      </w:pPr>
      <w:r w:rsidRPr="00171FD7">
        <w:rPr>
          <w:noProof/>
        </w:rPr>
        <w:t xml:space="preserve">Bokulich, N.A., Kaehler, B.D., Rideout, J.R., Dillon, M., Bolyen, E., Knight, R., Huttley, G.A., and Gregory Caporaso, J. (2018). Optimizing taxonomic classification of marker-gene amplicon sequences with QIIME 2’s q2-feature-classifier plugin. Microbiome </w:t>
      </w:r>
      <w:r w:rsidRPr="00171FD7">
        <w:rPr>
          <w:i/>
          <w:noProof/>
        </w:rPr>
        <w:t>6</w:t>
      </w:r>
      <w:r w:rsidRPr="00171FD7">
        <w:rPr>
          <w:noProof/>
        </w:rPr>
        <w:t>, 1-17.</w:t>
      </w:r>
    </w:p>
    <w:p w14:paraId="5B9AC9E8" w14:textId="77777777" w:rsidR="00171FD7" w:rsidRPr="00171FD7" w:rsidRDefault="00171FD7" w:rsidP="00171FD7">
      <w:pPr>
        <w:pStyle w:val="EndNoteBibliography"/>
        <w:rPr>
          <w:noProof/>
        </w:rPr>
      </w:pPr>
      <w:r w:rsidRPr="00171FD7">
        <w:rPr>
          <w:noProof/>
        </w:rPr>
        <w:t xml:space="preserve">Bolyen, E., Rideout, J.R., Dillon, M.R., Bokulich, N.A., Abnet, C.C., Al-Ghalith, G.A., Alexander, H., Alm, E.J., Arumugam, M., and Asnicar, F. (2019). Reproducible, interactive, scalable and extensible microbiome data science using QIIME 2. Nature biotechnology </w:t>
      </w:r>
      <w:r w:rsidRPr="00171FD7">
        <w:rPr>
          <w:i/>
          <w:noProof/>
        </w:rPr>
        <w:t>37</w:t>
      </w:r>
      <w:r w:rsidRPr="00171FD7">
        <w:rPr>
          <w:noProof/>
        </w:rPr>
        <w:t>, 852-857.</w:t>
      </w:r>
    </w:p>
    <w:p w14:paraId="5BF63542" w14:textId="77777777" w:rsidR="00171FD7" w:rsidRPr="00171FD7" w:rsidRDefault="00171FD7" w:rsidP="00171FD7">
      <w:pPr>
        <w:pStyle w:val="EndNoteBibliography"/>
        <w:rPr>
          <w:noProof/>
        </w:rPr>
      </w:pPr>
      <w:r w:rsidRPr="00171FD7">
        <w:rPr>
          <w:noProof/>
        </w:rPr>
        <w:t xml:space="preserve">Britton, G.J., Contijoch, E.J., Spindler, M.P., Aggarwala, V., Dogan, B., Bongers, G., San Mateo, L., Baltus, A., Das, A., and Gevers, D. (2020). Defined microbiota transplant restores Th17/RORγt+ regulatory T cell balance in mice colonized with inflammatory bowel disease microbiotas. Proceedings of the National Academy of Sciences </w:t>
      </w:r>
      <w:r w:rsidRPr="00171FD7">
        <w:rPr>
          <w:i/>
          <w:noProof/>
        </w:rPr>
        <w:t>117</w:t>
      </w:r>
      <w:r w:rsidRPr="00171FD7">
        <w:rPr>
          <w:noProof/>
        </w:rPr>
        <w:t>, 21536-21545.</w:t>
      </w:r>
    </w:p>
    <w:p w14:paraId="0448112B" w14:textId="77777777" w:rsidR="00171FD7" w:rsidRPr="00171FD7" w:rsidRDefault="00171FD7" w:rsidP="00171FD7">
      <w:pPr>
        <w:pStyle w:val="EndNoteBibliography"/>
        <w:rPr>
          <w:noProof/>
        </w:rPr>
      </w:pPr>
      <w:r w:rsidRPr="00171FD7">
        <w:rPr>
          <w:noProof/>
        </w:rPr>
        <w:t xml:space="preserve">Brown, C.T., Olm, M.R., Thomas, B.C., and Banfield, J.F. (2016). Measurement of bacterial replication rates in microbial communities. Nature biotechnology </w:t>
      </w:r>
      <w:r w:rsidRPr="00171FD7">
        <w:rPr>
          <w:i/>
          <w:noProof/>
        </w:rPr>
        <w:t>34</w:t>
      </w:r>
      <w:r w:rsidRPr="00171FD7">
        <w:rPr>
          <w:noProof/>
        </w:rPr>
        <w:t>, 1256-1263.</w:t>
      </w:r>
    </w:p>
    <w:p w14:paraId="6DAD4C66" w14:textId="77777777" w:rsidR="00171FD7" w:rsidRPr="00171FD7" w:rsidRDefault="00171FD7" w:rsidP="00171FD7">
      <w:pPr>
        <w:pStyle w:val="EndNoteBibliography"/>
        <w:rPr>
          <w:noProof/>
        </w:rPr>
      </w:pPr>
      <w:r w:rsidRPr="00171FD7">
        <w:rPr>
          <w:noProof/>
        </w:rPr>
        <w:t xml:space="preserve">Callahan, B.J., McMurdie, P.J., Rosen, M.J., Han, A.W., Johnson, A.J.A., and Holmes, S.P. (2016). DADA2: High-resolution sample inference from Illumina amplicon data. Nature methods </w:t>
      </w:r>
      <w:r w:rsidRPr="00171FD7">
        <w:rPr>
          <w:i/>
          <w:noProof/>
        </w:rPr>
        <w:t>13</w:t>
      </w:r>
      <w:r w:rsidRPr="00171FD7">
        <w:rPr>
          <w:noProof/>
        </w:rPr>
        <w:t>, 581-583.</w:t>
      </w:r>
    </w:p>
    <w:p w14:paraId="7046A2F6" w14:textId="77777777" w:rsidR="00171FD7" w:rsidRPr="00171FD7" w:rsidRDefault="00171FD7" w:rsidP="00171FD7">
      <w:pPr>
        <w:pStyle w:val="EndNoteBibliography"/>
        <w:rPr>
          <w:noProof/>
        </w:rPr>
      </w:pPr>
      <w:r w:rsidRPr="00171FD7">
        <w:rPr>
          <w:noProof/>
        </w:rPr>
        <w:t xml:space="preserve">Contijoch, E.J., Britton, G.J., Yang, C., Mogno, I., Li, Z., Ng, R., Llewellyn, S.R., Hira, S., Johnson, C., and Rabinowitz, K.M. (2019). Gut microbiota density influences host physiology and is shaped by host and microbial factors. Elife </w:t>
      </w:r>
      <w:r w:rsidRPr="00171FD7">
        <w:rPr>
          <w:i/>
          <w:noProof/>
        </w:rPr>
        <w:t>8</w:t>
      </w:r>
      <w:r w:rsidRPr="00171FD7">
        <w:rPr>
          <w:noProof/>
        </w:rPr>
        <w:t>.</w:t>
      </w:r>
    </w:p>
    <w:p w14:paraId="0B3D4EE6" w14:textId="77777777" w:rsidR="00171FD7" w:rsidRPr="00171FD7" w:rsidRDefault="00171FD7" w:rsidP="00171FD7">
      <w:pPr>
        <w:pStyle w:val="EndNoteBibliography"/>
        <w:rPr>
          <w:noProof/>
        </w:rPr>
      </w:pPr>
      <w:r w:rsidRPr="00171FD7">
        <w:rPr>
          <w:noProof/>
        </w:rPr>
        <w:t xml:space="preserve">Costello, E.K., Lauber, C.L., Hamady, M., Fierer, N., Gordon, J.I., and Knight, R. (2009). Bacterial community variation in human body habitats across space and time. science </w:t>
      </w:r>
      <w:r w:rsidRPr="00171FD7">
        <w:rPr>
          <w:i/>
          <w:noProof/>
        </w:rPr>
        <w:t>326</w:t>
      </w:r>
      <w:r w:rsidRPr="00171FD7">
        <w:rPr>
          <w:noProof/>
        </w:rPr>
        <w:t>, 1694-1697.</w:t>
      </w:r>
    </w:p>
    <w:p w14:paraId="5E40DCA2" w14:textId="77777777" w:rsidR="00171FD7" w:rsidRPr="00171FD7" w:rsidRDefault="00171FD7" w:rsidP="00171FD7">
      <w:pPr>
        <w:pStyle w:val="EndNoteBibliography"/>
        <w:rPr>
          <w:noProof/>
        </w:rPr>
      </w:pPr>
      <w:r w:rsidRPr="00171FD7">
        <w:rPr>
          <w:noProof/>
        </w:rPr>
        <w:t xml:space="preserve">Davidson-Pilon, C. (2019). lifelines: survival analysis in Python. Journal of Open Source Software </w:t>
      </w:r>
      <w:r w:rsidRPr="00171FD7">
        <w:rPr>
          <w:i/>
          <w:noProof/>
        </w:rPr>
        <w:t>4</w:t>
      </w:r>
      <w:r w:rsidRPr="00171FD7">
        <w:rPr>
          <w:noProof/>
        </w:rPr>
        <w:t>, 1317.</w:t>
      </w:r>
    </w:p>
    <w:p w14:paraId="15EB1E60" w14:textId="77777777" w:rsidR="00171FD7" w:rsidRPr="00171FD7" w:rsidRDefault="00171FD7" w:rsidP="00171FD7">
      <w:pPr>
        <w:pStyle w:val="EndNoteBibliography"/>
        <w:rPr>
          <w:noProof/>
        </w:rPr>
      </w:pPr>
      <w:r w:rsidRPr="00171FD7">
        <w:rPr>
          <w:noProof/>
        </w:rPr>
        <w:t xml:space="preserve">Duvallet, C., Gibbons, S.M., Gurry, T., Irizarry, R.A., and Alm, E.J. (2017). Meta-analysis of gut microbiome studies identifies disease-specific and shared responses. Nature communications </w:t>
      </w:r>
      <w:r w:rsidRPr="00171FD7">
        <w:rPr>
          <w:i/>
          <w:noProof/>
        </w:rPr>
        <w:t>8</w:t>
      </w:r>
      <w:r w:rsidRPr="00171FD7">
        <w:rPr>
          <w:noProof/>
        </w:rPr>
        <w:t>, 1-10.</w:t>
      </w:r>
    </w:p>
    <w:p w14:paraId="72C20F52" w14:textId="77777777" w:rsidR="00171FD7" w:rsidRPr="00171FD7" w:rsidRDefault="00171FD7" w:rsidP="00171FD7">
      <w:pPr>
        <w:pStyle w:val="EndNoteBibliography"/>
        <w:rPr>
          <w:noProof/>
        </w:rPr>
      </w:pPr>
      <w:r w:rsidRPr="00171FD7">
        <w:rPr>
          <w:noProof/>
        </w:rPr>
        <w:t xml:space="preserve">Galazzo, G., Van Best, N., Benedikter, B.J., Janssen, K., Bervoets, L., Driessen, C., Oomen, M., Lucchesi, M., van Eijck, P.H., and Becker, H.E. (2020). How to count our microbes? The effect of different quantitative microbiome profiling approaches. Frontiers in cellular and infection microbiology </w:t>
      </w:r>
      <w:r w:rsidRPr="00171FD7">
        <w:rPr>
          <w:i/>
          <w:noProof/>
        </w:rPr>
        <w:t>10</w:t>
      </w:r>
      <w:r w:rsidRPr="00171FD7">
        <w:rPr>
          <w:noProof/>
        </w:rPr>
        <w:t>, 403.</w:t>
      </w:r>
    </w:p>
    <w:p w14:paraId="4E952938" w14:textId="77777777" w:rsidR="00171FD7" w:rsidRPr="00171FD7" w:rsidRDefault="00171FD7" w:rsidP="00171FD7">
      <w:pPr>
        <w:pStyle w:val="EndNoteBibliography"/>
        <w:rPr>
          <w:noProof/>
        </w:rPr>
      </w:pPr>
      <w:r w:rsidRPr="00171FD7">
        <w:rPr>
          <w:noProof/>
        </w:rPr>
        <w:t xml:space="preserve">Gevers, D., Kugathasan, S., Denson, L.A., Vázquez-Baeza, Y., Van Treuren, W., Ren, B., Schwager, E., Knights, D., Song, S.J., and Yassour, M. (2014). The treatment-naive microbiome in new-onset Crohn’s disease. Cell host &amp; microbe </w:t>
      </w:r>
      <w:r w:rsidRPr="00171FD7">
        <w:rPr>
          <w:i/>
          <w:noProof/>
        </w:rPr>
        <w:t>15</w:t>
      </w:r>
      <w:r w:rsidRPr="00171FD7">
        <w:rPr>
          <w:noProof/>
        </w:rPr>
        <w:t>, 382-392.</w:t>
      </w:r>
    </w:p>
    <w:p w14:paraId="07B102A2" w14:textId="77777777" w:rsidR="00171FD7" w:rsidRPr="00171FD7" w:rsidRDefault="00171FD7" w:rsidP="00171FD7">
      <w:pPr>
        <w:pStyle w:val="EndNoteBibliography"/>
        <w:rPr>
          <w:noProof/>
        </w:rPr>
      </w:pPr>
      <w:r w:rsidRPr="00171FD7">
        <w:rPr>
          <w:noProof/>
        </w:rPr>
        <w:lastRenderedPageBreak/>
        <w:t xml:space="preserve">Gonzalez, A., Navas-Molina, J.A., Kosciolek, T., McDonald, D., Vázquez-Baeza, Y., Ackermann, G., DeReus, J., Janssen, S., Swafford, A.D., and Orchanian, S.B. (2018). Qiita: rapid, web-enabled microbiome meta-analysis. Nature methods </w:t>
      </w:r>
      <w:r w:rsidRPr="00171FD7">
        <w:rPr>
          <w:i/>
          <w:noProof/>
        </w:rPr>
        <w:t>15</w:t>
      </w:r>
      <w:r w:rsidRPr="00171FD7">
        <w:rPr>
          <w:noProof/>
        </w:rPr>
        <w:t>, 796-798.</w:t>
      </w:r>
    </w:p>
    <w:p w14:paraId="736427FF" w14:textId="77777777" w:rsidR="00171FD7" w:rsidRPr="00171FD7" w:rsidRDefault="00171FD7" w:rsidP="00171FD7">
      <w:pPr>
        <w:pStyle w:val="EndNoteBibliography"/>
        <w:rPr>
          <w:noProof/>
        </w:rPr>
      </w:pPr>
      <w:r w:rsidRPr="00171FD7">
        <w:rPr>
          <w:noProof/>
        </w:rPr>
        <w:t xml:space="preserve">Imai, J., Ichikawa, H., Kitamoto, S., Golob, J.L., Kaneko, M., Nagata, J., Takahashi, M., Gillilland III, M.G., Tanaka, R., and Nagao-Kitamoto, H. (2021). A potential pathogenic association between periodontal disease and Crohn’s disease. JCI insight </w:t>
      </w:r>
      <w:r w:rsidRPr="00171FD7">
        <w:rPr>
          <w:i/>
          <w:noProof/>
        </w:rPr>
        <w:t>6</w:t>
      </w:r>
      <w:r w:rsidRPr="00171FD7">
        <w:rPr>
          <w:noProof/>
        </w:rPr>
        <w:t>.</w:t>
      </w:r>
    </w:p>
    <w:p w14:paraId="07DBE25C" w14:textId="77777777" w:rsidR="00171FD7" w:rsidRPr="00171FD7" w:rsidRDefault="00171FD7" w:rsidP="00171FD7">
      <w:pPr>
        <w:pStyle w:val="EndNoteBibliography"/>
        <w:rPr>
          <w:noProof/>
        </w:rPr>
      </w:pPr>
      <w:r w:rsidRPr="00171FD7">
        <w:rPr>
          <w:noProof/>
        </w:rPr>
        <w:t xml:space="preserve">Jian, C., Luukkonen, P., Yki-Järvinen, H., Salonen, A., and Korpela, K. (2020). Quantitative PCR provides a simple and accessible method for quantitative microbiota profiling. PloS one </w:t>
      </w:r>
      <w:r w:rsidRPr="00171FD7">
        <w:rPr>
          <w:i/>
          <w:noProof/>
        </w:rPr>
        <w:t>15</w:t>
      </w:r>
      <w:r w:rsidRPr="00171FD7">
        <w:rPr>
          <w:noProof/>
        </w:rPr>
        <w:t>, e0227285.</w:t>
      </w:r>
    </w:p>
    <w:p w14:paraId="7FC09DBA" w14:textId="77777777" w:rsidR="00171FD7" w:rsidRPr="00171FD7" w:rsidRDefault="00171FD7" w:rsidP="00171FD7">
      <w:pPr>
        <w:pStyle w:val="EndNoteBibliography"/>
        <w:rPr>
          <w:noProof/>
        </w:rPr>
      </w:pPr>
      <w:r w:rsidRPr="00171FD7">
        <w:rPr>
          <w:noProof/>
        </w:rPr>
        <w:t xml:space="preserve">Jian, C., Salonen, A., and Korpela, K. (2021). Commentary: How to count our microbes? The effect of different quantitative microbiome profiling approaches. Frontiers in Cellular and Infection Microbiology </w:t>
      </w:r>
      <w:r w:rsidRPr="00171FD7">
        <w:rPr>
          <w:i/>
          <w:noProof/>
        </w:rPr>
        <w:t>11</w:t>
      </w:r>
      <w:r w:rsidRPr="00171FD7">
        <w:rPr>
          <w:noProof/>
        </w:rPr>
        <w:t>, 627910.</w:t>
      </w:r>
    </w:p>
    <w:p w14:paraId="642D8823" w14:textId="77777777" w:rsidR="00171FD7" w:rsidRPr="00171FD7" w:rsidRDefault="00171FD7" w:rsidP="00171FD7">
      <w:pPr>
        <w:pStyle w:val="EndNoteBibliography"/>
        <w:rPr>
          <w:noProof/>
        </w:rPr>
      </w:pPr>
      <w:r w:rsidRPr="00171FD7">
        <w:rPr>
          <w:noProof/>
        </w:rPr>
        <w:t xml:space="preserve">Jin, S., Wetzel, D., and Schirmer, M. (2022). Deciphering mechanisms and implications of bacterial translocation in human health and disease. Current Opinion in Microbiology </w:t>
      </w:r>
      <w:r w:rsidRPr="00171FD7">
        <w:rPr>
          <w:i/>
          <w:noProof/>
        </w:rPr>
        <w:t>67</w:t>
      </w:r>
      <w:r w:rsidRPr="00171FD7">
        <w:rPr>
          <w:noProof/>
        </w:rPr>
        <w:t>, 102147.</w:t>
      </w:r>
    </w:p>
    <w:p w14:paraId="1499D706" w14:textId="77777777" w:rsidR="00171FD7" w:rsidRPr="00171FD7" w:rsidRDefault="00171FD7" w:rsidP="00171FD7">
      <w:pPr>
        <w:pStyle w:val="EndNoteBibliography"/>
        <w:rPr>
          <w:noProof/>
        </w:rPr>
      </w:pPr>
      <w:r w:rsidRPr="00171FD7">
        <w:rPr>
          <w:noProof/>
        </w:rPr>
        <w:t xml:space="preserve">Joseph, S., Aduse-Opoku, J., Hashim, A., Hanski, E., Streich, R., Knowles, S.C., Pedersen, A.B., Wade, W.G., and Curtis, M.A. (2021). A 16S rRNA gene and draft genome database for the murine oral bacterial community. Msystems </w:t>
      </w:r>
      <w:r w:rsidRPr="00171FD7">
        <w:rPr>
          <w:i/>
          <w:noProof/>
        </w:rPr>
        <w:t>6</w:t>
      </w:r>
      <w:r w:rsidRPr="00171FD7">
        <w:rPr>
          <w:noProof/>
        </w:rPr>
        <w:t>, e01222-01220.</w:t>
      </w:r>
    </w:p>
    <w:p w14:paraId="3235AF1A" w14:textId="77777777" w:rsidR="00171FD7" w:rsidRPr="00171FD7" w:rsidRDefault="00171FD7" w:rsidP="00171FD7">
      <w:pPr>
        <w:pStyle w:val="EndNoteBibliography"/>
        <w:rPr>
          <w:noProof/>
        </w:rPr>
      </w:pPr>
      <w:r w:rsidRPr="00171FD7">
        <w:rPr>
          <w:noProof/>
        </w:rPr>
        <w:t xml:space="preserve">Kang, D.D., Li, F., Kirton, E., Thomas, A., Egan, R., An, H., and Wang, Z. (2019). MetaBAT 2: an adaptive binning algorithm for robust and efficient genome reconstruction from metagenome assemblies. PeerJ </w:t>
      </w:r>
      <w:r w:rsidRPr="00171FD7">
        <w:rPr>
          <w:i/>
          <w:noProof/>
        </w:rPr>
        <w:t>7</w:t>
      </w:r>
      <w:r w:rsidRPr="00171FD7">
        <w:rPr>
          <w:noProof/>
        </w:rPr>
        <w:t>, e7359.</w:t>
      </w:r>
    </w:p>
    <w:p w14:paraId="309C5B25" w14:textId="77777777" w:rsidR="00171FD7" w:rsidRPr="00171FD7" w:rsidRDefault="00171FD7" w:rsidP="00171FD7">
      <w:pPr>
        <w:pStyle w:val="EndNoteBibliography"/>
        <w:rPr>
          <w:noProof/>
        </w:rPr>
      </w:pPr>
      <w:r w:rsidRPr="00171FD7">
        <w:rPr>
          <w:noProof/>
        </w:rPr>
        <w:t xml:space="preserve">Kitamoto, S., Nagao-Kitamoto, H., Hein, R., Schmidt, T., and Kamada, N. (2020). The bacterial connection between the oral cavity and the gut diseases. Journal of dental research </w:t>
      </w:r>
      <w:r w:rsidRPr="00171FD7">
        <w:rPr>
          <w:i/>
          <w:noProof/>
        </w:rPr>
        <w:t>99</w:t>
      </w:r>
      <w:r w:rsidRPr="00171FD7">
        <w:rPr>
          <w:noProof/>
        </w:rPr>
        <w:t>, 1021-1029.</w:t>
      </w:r>
    </w:p>
    <w:p w14:paraId="2C2A6A20" w14:textId="77777777" w:rsidR="00171FD7" w:rsidRPr="00171FD7" w:rsidRDefault="00171FD7" w:rsidP="00171FD7">
      <w:pPr>
        <w:pStyle w:val="EndNoteBibliography"/>
        <w:rPr>
          <w:noProof/>
        </w:rPr>
      </w:pPr>
      <w:r w:rsidRPr="00171FD7">
        <w:rPr>
          <w:noProof/>
        </w:rPr>
        <w:t xml:space="preserve">Komiya, Y., Shimomura, Y., Higurashi, T., Sugi, Y., Arimoto, J., Umezawa, S., Uchiyama, S., Matsumoto, M., and Nakajima, A. (2019). Patients with colorectal cancer have identical strains of Fusobacterium nucleatum in their colorectal cancer and oral cavity. Gut </w:t>
      </w:r>
      <w:r w:rsidRPr="00171FD7">
        <w:rPr>
          <w:i/>
          <w:noProof/>
        </w:rPr>
        <w:t>68</w:t>
      </w:r>
      <w:r w:rsidRPr="00171FD7">
        <w:rPr>
          <w:noProof/>
        </w:rPr>
        <w:t>, 1335-1337.</w:t>
      </w:r>
    </w:p>
    <w:p w14:paraId="1AE552EE" w14:textId="77777777" w:rsidR="00171FD7" w:rsidRPr="00171FD7" w:rsidRDefault="00171FD7" w:rsidP="00171FD7">
      <w:pPr>
        <w:pStyle w:val="EndNoteBibliography"/>
        <w:rPr>
          <w:noProof/>
        </w:rPr>
      </w:pPr>
      <w:r w:rsidRPr="00171FD7">
        <w:rPr>
          <w:noProof/>
        </w:rPr>
        <w:t xml:space="preserve">Kostic, A.D., Chun, E., Robertson, L., Glickman, J.N., Gallini, C.A., Michaud, M., Clancy, T.E., Chung, D.C., Lochhead, P., and Hold, G.L. (2013). Fusobacterium nucleatum potentiates intestinal tumorigenesis and modulates the tumor-immune microenvironment. Cell host &amp; microbe </w:t>
      </w:r>
      <w:r w:rsidRPr="00171FD7">
        <w:rPr>
          <w:i/>
          <w:noProof/>
        </w:rPr>
        <w:t>14</w:t>
      </w:r>
      <w:r w:rsidRPr="00171FD7">
        <w:rPr>
          <w:noProof/>
        </w:rPr>
        <w:t>, 207-215.</w:t>
      </w:r>
    </w:p>
    <w:p w14:paraId="01A8E3D9" w14:textId="77777777" w:rsidR="00171FD7" w:rsidRPr="00171FD7" w:rsidRDefault="00171FD7" w:rsidP="00171FD7">
      <w:pPr>
        <w:pStyle w:val="EndNoteBibliography"/>
        <w:rPr>
          <w:noProof/>
        </w:rPr>
      </w:pPr>
      <w:r w:rsidRPr="00171FD7">
        <w:rPr>
          <w:noProof/>
        </w:rPr>
        <w:t xml:space="preserve">Lagkouvardos, I., Pukall, R., Abt, B., Foesel, B.U., Meier-Kolthoff, J.P., Kumar, N., Bresciani, A., Martínez, I., Just, S., and Ziegler, C. (2016). The Mouse Intestinal Bacterial Collection (miBC) provides host-specific insight into cultured diversity and functional potential of the gut microbiota. Nature microbiology </w:t>
      </w:r>
      <w:r w:rsidRPr="00171FD7">
        <w:rPr>
          <w:i/>
          <w:noProof/>
        </w:rPr>
        <w:t>1</w:t>
      </w:r>
      <w:r w:rsidRPr="00171FD7">
        <w:rPr>
          <w:noProof/>
        </w:rPr>
        <w:t>, 1-15.</w:t>
      </w:r>
    </w:p>
    <w:p w14:paraId="16094CE5" w14:textId="77777777" w:rsidR="00171FD7" w:rsidRPr="00171FD7" w:rsidRDefault="00171FD7" w:rsidP="00171FD7">
      <w:pPr>
        <w:pStyle w:val="EndNoteBibliography"/>
        <w:rPr>
          <w:noProof/>
        </w:rPr>
      </w:pPr>
      <w:r w:rsidRPr="00171FD7">
        <w:rPr>
          <w:noProof/>
        </w:rPr>
        <w:t xml:space="preserve">Li, D., Liu, C.-M., Luo, R., Sadakane, K., and Lam, T.-W. (2015). MEGAHIT: an ultra-fast single-node solution for large and complex metagenomics assembly via succinct de Bruijn graph. Bioinformatics </w:t>
      </w:r>
      <w:r w:rsidRPr="00171FD7">
        <w:rPr>
          <w:i/>
          <w:noProof/>
        </w:rPr>
        <w:t>31</w:t>
      </w:r>
      <w:r w:rsidRPr="00171FD7">
        <w:rPr>
          <w:noProof/>
        </w:rPr>
        <w:t>, 1674-1676.</w:t>
      </w:r>
    </w:p>
    <w:p w14:paraId="4AA6D19D" w14:textId="77777777" w:rsidR="00171FD7" w:rsidRPr="00171FD7" w:rsidRDefault="00171FD7" w:rsidP="00171FD7">
      <w:pPr>
        <w:pStyle w:val="EndNoteBibliography"/>
        <w:rPr>
          <w:noProof/>
        </w:rPr>
      </w:pPr>
      <w:r w:rsidRPr="00171FD7">
        <w:rPr>
          <w:noProof/>
        </w:rPr>
        <w:t xml:space="preserve">Liao, C., Taylor, B.P., Ceccarani, C., Fontana, E., Amoretti, L.A., Wright, R.J., Gomes, A.L., Peled, J.U., Taur, Y., and Perales, M.-A. (2021). Compilation of longitudinal microbiota data and hospitalome from hematopoietic cell transplantation patients. Scientific data </w:t>
      </w:r>
      <w:r w:rsidRPr="00171FD7">
        <w:rPr>
          <w:i/>
          <w:noProof/>
        </w:rPr>
        <w:t>8</w:t>
      </w:r>
      <w:r w:rsidRPr="00171FD7">
        <w:rPr>
          <w:noProof/>
        </w:rPr>
        <w:t>, 1-12.</w:t>
      </w:r>
    </w:p>
    <w:p w14:paraId="126520FE" w14:textId="77777777" w:rsidR="00171FD7" w:rsidRPr="00171FD7" w:rsidRDefault="00171FD7" w:rsidP="00171FD7">
      <w:pPr>
        <w:pStyle w:val="EndNoteBibliography"/>
        <w:rPr>
          <w:noProof/>
        </w:rPr>
      </w:pPr>
      <w:r w:rsidRPr="00171FD7">
        <w:rPr>
          <w:noProof/>
        </w:rPr>
        <w:t xml:space="preserve">Liu, C., Zhou, N., Du, M.-X., Sun, Y.-T., Wang, K., Wang, Y.-J., Li, D.-H., Yu, H.-Y., Song, Y., and Bai, B.-B. (2020). The Mouse Gut Microbial Biobank expands the coverage of cultured bacteria. Nature communications </w:t>
      </w:r>
      <w:r w:rsidRPr="00171FD7">
        <w:rPr>
          <w:i/>
          <w:noProof/>
        </w:rPr>
        <w:t>11</w:t>
      </w:r>
      <w:r w:rsidRPr="00171FD7">
        <w:rPr>
          <w:noProof/>
        </w:rPr>
        <w:t>, 1-12.</w:t>
      </w:r>
    </w:p>
    <w:p w14:paraId="731DD545" w14:textId="77777777" w:rsidR="00171FD7" w:rsidRPr="00171FD7" w:rsidRDefault="00171FD7" w:rsidP="00171FD7">
      <w:pPr>
        <w:pStyle w:val="EndNoteBibliography"/>
        <w:rPr>
          <w:noProof/>
        </w:rPr>
      </w:pPr>
      <w:r w:rsidRPr="00171FD7">
        <w:rPr>
          <w:noProof/>
        </w:rPr>
        <w:t xml:space="preserve">Machado, D., Maistrenko, O.M., Andrejev, S., Kim, Y., Bork, P., Patil, K.R., and Patil, K.R. (2021). Polarization of microbial communities between competitive and cooperative metabolism. Nature ecology &amp; evolution </w:t>
      </w:r>
      <w:r w:rsidRPr="00171FD7">
        <w:rPr>
          <w:i/>
          <w:noProof/>
        </w:rPr>
        <w:t>5</w:t>
      </w:r>
      <w:r w:rsidRPr="00171FD7">
        <w:rPr>
          <w:noProof/>
        </w:rPr>
        <w:t>, 195-203.</w:t>
      </w:r>
    </w:p>
    <w:p w14:paraId="45EE1C26" w14:textId="77777777" w:rsidR="00171FD7" w:rsidRPr="00171FD7" w:rsidRDefault="00171FD7" w:rsidP="00171FD7">
      <w:pPr>
        <w:pStyle w:val="EndNoteBibliography"/>
        <w:rPr>
          <w:noProof/>
        </w:rPr>
      </w:pPr>
      <w:r w:rsidRPr="00171FD7">
        <w:rPr>
          <w:noProof/>
        </w:rPr>
        <w:lastRenderedPageBreak/>
        <w:t>Magnúsdóttir, S., Heinken, A., Kutt, L., Ravcheev, D.A., Bauer, E., Noronha, A., Greenhalgh, K., Jäger, C., Baginska, J., and Wilmes, P. (2017). Generation of genome-scale metabolic reconstructions for 773 members of the human gut microbiota. N</w:t>
      </w:r>
      <w:bookmarkStart w:id="78" w:name="_GoBack"/>
      <w:bookmarkEnd w:id="78"/>
      <w:r w:rsidRPr="00171FD7">
        <w:rPr>
          <w:noProof/>
        </w:rPr>
        <w:t xml:space="preserve">ature biotechnology </w:t>
      </w:r>
      <w:r w:rsidRPr="00171FD7">
        <w:rPr>
          <w:i/>
          <w:noProof/>
        </w:rPr>
        <w:t>35</w:t>
      </w:r>
      <w:r w:rsidRPr="00171FD7">
        <w:rPr>
          <w:noProof/>
        </w:rPr>
        <w:t>, 81-89.</w:t>
      </w:r>
    </w:p>
    <w:p w14:paraId="4926BAF9" w14:textId="77777777" w:rsidR="00171FD7" w:rsidRPr="00171FD7" w:rsidRDefault="00171FD7" w:rsidP="00171FD7">
      <w:pPr>
        <w:pStyle w:val="EndNoteBibliography"/>
        <w:rPr>
          <w:noProof/>
        </w:rPr>
      </w:pPr>
      <w:r w:rsidRPr="00171FD7">
        <w:rPr>
          <w:noProof/>
        </w:rPr>
        <w:t xml:space="preserve">Martin, M. (2011). Cutadapt removes adapter sequences from high-throughput sequencing reads. EMBnet. journal </w:t>
      </w:r>
      <w:r w:rsidRPr="00171FD7">
        <w:rPr>
          <w:i/>
          <w:noProof/>
        </w:rPr>
        <w:t>17</w:t>
      </w:r>
      <w:r w:rsidRPr="00171FD7">
        <w:rPr>
          <w:noProof/>
        </w:rPr>
        <w:t>, 10-12.</w:t>
      </w:r>
    </w:p>
    <w:p w14:paraId="26346A15" w14:textId="77777777" w:rsidR="00171FD7" w:rsidRPr="00171FD7" w:rsidRDefault="00171FD7" w:rsidP="00171FD7">
      <w:pPr>
        <w:pStyle w:val="EndNoteBibliography"/>
        <w:rPr>
          <w:noProof/>
        </w:rPr>
      </w:pPr>
      <w:r w:rsidRPr="00171FD7">
        <w:rPr>
          <w:noProof/>
        </w:rPr>
        <w:t xml:space="preserve">Morjaria, S., Schluter, J., Taylor, B.P., Littmann, E.R., Carter, R.A., Fontana, E., Peled, J.U., van den Brink, M.R., Xavier, J.B., and Taur, Y. (2019). Antibiotic-induced shifts in fecal microbiota density and composition during hematopoietic stem cell transplantation. Infection and immunity </w:t>
      </w:r>
      <w:r w:rsidRPr="00171FD7">
        <w:rPr>
          <w:i/>
          <w:noProof/>
        </w:rPr>
        <w:t>87</w:t>
      </w:r>
      <w:r w:rsidRPr="00171FD7">
        <w:rPr>
          <w:noProof/>
        </w:rPr>
        <w:t>, e00206-00219.</w:t>
      </w:r>
    </w:p>
    <w:p w14:paraId="1388946E" w14:textId="77777777" w:rsidR="00171FD7" w:rsidRPr="00171FD7" w:rsidRDefault="00171FD7" w:rsidP="00171FD7">
      <w:pPr>
        <w:pStyle w:val="EndNoteBibliography"/>
        <w:rPr>
          <w:noProof/>
        </w:rPr>
      </w:pPr>
      <w:r w:rsidRPr="00171FD7">
        <w:rPr>
          <w:noProof/>
        </w:rPr>
        <w:t xml:space="preserve">Murali, A., Bhargava, A., and Wright, E.S. (2018). IDTAXA: a novel approach for accurate taxonomic classification of microbiome sequences. Microbiome </w:t>
      </w:r>
      <w:r w:rsidRPr="00171FD7">
        <w:rPr>
          <w:i/>
          <w:noProof/>
        </w:rPr>
        <w:t>6</w:t>
      </w:r>
      <w:r w:rsidRPr="00171FD7">
        <w:rPr>
          <w:noProof/>
        </w:rPr>
        <w:t>, 1-14.</w:t>
      </w:r>
    </w:p>
    <w:p w14:paraId="0AB90787" w14:textId="77777777" w:rsidR="00171FD7" w:rsidRPr="00171FD7" w:rsidRDefault="00171FD7" w:rsidP="00171FD7">
      <w:pPr>
        <w:pStyle w:val="EndNoteBibliography"/>
        <w:rPr>
          <w:noProof/>
        </w:rPr>
      </w:pPr>
      <w:r w:rsidRPr="00171FD7">
        <w:rPr>
          <w:noProof/>
        </w:rPr>
        <w:t xml:space="preserve">Pascal, V., Pozuelo, M., Borruel, N., Casellas, F., Campos, D., Santiago, A., Martinez, X., Varela, E., Sarrabayrouse, G., and Machiels, K. (2017). A microbial signature for Crohn's disease. Gut </w:t>
      </w:r>
      <w:r w:rsidRPr="00171FD7">
        <w:rPr>
          <w:i/>
          <w:noProof/>
        </w:rPr>
        <w:t>66</w:t>
      </w:r>
      <w:r w:rsidRPr="00171FD7">
        <w:rPr>
          <w:noProof/>
        </w:rPr>
        <w:t>, 813-822.</w:t>
      </w:r>
    </w:p>
    <w:p w14:paraId="011F3FCD" w14:textId="77777777" w:rsidR="00171FD7" w:rsidRPr="00171FD7" w:rsidRDefault="00171FD7" w:rsidP="00171FD7">
      <w:pPr>
        <w:pStyle w:val="EndNoteBibliography"/>
        <w:rPr>
          <w:noProof/>
        </w:rPr>
      </w:pPr>
      <w:r w:rsidRPr="00171FD7">
        <w:rPr>
          <w:noProof/>
        </w:rPr>
        <w:t xml:space="preserve">Pedregosa, F., Varoquaux, G., Gramfort, A., Michel, V., Thirion, B., Grisel, O., Blondel, M., Prettenhofer, P., Weiss, R., and Dubourg, V. (2011). Scikit-learn: Machine learning in Python. the Journal of machine Learning research </w:t>
      </w:r>
      <w:r w:rsidRPr="00171FD7">
        <w:rPr>
          <w:i/>
          <w:noProof/>
        </w:rPr>
        <w:t>12</w:t>
      </w:r>
      <w:r w:rsidRPr="00171FD7">
        <w:rPr>
          <w:noProof/>
        </w:rPr>
        <w:t>, 2825-2830.</w:t>
      </w:r>
    </w:p>
    <w:p w14:paraId="01D5D112" w14:textId="77777777" w:rsidR="00171FD7" w:rsidRPr="00171FD7" w:rsidRDefault="00171FD7" w:rsidP="00171FD7">
      <w:pPr>
        <w:pStyle w:val="EndNoteBibliography"/>
        <w:rPr>
          <w:noProof/>
        </w:rPr>
      </w:pPr>
      <w:r w:rsidRPr="00171FD7">
        <w:rPr>
          <w:noProof/>
        </w:rPr>
        <w:t xml:space="preserve">Peled, J.U., Gomes, A.L., Devlin, S.M., Littmann, E.R., Taur, Y., Sung, A.D., Weber, D., Hashimoto, D., Slingerland, A.E., and Slingerland, J.B. (2020). Microbiota as predictor of mortality in allogeneic hematopoietic-cell transplantation. New England Journal of Medicine </w:t>
      </w:r>
      <w:r w:rsidRPr="00171FD7">
        <w:rPr>
          <w:i/>
          <w:noProof/>
        </w:rPr>
        <w:t>382</w:t>
      </w:r>
      <w:r w:rsidRPr="00171FD7">
        <w:rPr>
          <w:noProof/>
        </w:rPr>
        <w:t>, 822-834.</w:t>
      </w:r>
    </w:p>
    <w:p w14:paraId="4C73EA17" w14:textId="77777777" w:rsidR="00171FD7" w:rsidRPr="00171FD7" w:rsidRDefault="00171FD7" w:rsidP="00171FD7">
      <w:pPr>
        <w:pStyle w:val="EndNoteBibliography"/>
        <w:rPr>
          <w:noProof/>
        </w:rPr>
      </w:pPr>
      <w:r w:rsidRPr="00171FD7">
        <w:rPr>
          <w:noProof/>
        </w:rPr>
        <w:t xml:space="preserve">Qin, N., Yang, F., Li, A., Prifti, E., Chen, Y., Shao, L., Guo, J., Le Chatelier, E., Yao, J., and Wu, L. (2014). Alterations of the human gut microbiome in liver cirrhosis. Nature </w:t>
      </w:r>
      <w:r w:rsidRPr="00171FD7">
        <w:rPr>
          <w:i/>
          <w:noProof/>
        </w:rPr>
        <w:t>513</w:t>
      </w:r>
      <w:r w:rsidRPr="00171FD7">
        <w:rPr>
          <w:noProof/>
        </w:rPr>
        <w:t>, 59-64.</w:t>
      </w:r>
    </w:p>
    <w:p w14:paraId="174367C3" w14:textId="77777777" w:rsidR="00171FD7" w:rsidRPr="00171FD7" w:rsidRDefault="00171FD7" w:rsidP="00171FD7">
      <w:pPr>
        <w:pStyle w:val="EndNoteBibliography"/>
        <w:rPr>
          <w:noProof/>
        </w:rPr>
      </w:pPr>
      <w:r w:rsidRPr="00171FD7">
        <w:rPr>
          <w:noProof/>
        </w:rPr>
        <w:t xml:space="preserve">Quast, C., Pruesse, E., Yilmaz, P., Gerken, J., Schweer, T., Yarza, P., Peplies, J., and Glöckner, F.O. (2012). The SILVA ribosomal RNA gene database project: improved data processing and web-based tools. Nucleic acids research </w:t>
      </w:r>
      <w:r w:rsidRPr="00171FD7">
        <w:rPr>
          <w:i/>
          <w:noProof/>
        </w:rPr>
        <w:t>41</w:t>
      </w:r>
      <w:r w:rsidRPr="00171FD7">
        <w:rPr>
          <w:noProof/>
        </w:rPr>
        <w:t>, D590-D596.</w:t>
      </w:r>
    </w:p>
    <w:p w14:paraId="66CF858D" w14:textId="77777777" w:rsidR="00171FD7" w:rsidRPr="00171FD7" w:rsidRDefault="00171FD7" w:rsidP="00171FD7">
      <w:pPr>
        <w:pStyle w:val="EndNoteBibliography"/>
        <w:rPr>
          <w:noProof/>
        </w:rPr>
      </w:pPr>
      <w:r w:rsidRPr="00171FD7">
        <w:rPr>
          <w:noProof/>
        </w:rPr>
        <w:t xml:space="preserve">Rao, C., Coyte, K.Z., Bainter, W., Geha, R.S., Martin, C.R., and Rakoff-Nahoum, S. (2021). Multi-kingdom ecological drivers of microbiota assembly in preterm infants. Nature </w:t>
      </w:r>
      <w:r w:rsidRPr="00171FD7">
        <w:rPr>
          <w:i/>
          <w:noProof/>
        </w:rPr>
        <w:t>591</w:t>
      </w:r>
      <w:r w:rsidRPr="00171FD7">
        <w:rPr>
          <w:noProof/>
        </w:rPr>
        <w:t>, 633-638.</w:t>
      </w:r>
    </w:p>
    <w:p w14:paraId="430409C8" w14:textId="77777777" w:rsidR="00171FD7" w:rsidRPr="00171FD7" w:rsidRDefault="00171FD7" w:rsidP="00171FD7">
      <w:pPr>
        <w:pStyle w:val="EndNoteBibliography"/>
        <w:rPr>
          <w:noProof/>
        </w:rPr>
      </w:pPr>
      <w:r w:rsidRPr="00171FD7">
        <w:rPr>
          <w:noProof/>
        </w:rPr>
        <w:t xml:space="preserve">Rashidi, A., Ebadi, M., Weisdorf, D.J., Costalonga, M., and Staley, C. (2021). No evidence for colonization of oral bacteria in the distal gut in healthy adults. Proceedings of the National Academy of Sciences </w:t>
      </w:r>
      <w:r w:rsidRPr="00171FD7">
        <w:rPr>
          <w:i/>
          <w:noProof/>
        </w:rPr>
        <w:t>118</w:t>
      </w:r>
      <w:r w:rsidRPr="00171FD7">
        <w:rPr>
          <w:noProof/>
        </w:rPr>
        <w:t>, e2114152118.</w:t>
      </w:r>
    </w:p>
    <w:p w14:paraId="26DABB98" w14:textId="77777777" w:rsidR="00171FD7" w:rsidRPr="00171FD7" w:rsidRDefault="00171FD7" w:rsidP="00171FD7">
      <w:pPr>
        <w:pStyle w:val="EndNoteBibliography"/>
        <w:rPr>
          <w:noProof/>
        </w:rPr>
      </w:pPr>
      <w:r w:rsidRPr="00171FD7">
        <w:rPr>
          <w:noProof/>
        </w:rPr>
        <w:t xml:space="preserve">Read, E., Curtis, M.A., and Neves, J.F. (2021). The role of oral bacteria in inflammatory bowel disease. Nature Reviews Gastroenterology &amp; Hepatology </w:t>
      </w:r>
      <w:r w:rsidRPr="00171FD7">
        <w:rPr>
          <w:i/>
          <w:noProof/>
        </w:rPr>
        <w:t>18</w:t>
      </w:r>
      <w:r w:rsidRPr="00171FD7">
        <w:rPr>
          <w:noProof/>
        </w:rPr>
        <w:t>, 731-742.</w:t>
      </w:r>
    </w:p>
    <w:p w14:paraId="2C37A356" w14:textId="77777777" w:rsidR="00171FD7" w:rsidRPr="00171FD7" w:rsidRDefault="00171FD7" w:rsidP="00171FD7">
      <w:pPr>
        <w:pStyle w:val="EndNoteBibliography"/>
        <w:rPr>
          <w:noProof/>
        </w:rPr>
      </w:pPr>
      <w:r w:rsidRPr="00171FD7">
        <w:rPr>
          <w:noProof/>
        </w:rPr>
        <w:t xml:space="preserve">Reese, A.T., Cho, E.H., Klitzman, B., Nichols, S.P., Wisniewski, N.A., Villa, M.M., Durand, H.K., Jiang, S., Midani, F.S., and Nimmagadda, S.N. (2018). Antibiotic-induced changes in the microbiota disrupt redox dynamics in the gut. Elife </w:t>
      </w:r>
      <w:r w:rsidRPr="00171FD7">
        <w:rPr>
          <w:i/>
          <w:noProof/>
        </w:rPr>
        <w:t>7</w:t>
      </w:r>
      <w:r w:rsidRPr="00171FD7">
        <w:rPr>
          <w:noProof/>
        </w:rPr>
        <w:t>, e35987.</w:t>
      </w:r>
    </w:p>
    <w:p w14:paraId="3CFB03D4" w14:textId="77777777" w:rsidR="00171FD7" w:rsidRPr="00171FD7" w:rsidRDefault="00171FD7" w:rsidP="00171FD7">
      <w:pPr>
        <w:pStyle w:val="EndNoteBibliography"/>
        <w:rPr>
          <w:noProof/>
        </w:rPr>
      </w:pPr>
      <w:r w:rsidRPr="00171FD7">
        <w:rPr>
          <w:noProof/>
        </w:rPr>
        <w:t xml:space="preserve">Rolling, T., Zhai, B., Gjonbalaj, M., Tosini, N., Yasuma-Mitobe, K., Fontana, E., Amoretti, L.A., Wright, R.J., Ponce, D.M., and Perales, M.A. (2021). Haematopoietic cell transplantation outcomes are linked to intestinal mycobiota dynamics and an expansion of Candida parapsilosis complex species. Nature microbiology </w:t>
      </w:r>
      <w:r w:rsidRPr="00171FD7">
        <w:rPr>
          <w:i/>
          <w:noProof/>
        </w:rPr>
        <w:t>6</w:t>
      </w:r>
      <w:r w:rsidRPr="00171FD7">
        <w:rPr>
          <w:noProof/>
        </w:rPr>
        <w:t>, 1505-1515.</w:t>
      </w:r>
    </w:p>
    <w:p w14:paraId="74B06692" w14:textId="77777777" w:rsidR="00171FD7" w:rsidRPr="00171FD7" w:rsidRDefault="00171FD7" w:rsidP="00171FD7">
      <w:pPr>
        <w:pStyle w:val="EndNoteBibliography"/>
        <w:rPr>
          <w:noProof/>
        </w:rPr>
      </w:pPr>
      <w:r w:rsidRPr="00171FD7">
        <w:rPr>
          <w:noProof/>
        </w:rPr>
        <w:t xml:space="preserve">Schirmer, M., Denson, L., Vlamakis, H., Franzosa, E.A., Thomas, S., Gotman, N.M., Rufo, P., Baker, S.S., Sauer, C., and Markowitz, J. (2018). Compositional and temporal changes in the gut microbiome of pediatric ulcerative colitis patients are linked to disease course. Cell host &amp; microbe </w:t>
      </w:r>
      <w:r w:rsidRPr="00171FD7">
        <w:rPr>
          <w:i/>
          <w:noProof/>
        </w:rPr>
        <w:t>24</w:t>
      </w:r>
      <w:r w:rsidRPr="00171FD7">
        <w:rPr>
          <w:noProof/>
        </w:rPr>
        <w:t>, 600-610. e604.</w:t>
      </w:r>
    </w:p>
    <w:p w14:paraId="083DCAE7" w14:textId="77777777" w:rsidR="00171FD7" w:rsidRPr="00171FD7" w:rsidRDefault="00171FD7" w:rsidP="00171FD7">
      <w:pPr>
        <w:pStyle w:val="EndNoteBibliography"/>
        <w:rPr>
          <w:noProof/>
        </w:rPr>
      </w:pPr>
      <w:r w:rsidRPr="00171FD7">
        <w:rPr>
          <w:noProof/>
        </w:rPr>
        <w:t xml:space="preserve">Schluter, J., Peled, J.U., Taylor, B.P., Markey, K.A., Smith, M., Taur, Y., Niehus, R., Staffas, A., Dai, A., and Fontana, E. (2020). The gut microbiota is associated with immune cell dynamics in humans. Nature </w:t>
      </w:r>
      <w:r w:rsidRPr="00171FD7">
        <w:rPr>
          <w:i/>
          <w:noProof/>
        </w:rPr>
        <w:t>588</w:t>
      </w:r>
      <w:r w:rsidRPr="00171FD7">
        <w:rPr>
          <w:noProof/>
        </w:rPr>
        <w:t>, 303-307.</w:t>
      </w:r>
    </w:p>
    <w:p w14:paraId="510B97ED" w14:textId="77777777" w:rsidR="00171FD7" w:rsidRPr="00171FD7" w:rsidRDefault="00171FD7" w:rsidP="00171FD7">
      <w:pPr>
        <w:pStyle w:val="EndNoteBibliography"/>
        <w:rPr>
          <w:noProof/>
        </w:rPr>
      </w:pPr>
      <w:r w:rsidRPr="00171FD7">
        <w:rPr>
          <w:noProof/>
        </w:rPr>
        <w:lastRenderedPageBreak/>
        <w:t xml:space="preserve">Schmidt, T.S., Hayward, M.R., Coelho, L.P., Li, S.S., Costea, P.I., Voigt, A.Y., Wirbel, J., Maistrenko, O.M., Alves, R.J., and Bergsten, E. (2019). Extensive transmission of microbes along the gastrointestinal tract. Elife </w:t>
      </w:r>
      <w:r w:rsidRPr="00171FD7">
        <w:rPr>
          <w:i/>
          <w:noProof/>
        </w:rPr>
        <w:t>8</w:t>
      </w:r>
      <w:r w:rsidRPr="00171FD7">
        <w:rPr>
          <w:noProof/>
        </w:rPr>
        <w:t>, e42693.</w:t>
      </w:r>
    </w:p>
    <w:p w14:paraId="3132D1E0" w14:textId="77777777" w:rsidR="00171FD7" w:rsidRPr="00171FD7" w:rsidRDefault="00171FD7" w:rsidP="00171FD7">
      <w:pPr>
        <w:pStyle w:val="EndNoteBibliography"/>
        <w:rPr>
          <w:noProof/>
        </w:rPr>
      </w:pPr>
      <w:r w:rsidRPr="00171FD7">
        <w:rPr>
          <w:noProof/>
        </w:rPr>
        <w:t xml:space="preserve">Segata, N., Haake, S.K., Mannon, P., Lemon, K.P., Waldron, L., Gevers, D., Huttenhower, C., and Izard, J. (2012). Composition of the adult digestive tract bacterial microbiome based on seven mouth surfaces, tonsils, throat and stool samples. Genome biology </w:t>
      </w:r>
      <w:r w:rsidRPr="00171FD7">
        <w:rPr>
          <w:i/>
          <w:noProof/>
        </w:rPr>
        <w:t>13</w:t>
      </w:r>
      <w:r w:rsidRPr="00171FD7">
        <w:rPr>
          <w:noProof/>
        </w:rPr>
        <w:t>, 1-18.</w:t>
      </w:r>
    </w:p>
    <w:p w14:paraId="7083249E" w14:textId="77777777" w:rsidR="00171FD7" w:rsidRPr="00171FD7" w:rsidRDefault="00171FD7" w:rsidP="00171FD7">
      <w:pPr>
        <w:pStyle w:val="EndNoteBibliography"/>
        <w:rPr>
          <w:noProof/>
        </w:rPr>
      </w:pPr>
      <w:r w:rsidRPr="00171FD7">
        <w:rPr>
          <w:noProof/>
        </w:rPr>
        <w:t xml:space="preserve">Shono, Y., and van den Brink, M.R. (2018). Gut microbiota injury in allogeneic haematopoietic stem cell transplantation. Nature Reviews Cancer </w:t>
      </w:r>
      <w:r w:rsidRPr="00171FD7">
        <w:rPr>
          <w:i/>
          <w:noProof/>
        </w:rPr>
        <w:t>18</w:t>
      </w:r>
      <w:r w:rsidRPr="00171FD7">
        <w:rPr>
          <w:noProof/>
        </w:rPr>
        <w:t>, 283-295.</w:t>
      </w:r>
    </w:p>
    <w:p w14:paraId="478AE1E4" w14:textId="77777777" w:rsidR="00171FD7" w:rsidRPr="00171FD7" w:rsidRDefault="00171FD7" w:rsidP="00171FD7">
      <w:pPr>
        <w:pStyle w:val="EndNoteBibliography"/>
        <w:rPr>
          <w:noProof/>
        </w:rPr>
      </w:pPr>
      <w:r w:rsidRPr="00171FD7">
        <w:rPr>
          <w:noProof/>
        </w:rPr>
        <w:t xml:space="preserve">Sieber, C.M., Probst, A.J., Sharrar, A., Thomas, B.C., Hess, M., Tringe, S.G., and Banfield, J.F. (2018). Recovery of genomes from metagenomes via a dereplication, aggregation and scoring strategy. Nature microbiology </w:t>
      </w:r>
      <w:r w:rsidRPr="00171FD7">
        <w:rPr>
          <w:i/>
          <w:noProof/>
        </w:rPr>
        <w:t>3</w:t>
      </w:r>
      <w:r w:rsidRPr="00171FD7">
        <w:rPr>
          <w:noProof/>
        </w:rPr>
        <w:t>, 836-843.</w:t>
      </w:r>
    </w:p>
    <w:p w14:paraId="171EA59C" w14:textId="77777777" w:rsidR="00171FD7" w:rsidRPr="00171FD7" w:rsidRDefault="00171FD7" w:rsidP="00171FD7">
      <w:pPr>
        <w:pStyle w:val="EndNoteBibliography"/>
        <w:rPr>
          <w:noProof/>
        </w:rPr>
      </w:pPr>
      <w:r w:rsidRPr="00171FD7">
        <w:rPr>
          <w:noProof/>
        </w:rPr>
        <w:t xml:space="preserve">Siranosian, B.A., Brooks, E.F., Andermann, T., Rezvani, A.R., Banaei, N., Tang, H., and Bhatt, A.S. (2022). Rare transmission of commensal and pathogenic bacteria in the gut microbiome of hospitalized adults. Nature communications </w:t>
      </w:r>
      <w:r w:rsidRPr="00171FD7">
        <w:rPr>
          <w:i/>
          <w:noProof/>
        </w:rPr>
        <w:t>13</w:t>
      </w:r>
      <w:r w:rsidRPr="00171FD7">
        <w:rPr>
          <w:noProof/>
        </w:rPr>
        <w:t>, 1-17.</w:t>
      </w:r>
    </w:p>
    <w:p w14:paraId="54827D01" w14:textId="77777777" w:rsidR="00171FD7" w:rsidRPr="00171FD7" w:rsidRDefault="00171FD7" w:rsidP="00171FD7">
      <w:pPr>
        <w:pStyle w:val="EndNoteBibliography"/>
        <w:rPr>
          <w:noProof/>
        </w:rPr>
      </w:pPr>
      <w:r w:rsidRPr="00171FD7">
        <w:rPr>
          <w:noProof/>
        </w:rPr>
        <w:t xml:space="preserve">Staffas, A., da Silva, M.B., Slingerland, A.E., Lazrak, A., Bare, C.J., Holman, C.D., Docampo, M.D., Shono, Y., Durham, B., and Pickard, A.J. (2018). Nutritional support from the intestinal microbiota improves hematopoietic reconstitution after bone marrow transplantation in mice. Cell host &amp; microbe </w:t>
      </w:r>
      <w:r w:rsidRPr="00171FD7">
        <w:rPr>
          <w:i/>
          <w:noProof/>
        </w:rPr>
        <w:t>23</w:t>
      </w:r>
      <w:r w:rsidRPr="00171FD7">
        <w:rPr>
          <w:noProof/>
        </w:rPr>
        <w:t>, 447-457. e444.</w:t>
      </w:r>
    </w:p>
    <w:p w14:paraId="2B7C6A23" w14:textId="77777777" w:rsidR="00171FD7" w:rsidRPr="00171FD7" w:rsidRDefault="00171FD7" w:rsidP="00171FD7">
      <w:pPr>
        <w:pStyle w:val="EndNoteBibliography"/>
        <w:rPr>
          <w:noProof/>
        </w:rPr>
      </w:pPr>
      <w:r w:rsidRPr="00171FD7">
        <w:rPr>
          <w:noProof/>
        </w:rPr>
        <w:t xml:space="preserve">Stein-Thoeringer, C., Nichols, K., Lazrak, A., Docampo, M., Slingerland, A., Slingerland, J., Clurman, A., Armijo, G., Gomes, A., and Shono, Y. (2019). Lactose drives Enterococcus expansion to promote graft-versus-host disease. Science </w:t>
      </w:r>
      <w:r w:rsidRPr="00171FD7">
        <w:rPr>
          <w:i/>
          <w:noProof/>
        </w:rPr>
        <w:t>366</w:t>
      </w:r>
      <w:r w:rsidRPr="00171FD7">
        <w:rPr>
          <w:noProof/>
        </w:rPr>
        <w:t>, 1143-1149.</w:t>
      </w:r>
    </w:p>
    <w:p w14:paraId="4807C482" w14:textId="77777777" w:rsidR="00171FD7" w:rsidRPr="00171FD7" w:rsidRDefault="00171FD7" w:rsidP="00171FD7">
      <w:pPr>
        <w:pStyle w:val="EndNoteBibliography"/>
        <w:rPr>
          <w:noProof/>
        </w:rPr>
      </w:pPr>
      <w:r w:rsidRPr="00171FD7">
        <w:rPr>
          <w:noProof/>
        </w:rPr>
        <w:t xml:space="preserve">Tang, T.W., Chen, H.-C., Chen, C.-Y., Yen, C.Y., Lin, C.-J., Prajnamitra, R.P., Chen, L.-L., Ruan, S.-C., Lin, J.-H., and Lin, P.-J. (2019). Loss of gut microbiota alters immune system composition and cripples postinfarction cardiac repair. Circulation </w:t>
      </w:r>
      <w:r w:rsidRPr="00171FD7">
        <w:rPr>
          <w:i/>
          <w:noProof/>
        </w:rPr>
        <w:t>139</w:t>
      </w:r>
      <w:r w:rsidRPr="00171FD7">
        <w:rPr>
          <w:noProof/>
        </w:rPr>
        <w:t>, 647-659.</w:t>
      </w:r>
    </w:p>
    <w:p w14:paraId="2BB9C3E0" w14:textId="77777777" w:rsidR="00171FD7" w:rsidRPr="00171FD7" w:rsidRDefault="00171FD7" w:rsidP="00171FD7">
      <w:pPr>
        <w:pStyle w:val="EndNoteBibliography"/>
        <w:rPr>
          <w:noProof/>
        </w:rPr>
      </w:pPr>
      <w:r w:rsidRPr="00171FD7">
        <w:rPr>
          <w:noProof/>
        </w:rPr>
        <w:t xml:space="preserve">Taur, Y., Coyte, K., Schluter, J., Robilotti, E., Figueroa, C., Gjonbalaj, M., Littmann, E.R., Ling, L., Miller, L., and Gyaltshen, Y. (2018). Reconstitution of the gut microbiota of antibiotic-treated patients by autologous fecal microbiota transplant. Science translational medicine </w:t>
      </w:r>
      <w:r w:rsidRPr="00171FD7">
        <w:rPr>
          <w:i/>
          <w:noProof/>
        </w:rPr>
        <w:t>10</w:t>
      </w:r>
      <w:r w:rsidRPr="00171FD7">
        <w:rPr>
          <w:noProof/>
        </w:rPr>
        <w:t>, eaap9489.</w:t>
      </w:r>
    </w:p>
    <w:p w14:paraId="7B60B017" w14:textId="77777777" w:rsidR="00171FD7" w:rsidRPr="00171FD7" w:rsidRDefault="00171FD7" w:rsidP="00171FD7">
      <w:pPr>
        <w:pStyle w:val="EndNoteBibliography"/>
        <w:rPr>
          <w:noProof/>
        </w:rPr>
      </w:pPr>
      <w:r w:rsidRPr="00171FD7">
        <w:rPr>
          <w:noProof/>
        </w:rPr>
        <w:t xml:space="preserve">Taur, Y., Xavier, J.B., Lipuma, L., Ubeda, C., Goldberg, J., Gobourne, A., Lee, Y.J., Dubin, K.A., Socci, N.D., and Viale, A. (2012). Intestinal domination and the risk of bacteremia in patients undergoing allogeneic hematopoietic stem cell transplantation. Clinical infectious diseases </w:t>
      </w:r>
      <w:r w:rsidRPr="00171FD7">
        <w:rPr>
          <w:i/>
          <w:noProof/>
        </w:rPr>
        <w:t>55</w:t>
      </w:r>
      <w:r w:rsidRPr="00171FD7">
        <w:rPr>
          <w:noProof/>
        </w:rPr>
        <w:t>, 905-914.</w:t>
      </w:r>
    </w:p>
    <w:p w14:paraId="71D37A6A" w14:textId="77777777" w:rsidR="00171FD7" w:rsidRPr="00171FD7" w:rsidRDefault="00171FD7" w:rsidP="00171FD7">
      <w:pPr>
        <w:pStyle w:val="EndNoteBibliography"/>
        <w:rPr>
          <w:noProof/>
        </w:rPr>
      </w:pPr>
      <w:r w:rsidRPr="00171FD7">
        <w:rPr>
          <w:noProof/>
        </w:rPr>
        <w:t xml:space="preserve">The Human Microbiome Project Consortium (2012). Structure, function and diversity of the healthy human microbiome. nature </w:t>
      </w:r>
      <w:r w:rsidRPr="00171FD7">
        <w:rPr>
          <w:i/>
          <w:noProof/>
        </w:rPr>
        <w:t>486</w:t>
      </w:r>
      <w:r w:rsidRPr="00171FD7">
        <w:rPr>
          <w:noProof/>
        </w:rPr>
        <w:t>, 207-214.</w:t>
      </w:r>
    </w:p>
    <w:p w14:paraId="177679C0" w14:textId="77777777" w:rsidR="00171FD7" w:rsidRPr="00171FD7" w:rsidRDefault="00171FD7" w:rsidP="00171FD7">
      <w:pPr>
        <w:pStyle w:val="EndNoteBibliography"/>
        <w:rPr>
          <w:noProof/>
        </w:rPr>
      </w:pPr>
      <w:r w:rsidRPr="00171FD7">
        <w:rPr>
          <w:noProof/>
        </w:rPr>
        <w:t xml:space="preserve">Theis, K.R., Romero, R., Greenberg, J.M., Winters, A.D., Garcia-Flores, V., Motomura, K., Ahmad, M.M., Galaz, J., Arenas-Hernandez, M., and Gomez-Lopez, N. (2020). No consistent evidence for microbiota in murine placental and fetal tissues. Msphere </w:t>
      </w:r>
      <w:r w:rsidRPr="00171FD7">
        <w:rPr>
          <w:i/>
          <w:noProof/>
        </w:rPr>
        <w:t>5</w:t>
      </w:r>
      <w:r w:rsidRPr="00171FD7">
        <w:rPr>
          <w:noProof/>
        </w:rPr>
        <w:t>, e00933-00919.</w:t>
      </w:r>
    </w:p>
    <w:p w14:paraId="3C8F3291" w14:textId="77777777" w:rsidR="00171FD7" w:rsidRPr="00171FD7" w:rsidRDefault="00171FD7" w:rsidP="00171FD7">
      <w:pPr>
        <w:pStyle w:val="EndNoteBibliography"/>
        <w:rPr>
          <w:noProof/>
        </w:rPr>
      </w:pPr>
      <w:r w:rsidRPr="00171FD7">
        <w:rPr>
          <w:noProof/>
        </w:rPr>
        <w:t xml:space="preserve">Thomas, A.M., Manghi, P., Asnicar, F., Pasolli, E., Armanini, F., Zolfo, M., Beghini, F., Manara, S., Karcher, N., and Pozzi, C. (2019). Metagenomic analysis of colorectal cancer datasets identifies cross-cohort microbial diagnostic signatures and a link with choline degradation. Nature medicine </w:t>
      </w:r>
      <w:r w:rsidRPr="00171FD7">
        <w:rPr>
          <w:i/>
          <w:noProof/>
        </w:rPr>
        <w:t>25</w:t>
      </w:r>
      <w:r w:rsidRPr="00171FD7">
        <w:rPr>
          <w:noProof/>
        </w:rPr>
        <w:t>, 667-678.</w:t>
      </w:r>
    </w:p>
    <w:p w14:paraId="41E7AA41" w14:textId="77777777" w:rsidR="00171FD7" w:rsidRPr="00171FD7" w:rsidRDefault="00171FD7" w:rsidP="00171FD7">
      <w:pPr>
        <w:pStyle w:val="EndNoteBibliography"/>
        <w:rPr>
          <w:noProof/>
        </w:rPr>
      </w:pPr>
      <w:r w:rsidRPr="00171FD7">
        <w:rPr>
          <w:noProof/>
        </w:rPr>
        <w:t xml:space="preserve">Van der Maaten, L., and Hinton, G. (2008). Visualizing data using t-SNE. Journal of machine learning research </w:t>
      </w:r>
      <w:r w:rsidRPr="00171FD7">
        <w:rPr>
          <w:i/>
          <w:noProof/>
        </w:rPr>
        <w:t>9</w:t>
      </w:r>
      <w:r w:rsidRPr="00171FD7">
        <w:rPr>
          <w:noProof/>
        </w:rPr>
        <w:t>.</w:t>
      </w:r>
    </w:p>
    <w:p w14:paraId="4E79EABC" w14:textId="77777777" w:rsidR="00171FD7" w:rsidRPr="00171FD7" w:rsidRDefault="00171FD7" w:rsidP="00171FD7">
      <w:pPr>
        <w:pStyle w:val="EndNoteBibliography"/>
        <w:rPr>
          <w:noProof/>
        </w:rPr>
      </w:pPr>
      <w:r w:rsidRPr="00171FD7">
        <w:rPr>
          <w:noProof/>
        </w:rPr>
        <w:t xml:space="preserve">Vandeputte, D., Kathagen, G., D’hoe, K., Vieira-Silva, S., Valles-Colomer, M., Sabino, J., Wang, J., Tito, R.Y., De Commer, L., and Darzi, Y. (2017). Quantitative microbiome profiling links gut community variation to microbial load. Nature </w:t>
      </w:r>
      <w:r w:rsidRPr="00171FD7">
        <w:rPr>
          <w:i/>
          <w:noProof/>
        </w:rPr>
        <w:t>551</w:t>
      </w:r>
      <w:r w:rsidRPr="00171FD7">
        <w:rPr>
          <w:noProof/>
        </w:rPr>
        <w:t>, 507-511.</w:t>
      </w:r>
    </w:p>
    <w:p w14:paraId="6111E7F9" w14:textId="77777777" w:rsidR="00171FD7" w:rsidRPr="00171FD7" w:rsidRDefault="00171FD7" w:rsidP="00171FD7">
      <w:pPr>
        <w:pStyle w:val="EndNoteBibliography"/>
        <w:rPr>
          <w:noProof/>
        </w:rPr>
      </w:pPr>
      <w:r w:rsidRPr="00171FD7">
        <w:rPr>
          <w:noProof/>
        </w:rPr>
        <w:t xml:space="preserve">Vieira-Silva, S., Sabino, J., Valles-Colomer, M., Falony, G., Kathagen, G., Caenepeel, C., Cleynen, I., van der Merwe, S., Vermeire, S., and Raes, J. (2019). Quantitative microbiome </w:t>
      </w:r>
      <w:r w:rsidRPr="00171FD7">
        <w:rPr>
          <w:noProof/>
        </w:rPr>
        <w:lastRenderedPageBreak/>
        <w:t xml:space="preserve">profiling disentangles inflammation-and bile duct obstruction-associated microbiota alterations across PSC/IBD diagnoses. Nature microbiology </w:t>
      </w:r>
      <w:r w:rsidRPr="00171FD7">
        <w:rPr>
          <w:i/>
          <w:noProof/>
        </w:rPr>
        <w:t>4</w:t>
      </w:r>
      <w:r w:rsidRPr="00171FD7">
        <w:rPr>
          <w:noProof/>
        </w:rPr>
        <w:t>, 1826-1831.</w:t>
      </w:r>
    </w:p>
    <w:p w14:paraId="7EF277A0" w14:textId="77777777" w:rsidR="00171FD7" w:rsidRPr="00171FD7" w:rsidRDefault="00171FD7" w:rsidP="00171FD7">
      <w:pPr>
        <w:pStyle w:val="EndNoteBibliography"/>
        <w:rPr>
          <w:noProof/>
        </w:rPr>
      </w:pPr>
      <w:r w:rsidRPr="00171FD7">
        <w:rPr>
          <w:noProof/>
        </w:rPr>
        <w:t xml:space="preserve">Wood, D.E., Lu, J., and Langmead, B. (2019). Improved metagenomic analysis with Kraken 2. Genome biology </w:t>
      </w:r>
      <w:r w:rsidRPr="00171FD7">
        <w:rPr>
          <w:i/>
          <w:noProof/>
        </w:rPr>
        <w:t>20</w:t>
      </w:r>
      <w:r w:rsidRPr="00171FD7">
        <w:rPr>
          <w:noProof/>
        </w:rPr>
        <w:t>, 1-13.</w:t>
      </w:r>
    </w:p>
    <w:p w14:paraId="4A81D909" w14:textId="77777777" w:rsidR="00171FD7" w:rsidRPr="00171FD7" w:rsidRDefault="00171FD7" w:rsidP="00171FD7">
      <w:pPr>
        <w:pStyle w:val="EndNoteBibliography"/>
        <w:rPr>
          <w:noProof/>
        </w:rPr>
      </w:pPr>
      <w:r w:rsidRPr="00171FD7">
        <w:rPr>
          <w:noProof/>
        </w:rPr>
        <w:t xml:space="preserve">Yan, J., Liao, C., Taylor, B.P., Fontana, E., Amoretti, L.A., Wright, R.J., Littmann, E.R., Dai, A., Waters, N., and Peled, J.U. (2022). A compilation of fecal microbiome shotgun metagenomics from hematopoietic cell transplantation patients. Scientific Data </w:t>
      </w:r>
      <w:r w:rsidRPr="00171FD7">
        <w:rPr>
          <w:i/>
          <w:noProof/>
        </w:rPr>
        <w:t>9</w:t>
      </w:r>
      <w:r w:rsidRPr="00171FD7">
        <w:rPr>
          <w:noProof/>
        </w:rPr>
        <w:t>, 1-11.</w:t>
      </w:r>
    </w:p>
    <w:p w14:paraId="5EC7F8B4" w14:textId="77777777" w:rsidR="00171FD7" w:rsidRPr="00171FD7" w:rsidRDefault="00171FD7" w:rsidP="00171FD7">
      <w:pPr>
        <w:pStyle w:val="EndNoteBibliography"/>
        <w:rPr>
          <w:noProof/>
        </w:rPr>
      </w:pPr>
      <w:r w:rsidRPr="00171FD7">
        <w:rPr>
          <w:noProof/>
        </w:rPr>
        <w:t xml:space="preserve">Zarrinpar, A., Chaix, A., Xu, Z.Z., Chang, M.W., Marotz, C.A., Saghatelian, A., Knight, R., and Panda, S. (2018). Antibiotic-induced microbiome depletion alters metabolic homeostasis by affecting gut signaling and colonic metabolism. Nature communications </w:t>
      </w:r>
      <w:r w:rsidRPr="00171FD7">
        <w:rPr>
          <w:i/>
          <w:noProof/>
        </w:rPr>
        <w:t>9</w:t>
      </w:r>
      <w:r w:rsidRPr="00171FD7">
        <w:rPr>
          <w:noProof/>
        </w:rPr>
        <w:t>, 1-13.</w:t>
      </w:r>
    </w:p>
    <w:p w14:paraId="6C25F83E" w14:textId="77777777" w:rsidR="00171FD7" w:rsidRPr="00171FD7" w:rsidRDefault="00171FD7" w:rsidP="00171FD7">
      <w:pPr>
        <w:pStyle w:val="EndNoteBibliography"/>
        <w:rPr>
          <w:noProof/>
        </w:rPr>
      </w:pPr>
      <w:r w:rsidRPr="00171FD7">
        <w:rPr>
          <w:noProof/>
        </w:rPr>
        <w:t xml:space="preserve">Zhai, B., Ola, M., Rolling, T., Tosini, N.L., Joshowitz, S., Littmann, E.R., Amoretti, L.A., Fontana, E., Wright, R.J., and Miranda, E. (2020). High-resolution mycobiota analysis reveals dynamic intestinal translocation preceding invasive candidiasis. Nature medicine </w:t>
      </w:r>
      <w:r w:rsidRPr="00171FD7">
        <w:rPr>
          <w:i/>
          <w:noProof/>
        </w:rPr>
        <w:t>26</w:t>
      </w:r>
      <w:r w:rsidRPr="00171FD7">
        <w:rPr>
          <w:noProof/>
        </w:rPr>
        <w:t>, 59-64.</w:t>
      </w:r>
    </w:p>
    <w:p w14:paraId="5A66C7AD" w14:textId="40A3F093" w:rsidR="005D4EDE" w:rsidRPr="00AC26F8" w:rsidRDefault="00686725" w:rsidP="000A48DA">
      <w:r w:rsidRPr="00AC26F8">
        <w:fldChar w:fldCharType="end"/>
      </w:r>
    </w:p>
    <w:sectPr w:rsidR="005D4EDE" w:rsidRPr="00AC26F8" w:rsidSect="008A3F1F">
      <w:headerReference w:type="default" r:id="rId21"/>
      <w:footerReference w:type="even" r:id="rId22"/>
      <w:footerReference w:type="first" r:id="rId23"/>
      <w:pgSz w:w="12240" w:h="15840" w:code="1"/>
      <w:pgMar w:top="1296" w:right="1440" w:bottom="1296" w:left="1440" w:header="432" w:footer="720" w:gutter="0"/>
      <w:lnNumType w:countBy="1" w:distance="720" w:restart="continuou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4AA0D9" w14:textId="77777777" w:rsidR="00654497" w:rsidRDefault="00654497" w:rsidP="00D73714">
      <w:r>
        <w:separator/>
      </w:r>
    </w:p>
  </w:endnote>
  <w:endnote w:type="continuationSeparator" w:id="0">
    <w:p w14:paraId="4ED3CA0A" w14:textId="77777777" w:rsidR="00654497" w:rsidRDefault="00654497" w:rsidP="00D73714">
      <w:r>
        <w:continuationSeparator/>
      </w:r>
    </w:p>
  </w:endnote>
  <w:endnote w:type="continuationNotice" w:id="1">
    <w:p w14:paraId="053956AE" w14:textId="77777777" w:rsidR="00654497" w:rsidRDefault="006544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Consolas">
    <w:panose1 w:val="020B0609020204030204"/>
    <w:charset w:val="00"/>
    <w:family w:val="auto"/>
    <w:pitch w:val="variable"/>
    <w:sig w:usb0="E10002FF" w:usb1="4000FCFF" w:usb2="00000009"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altName w:val="Cambria"/>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row">
    <w:altName w:val="Cambria"/>
    <w:panose1 w:val="00000000000000000000"/>
    <w:charset w:val="00"/>
    <w:family w:val="roman"/>
    <w:notTrueType/>
    <w:pitch w:val="default"/>
  </w:font>
  <w:font w:name="宋体">
    <w:charset w:val="50"/>
    <w:family w:val="auto"/>
    <w:pitch w:val="variable"/>
    <w:sig w:usb0="00000003" w:usb1="288F0000" w:usb2="00000016" w:usb3="00000000" w:csb0="00040001" w:csb1="00000000"/>
  </w:font>
  <w:font w:name="Calibri">
    <w:altName w:val="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607917928"/>
      <w:docPartObj>
        <w:docPartGallery w:val="Page Numbers (Bottom of Page)"/>
        <w:docPartUnique/>
      </w:docPartObj>
    </w:sdtPr>
    <w:sdtContent>
      <w:p w14:paraId="7C1A366D" w14:textId="05E9728A" w:rsidR="00654497" w:rsidRDefault="00654497" w:rsidP="005441F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EE541CD" w14:textId="77777777" w:rsidR="00654497" w:rsidRDefault="00654497" w:rsidP="00C84A2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52A9B8" w14:textId="4AEB110C" w:rsidR="00654497" w:rsidRDefault="00654497">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654497" w:rsidRDefault="0065449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93BE6C" w14:textId="77777777" w:rsidR="00654497" w:rsidRDefault="00654497" w:rsidP="00D73714">
      <w:r>
        <w:separator/>
      </w:r>
    </w:p>
  </w:footnote>
  <w:footnote w:type="continuationSeparator" w:id="0">
    <w:p w14:paraId="2ABF8E84" w14:textId="77777777" w:rsidR="00654497" w:rsidRDefault="00654497" w:rsidP="00D73714">
      <w:r>
        <w:continuationSeparator/>
      </w:r>
    </w:p>
  </w:footnote>
  <w:footnote w:type="continuationNotice" w:id="1">
    <w:p w14:paraId="3C815469" w14:textId="77777777" w:rsidR="00654497" w:rsidRDefault="00654497"/>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ED19F1" w14:textId="2031DBC7" w:rsidR="00654497" w:rsidRDefault="00654497" w:rsidP="008A3F1F">
    <w:pPr>
      <w:pStyle w:val="Header"/>
      <w:tabs>
        <w:tab w:val="clear" w:pos="4320"/>
        <w:tab w:val="clear" w:pos="8640"/>
        <w:tab w:val="left" w:pos="3240"/>
      </w:tabs>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8306B60"/>
    <w:lvl w:ilvl="0">
      <w:start w:val="1"/>
      <w:numFmt w:val="decimal"/>
      <w:lvlText w:val="%1."/>
      <w:lvlJc w:val="left"/>
      <w:pPr>
        <w:tabs>
          <w:tab w:val="num" w:pos="1800"/>
        </w:tabs>
        <w:ind w:left="1800" w:hanging="360"/>
      </w:pPr>
    </w:lvl>
  </w:abstractNum>
  <w:abstractNum w:abstractNumId="1">
    <w:nsid w:val="FFFFFF7D"/>
    <w:multiLevelType w:val="singleLevel"/>
    <w:tmpl w:val="12C0A9CE"/>
    <w:lvl w:ilvl="0">
      <w:start w:val="1"/>
      <w:numFmt w:val="decimal"/>
      <w:lvlText w:val="%1."/>
      <w:lvlJc w:val="left"/>
      <w:pPr>
        <w:tabs>
          <w:tab w:val="num" w:pos="1440"/>
        </w:tabs>
        <w:ind w:left="1440" w:hanging="360"/>
      </w:pPr>
    </w:lvl>
  </w:abstractNum>
  <w:abstractNum w:abstractNumId="2">
    <w:nsid w:val="FFFFFF7E"/>
    <w:multiLevelType w:val="singleLevel"/>
    <w:tmpl w:val="FFF87976"/>
    <w:lvl w:ilvl="0">
      <w:start w:val="1"/>
      <w:numFmt w:val="decimal"/>
      <w:lvlText w:val="%1."/>
      <w:lvlJc w:val="left"/>
      <w:pPr>
        <w:tabs>
          <w:tab w:val="num" w:pos="1080"/>
        </w:tabs>
        <w:ind w:left="1080" w:hanging="360"/>
      </w:pPr>
    </w:lvl>
  </w:abstractNum>
  <w:abstractNum w:abstractNumId="3">
    <w:nsid w:val="FFFFFF7F"/>
    <w:multiLevelType w:val="singleLevel"/>
    <w:tmpl w:val="57B8ABE4"/>
    <w:lvl w:ilvl="0">
      <w:start w:val="1"/>
      <w:numFmt w:val="decimal"/>
      <w:lvlText w:val="%1."/>
      <w:lvlJc w:val="left"/>
      <w:pPr>
        <w:tabs>
          <w:tab w:val="num" w:pos="720"/>
        </w:tabs>
        <w:ind w:left="720" w:hanging="360"/>
      </w:pPr>
    </w:lvl>
  </w:abstractNum>
  <w:abstractNum w:abstractNumId="4">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50088B0"/>
    <w:lvl w:ilvl="0">
      <w:start w:val="1"/>
      <w:numFmt w:val="decimal"/>
      <w:lvlText w:val="%1."/>
      <w:lvlJc w:val="left"/>
      <w:pPr>
        <w:tabs>
          <w:tab w:val="num" w:pos="360"/>
        </w:tabs>
        <w:ind w:left="360" w:hanging="360"/>
      </w:pPr>
    </w:lvl>
  </w:abstractNum>
  <w:abstractNum w:abstractNumId="9">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nsid w:val="FFFFFFFE"/>
    <w:multiLevelType w:val="singleLevel"/>
    <w:tmpl w:val="FFFFFFFF"/>
    <w:lvl w:ilvl="0">
      <w:numFmt w:val="decimal"/>
      <w:lvlText w:val="*"/>
      <w:lvlJc w:val="left"/>
    </w:lvl>
  </w:abstractNum>
  <w:abstractNum w:abstractNumId="11">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nsid w:val="5B6466B4"/>
    <w:multiLevelType w:val="hybridMultilevel"/>
    <w:tmpl w:val="C69A9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trackRevisions/>
  <w:doNotTrackFormatting/>
  <w:defaultTabStop w:val="720"/>
  <w:characterSpacingControl w:val="doNotCompress"/>
  <w:hdrShapeDefaults>
    <o:shapedefaults v:ext="edit" spidmax="2051"/>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ell Host Microb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eaavdvxvv5azseddsrxz2d0vpf5v0xr9ea5&quot;&gt;Oral_bacteria_in_feces&lt;record-ids&gt;&lt;item&gt;1&lt;/item&gt;&lt;item&gt;3&lt;/item&gt;&lt;item&gt;4&lt;/item&gt;&lt;item&gt;5&lt;/item&gt;&lt;item&gt;6&lt;/item&gt;&lt;item&gt;7&lt;/item&gt;&lt;item&gt;8&lt;/item&gt;&lt;item&gt;10&lt;/item&gt;&lt;item&gt;11&lt;/item&gt;&lt;item&gt;13&lt;/item&gt;&lt;item&gt;15&lt;/item&gt;&lt;item&gt;16&lt;/item&gt;&lt;item&gt;17&lt;/item&gt;&lt;item&gt;18&lt;/item&gt;&lt;item&gt;19&lt;/item&gt;&lt;item&gt;20&lt;/item&gt;&lt;item&gt;21&lt;/item&gt;&lt;item&gt;24&lt;/item&gt;&lt;item&gt;27&lt;/item&gt;&lt;item&gt;28&lt;/item&gt;&lt;item&gt;29&lt;/item&gt;&lt;item&gt;30&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2&lt;/item&gt;&lt;item&gt;55&lt;/item&gt;&lt;item&gt;56&lt;/item&gt;&lt;item&gt;57&lt;/item&gt;&lt;item&gt;58&lt;/item&gt;&lt;item&gt;59&lt;/item&gt;&lt;item&gt;60&lt;/item&gt;&lt;item&gt;61&lt;/item&gt;&lt;item&gt;62&lt;/item&gt;&lt;item&gt;63&lt;/item&gt;&lt;item&gt;64&lt;/item&gt;&lt;item&gt;65&lt;/item&gt;&lt;item&gt;66&lt;/item&gt;&lt;item&gt;67&lt;/item&gt;&lt;item&gt;69&lt;/item&gt;&lt;item&gt;70&lt;/item&gt;&lt;item&gt;71&lt;/item&gt;&lt;item&gt;72&lt;/item&gt;&lt;item&gt;73&lt;/item&gt;&lt;item&gt;74&lt;/item&gt;&lt;item&gt;75&lt;/item&gt;&lt;item&gt;77&lt;/item&gt;&lt;/record-ids&gt;&lt;/item&gt;&lt;/Libraries&gt;"/>
  </w:docVars>
  <w:rsids>
    <w:rsidRoot w:val="0064261D"/>
    <w:rsid w:val="000015F9"/>
    <w:rsid w:val="00001774"/>
    <w:rsid w:val="00002579"/>
    <w:rsid w:val="000027A1"/>
    <w:rsid w:val="00002E3E"/>
    <w:rsid w:val="00003414"/>
    <w:rsid w:val="00004547"/>
    <w:rsid w:val="00004964"/>
    <w:rsid w:val="00004A0B"/>
    <w:rsid w:val="00006269"/>
    <w:rsid w:val="000077BE"/>
    <w:rsid w:val="000102C3"/>
    <w:rsid w:val="00010494"/>
    <w:rsid w:val="00010A90"/>
    <w:rsid w:val="00010D76"/>
    <w:rsid w:val="000116A9"/>
    <w:rsid w:val="00012945"/>
    <w:rsid w:val="000134A7"/>
    <w:rsid w:val="00013723"/>
    <w:rsid w:val="00013878"/>
    <w:rsid w:val="00013EC6"/>
    <w:rsid w:val="00015092"/>
    <w:rsid w:val="00015731"/>
    <w:rsid w:val="00015FA3"/>
    <w:rsid w:val="00016538"/>
    <w:rsid w:val="00016C9A"/>
    <w:rsid w:val="00016F55"/>
    <w:rsid w:val="00017543"/>
    <w:rsid w:val="00022178"/>
    <w:rsid w:val="00022F72"/>
    <w:rsid w:val="00024043"/>
    <w:rsid w:val="0002420C"/>
    <w:rsid w:val="00024CAA"/>
    <w:rsid w:val="00025D92"/>
    <w:rsid w:val="00025E62"/>
    <w:rsid w:val="0002655D"/>
    <w:rsid w:val="00026FDD"/>
    <w:rsid w:val="00030056"/>
    <w:rsid w:val="00030DC4"/>
    <w:rsid w:val="0003270B"/>
    <w:rsid w:val="00032968"/>
    <w:rsid w:val="000340D5"/>
    <w:rsid w:val="00034EF2"/>
    <w:rsid w:val="0003515B"/>
    <w:rsid w:val="00035303"/>
    <w:rsid w:val="00035DD8"/>
    <w:rsid w:val="00036C5B"/>
    <w:rsid w:val="000371AA"/>
    <w:rsid w:val="000403C3"/>
    <w:rsid w:val="00041344"/>
    <w:rsid w:val="00041552"/>
    <w:rsid w:val="000415F9"/>
    <w:rsid w:val="00043CAD"/>
    <w:rsid w:val="00044372"/>
    <w:rsid w:val="0004480D"/>
    <w:rsid w:val="0004500D"/>
    <w:rsid w:val="00045E1B"/>
    <w:rsid w:val="000464E0"/>
    <w:rsid w:val="000465BD"/>
    <w:rsid w:val="00047B72"/>
    <w:rsid w:val="00050EAF"/>
    <w:rsid w:val="000517CD"/>
    <w:rsid w:val="000522E0"/>
    <w:rsid w:val="0005263F"/>
    <w:rsid w:val="00053D73"/>
    <w:rsid w:val="000544D3"/>
    <w:rsid w:val="000549FC"/>
    <w:rsid w:val="00054E3C"/>
    <w:rsid w:val="00054FF6"/>
    <w:rsid w:val="00055DCF"/>
    <w:rsid w:val="00055E14"/>
    <w:rsid w:val="000562CC"/>
    <w:rsid w:val="00057DB2"/>
    <w:rsid w:val="00060550"/>
    <w:rsid w:val="000606A1"/>
    <w:rsid w:val="000610E4"/>
    <w:rsid w:val="000630CC"/>
    <w:rsid w:val="00063211"/>
    <w:rsid w:val="00063761"/>
    <w:rsid w:val="00064F2D"/>
    <w:rsid w:val="000663CD"/>
    <w:rsid w:val="00066891"/>
    <w:rsid w:val="00066CDF"/>
    <w:rsid w:val="000711CE"/>
    <w:rsid w:val="00071B2F"/>
    <w:rsid w:val="00072420"/>
    <w:rsid w:val="00072E58"/>
    <w:rsid w:val="00073412"/>
    <w:rsid w:val="000743A0"/>
    <w:rsid w:val="0007443C"/>
    <w:rsid w:val="00074E83"/>
    <w:rsid w:val="00075BB2"/>
    <w:rsid w:val="00076B09"/>
    <w:rsid w:val="00077272"/>
    <w:rsid w:val="00077D7D"/>
    <w:rsid w:val="00080356"/>
    <w:rsid w:val="00080723"/>
    <w:rsid w:val="00081B9B"/>
    <w:rsid w:val="00081C50"/>
    <w:rsid w:val="000827D6"/>
    <w:rsid w:val="00082AB9"/>
    <w:rsid w:val="00082F44"/>
    <w:rsid w:val="00083152"/>
    <w:rsid w:val="00083995"/>
    <w:rsid w:val="00086A17"/>
    <w:rsid w:val="00086A2B"/>
    <w:rsid w:val="000934A4"/>
    <w:rsid w:val="00093684"/>
    <w:rsid w:val="00094391"/>
    <w:rsid w:val="00095099"/>
    <w:rsid w:val="00095DED"/>
    <w:rsid w:val="0009761E"/>
    <w:rsid w:val="000A0481"/>
    <w:rsid w:val="000A192A"/>
    <w:rsid w:val="000A1DBF"/>
    <w:rsid w:val="000A2909"/>
    <w:rsid w:val="000A30E5"/>
    <w:rsid w:val="000A48DA"/>
    <w:rsid w:val="000A52C6"/>
    <w:rsid w:val="000A57CB"/>
    <w:rsid w:val="000A5F93"/>
    <w:rsid w:val="000A6544"/>
    <w:rsid w:val="000A665B"/>
    <w:rsid w:val="000B1930"/>
    <w:rsid w:val="000B1D7B"/>
    <w:rsid w:val="000B1F55"/>
    <w:rsid w:val="000B22C7"/>
    <w:rsid w:val="000B2DD2"/>
    <w:rsid w:val="000B4FB5"/>
    <w:rsid w:val="000B7BC2"/>
    <w:rsid w:val="000B7E4F"/>
    <w:rsid w:val="000C01A7"/>
    <w:rsid w:val="000C2733"/>
    <w:rsid w:val="000C3201"/>
    <w:rsid w:val="000C460C"/>
    <w:rsid w:val="000C48B8"/>
    <w:rsid w:val="000C51D9"/>
    <w:rsid w:val="000C5371"/>
    <w:rsid w:val="000C659B"/>
    <w:rsid w:val="000C76DD"/>
    <w:rsid w:val="000C777F"/>
    <w:rsid w:val="000C7F0C"/>
    <w:rsid w:val="000C7F33"/>
    <w:rsid w:val="000D0A6C"/>
    <w:rsid w:val="000D0C09"/>
    <w:rsid w:val="000D1FDF"/>
    <w:rsid w:val="000D2350"/>
    <w:rsid w:val="000D2F16"/>
    <w:rsid w:val="000D346A"/>
    <w:rsid w:val="000D3519"/>
    <w:rsid w:val="000D5A59"/>
    <w:rsid w:val="000D5C5A"/>
    <w:rsid w:val="000D6BDC"/>
    <w:rsid w:val="000E12C2"/>
    <w:rsid w:val="000E28BA"/>
    <w:rsid w:val="000E33B5"/>
    <w:rsid w:val="000E3E7D"/>
    <w:rsid w:val="000E4354"/>
    <w:rsid w:val="000E4449"/>
    <w:rsid w:val="000E5BAC"/>
    <w:rsid w:val="000E652C"/>
    <w:rsid w:val="000E7F74"/>
    <w:rsid w:val="000F0553"/>
    <w:rsid w:val="000F072C"/>
    <w:rsid w:val="000F0E38"/>
    <w:rsid w:val="000F2055"/>
    <w:rsid w:val="000F22C0"/>
    <w:rsid w:val="000F2519"/>
    <w:rsid w:val="000F3095"/>
    <w:rsid w:val="000F3A70"/>
    <w:rsid w:val="000F4452"/>
    <w:rsid w:val="000F554E"/>
    <w:rsid w:val="000F5B89"/>
    <w:rsid w:val="000F6550"/>
    <w:rsid w:val="000F6B13"/>
    <w:rsid w:val="000F7259"/>
    <w:rsid w:val="000F7D64"/>
    <w:rsid w:val="00100AD9"/>
    <w:rsid w:val="00101052"/>
    <w:rsid w:val="00101767"/>
    <w:rsid w:val="0010285C"/>
    <w:rsid w:val="00102AD3"/>
    <w:rsid w:val="00103A99"/>
    <w:rsid w:val="00103DEC"/>
    <w:rsid w:val="00103E85"/>
    <w:rsid w:val="00103E8B"/>
    <w:rsid w:val="001051BE"/>
    <w:rsid w:val="001064DD"/>
    <w:rsid w:val="0010660F"/>
    <w:rsid w:val="00106BBF"/>
    <w:rsid w:val="001074DD"/>
    <w:rsid w:val="00107A87"/>
    <w:rsid w:val="00110652"/>
    <w:rsid w:val="00110CE5"/>
    <w:rsid w:val="00111256"/>
    <w:rsid w:val="00111899"/>
    <w:rsid w:val="00112712"/>
    <w:rsid w:val="00113EA2"/>
    <w:rsid w:val="00114859"/>
    <w:rsid w:val="00115986"/>
    <w:rsid w:val="0011618D"/>
    <w:rsid w:val="001165F3"/>
    <w:rsid w:val="00116755"/>
    <w:rsid w:val="00117623"/>
    <w:rsid w:val="00117A37"/>
    <w:rsid w:val="0012211A"/>
    <w:rsid w:val="00122855"/>
    <w:rsid w:val="00122E13"/>
    <w:rsid w:val="00123693"/>
    <w:rsid w:val="00123A8F"/>
    <w:rsid w:val="00123ACB"/>
    <w:rsid w:val="00123DC8"/>
    <w:rsid w:val="00124ABC"/>
    <w:rsid w:val="0012515A"/>
    <w:rsid w:val="0012577F"/>
    <w:rsid w:val="00126662"/>
    <w:rsid w:val="001266FF"/>
    <w:rsid w:val="0012721F"/>
    <w:rsid w:val="00127473"/>
    <w:rsid w:val="00127DAA"/>
    <w:rsid w:val="00130FFE"/>
    <w:rsid w:val="0013106A"/>
    <w:rsid w:val="00131582"/>
    <w:rsid w:val="0013226E"/>
    <w:rsid w:val="00132AE9"/>
    <w:rsid w:val="00132FB3"/>
    <w:rsid w:val="001331D7"/>
    <w:rsid w:val="001337A8"/>
    <w:rsid w:val="00133DAB"/>
    <w:rsid w:val="00135D36"/>
    <w:rsid w:val="00136396"/>
    <w:rsid w:val="00136A9F"/>
    <w:rsid w:val="0014016A"/>
    <w:rsid w:val="00141FB0"/>
    <w:rsid w:val="00142AC8"/>
    <w:rsid w:val="0014324A"/>
    <w:rsid w:val="001433D4"/>
    <w:rsid w:val="00143766"/>
    <w:rsid w:val="0014404A"/>
    <w:rsid w:val="0014413B"/>
    <w:rsid w:val="001447DE"/>
    <w:rsid w:val="00144DBE"/>
    <w:rsid w:val="00145ED8"/>
    <w:rsid w:val="00147532"/>
    <w:rsid w:val="00147D22"/>
    <w:rsid w:val="00150323"/>
    <w:rsid w:val="001505A5"/>
    <w:rsid w:val="00150A5F"/>
    <w:rsid w:val="0015189C"/>
    <w:rsid w:val="00152252"/>
    <w:rsid w:val="00152C85"/>
    <w:rsid w:val="00152F61"/>
    <w:rsid w:val="00153826"/>
    <w:rsid w:val="00153E12"/>
    <w:rsid w:val="00154DFB"/>
    <w:rsid w:val="0015549E"/>
    <w:rsid w:val="00157530"/>
    <w:rsid w:val="00157A9F"/>
    <w:rsid w:val="00157C11"/>
    <w:rsid w:val="001610E6"/>
    <w:rsid w:val="001617A9"/>
    <w:rsid w:val="001617C0"/>
    <w:rsid w:val="00161F32"/>
    <w:rsid w:val="001650F3"/>
    <w:rsid w:val="00165D7B"/>
    <w:rsid w:val="00166D40"/>
    <w:rsid w:val="001700B9"/>
    <w:rsid w:val="00170B59"/>
    <w:rsid w:val="00170DC4"/>
    <w:rsid w:val="00171387"/>
    <w:rsid w:val="00171FD7"/>
    <w:rsid w:val="0017394F"/>
    <w:rsid w:val="00174D19"/>
    <w:rsid w:val="001766DD"/>
    <w:rsid w:val="00176B7F"/>
    <w:rsid w:val="00176CAB"/>
    <w:rsid w:val="001775FA"/>
    <w:rsid w:val="00180F2C"/>
    <w:rsid w:val="00181929"/>
    <w:rsid w:val="001830AA"/>
    <w:rsid w:val="00183E08"/>
    <w:rsid w:val="00183EC4"/>
    <w:rsid w:val="00184023"/>
    <w:rsid w:val="00184260"/>
    <w:rsid w:val="00184771"/>
    <w:rsid w:val="001850C9"/>
    <w:rsid w:val="00185C5F"/>
    <w:rsid w:val="001860A6"/>
    <w:rsid w:val="001864B3"/>
    <w:rsid w:val="001866B1"/>
    <w:rsid w:val="00186887"/>
    <w:rsid w:val="001901FA"/>
    <w:rsid w:val="0019094B"/>
    <w:rsid w:val="00190A5F"/>
    <w:rsid w:val="0019128D"/>
    <w:rsid w:val="0019290D"/>
    <w:rsid w:val="00192982"/>
    <w:rsid w:val="00192CF8"/>
    <w:rsid w:val="00192E13"/>
    <w:rsid w:val="001937C4"/>
    <w:rsid w:val="0019445F"/>
    <w:rsid w:val="001946DF"/>
    <w:rsid w:val="0019586A"/>
    <w:rsid w:val="00195BB4"/>
    <w:rsid w:val="00195D45"/>
    <w:rsid w:val="00195F73"/>
    <w:rsid w:val="00197142"/>
    <w:rsid w:val="001A0776"/>
    <w:rsid w:val="001A1F3C"/>
    <w:rsid w:val="001A268B"/>
    <w:rsid w:val="001A2C33"/>
    <w:rsid w:val="001A3A83"/>
    <w:rsid w:val="001A3FD7"/>
    <w:rsid w:val="001A45BA"/>
    <w:rsid w:val="001A5273"/>
    <w:rsid w:val="001A75A6"/>
    <w:rsid w:val="001A7C59"/>
    <w:rsid w:val="001B0548"/>
    <w:rsid w:val="001B09D8"/>
    <w:rsid w:val="001B0EE2"/>
    <w:rsid w:val="001B1011"/>
    <w:rsid w:val="001B1316"/>
    <w:rsid w:val="001B2E30"/>
    <w:rsid w:val="001B41BC"/>
    <w:rsid w:val="001B441C"/>
    <w:rsid w:val="001B464E"/>
    <w:rsid w:val="001B4915"/>
    <w:rsid w:val="001B5623"/>
    <w:rsid w:val="001B5C85"/>
    <w:rsid w:val="001B5DBA"/>
    <w:rsid w:val="001B5F19"/>
    <w:rsid w:val="001B60FE"/>
    <w:rsid w:val="001B632D"/>
    <w:rsid w:val="001B6FBB"/>
    <w:rsid w:val="001C0744"/>
    <w:rsid w:val="001C12D1"/>
    <w:rsid w:val="001C184A"/>
    <w:rsid w:val="001C1D6F"/>
    <w:rsid w:val="001C21FB"/>
    <w:rsid w:val="001C4295"/>
    <w:rsid w:val="001C46F4"/>
    <w:rsid w:val="001C4931"/>
    <w:rsid w:val="001C6B0F"/>
    <w:rsid w:val="001C70AB"/>
    <w:rsid w:val="001C755A"/>
    <w:rsid w:val="001D0D76"/>
    <w:rsid w:val="001D1E80"/>
    <w:rsid w:val="001D2316"/>
    <w:rsid w:val="001D26BB"/>
    <w:rsid w:val="001D277B"/>
    <w:rsid w:val="001D3B67"/>
    <w:rsid w:val="001D3DE1"/>
    <w:rsid w:val="001D4C6A"/>
    <w:rsid w:val="001D52F1"/>
    <w:rsid w:val="001D5660"/>
    <w:rsid w:val="001D57B0"/>
    <w:rsid w:val="001D6330"/>
    <w:rsid w:val="001D787D"/>
    <w:rsid w:val="001E038F"/>
    <w:rsid w:val="001E1194"/>
    <w:rsid w:val="001E28E5"/>
    <w:rsid w:val="001E2B24"/>
    <w:rsid w:val="001E3E2E"/>
    <w:rsid w:val="001E47E6"/>
    <w:rsid w:val="001E60E3"/>
    <w:rsid w:val="001E6B04"/>
    <w:rsid w:val="001E7460"/>
    <w:rsid w:val="001E754D"/>
    <w:rsid w:val="001E7652"/>
    <w:rsid w:val="001F046A"/>
    <w:rsid w:val="001F0821"/>
    <w:rsid w:val="001F1126"/>
    <w:rsid w:val="001F184F"/>
    <w:rsid w:val="001F1DA6"/>
    <w:rsid w:val="001F2665"/>
    <w:rsid w:val="001F2CB8"/>
    <w:rsid w:val="001F3C82"/>
    <w:rsid w:val="001F3C9C"/>
    <w:rsid w:val="001F3F2B"/>
    <w:rsid w:val="001F42D4"/>
    <w:rsid w:val="001F5B6D"/>
    <w:rsid w:val="001F68AE"/>
    <w:rsid w:val="001F704A"/>
    <w:rsid w:val="001F7B61"/>
    <w:rsid w:val="00200E43"/>
    <w:rsid w:val="00201463"/>
    <w:rsid w:val="002015DE"/>
    <w:rsid w:val="00202D2A"/>
    <w:rsid w:val="002034DA"/>
    <w:rsid w:val="00204460"/>
    <w:rsid w:val="00204F68"/>
    <w:rsid w:val="002053AF"/>
    <w:rsid w:val="00206AFE"/>
    <w:rsid w:val="0020714E"/>
    <w:rsid w:val="0021079F"/>
    <w:rsid w:val="00212791"/>
    <w:rsid w:val="002128FF"/>
    <w:rsid w:val="00212EB0"/>
    <w:rsid w:val="002131A3"/>
    <w:rsid w:val="00216275"/>
    <w:rsid w:val="00216311"/>
    <w:rsid w:val="00216994"/>
    <w:rsid w:val="00217451"/>
    <w:rsid w:val="00221AE8"/>
    <w:rsid w:val="00223877"/>
    <w:rsid w:val="00224E3B"/>
    <w:rsid w:val="00225BE4"/>
    <w:rsid w:val="00226142"/>
    <w:rsid w:val="002264C6"/>
    <w:rsid w:val="00226FB1"/>
    <w:rsid w:val="00227AE4"/>
    <w:rsid w:val="00230D22"/>
    <w:rsid w:val="00232255"/>
    <w:rsid w:val="002332A9"/>
    <w:rsid w:val="00234945"/>
    <w:rsid w:val="00235002"/>
    <w:rsid w:val="00235695"/>
    <w:rsid w:val="002358C8"/>
    <w:rsid w:val="00235972"/>
    <w:rsid w:val="00236104"/>
    <w:rsid w:val="0023694E"/>
    <w:rsid w:val="00236B65"/>
    <w:rsid w:val="00236F8D"/>
    <w:rsid w:val="0024132C"/>
    <w:rsid w:val="00241EF2"/>
    <w:rsid w:val="00241F8E"/>
    <w:rsid w:val="00241FB3"/>
    <w:rsid w:val="00242478"/>
    <w:rsid w:val="002431C0"/>
    <w:rsid w:val="00243D3F"/>
    <w:rsid w:val="00244331"/>
    <w:rsid w:val="0024480A"/>
    <w:rsid w:val="00246118"/>
    <w:rsid w:val="002461AE"/>
    <w:rsid w:val="00246299"/>
    <w:rsid w:val="002475FA"/>
    <w:rsid w:val="00251069"/>
    <w:rsid w:val="002520CF"/>
    <w:rsid w:val="00252AE1"/>
    <w:rsid w:val="00252D35"/>
    <w:rsid w:val="00252F40"/>
    <w:rsid w:val="0025424D"/>
    <w:rsid w:val="00254AC6"/>
    <w:rsid w:val="00255261"/>
    <w:rsid w:val="00255991"/>
    <w:rsid w:val="002571D7"/>
    <w:rsid w:val="0026002F"/>
    <w:rsid w:val="0026004B"/>
    <w:rsid w:val="002602EF"/>
    <w:rsid w:val="00261EB6"/>
    <w:rsid w:val="00262065"/>
    <w:rsid w:val="00262211"/>
    <w:rsid w:val="002623EB"/>
    <w:rsid w:val="00262A4D"/>
    <w:rsid w:val="00262B9D"/>
    <w:rsid w:val="00265BBC"/>
    <w:rsid w:val="00266225"/>
    <w:rsid w:val="00266B9D"/>
    <w:rsid w:val="00266E68"/>
    <w:rsid w:val="00266F69"/>
    <w:rsid w:val="002675C3"/>
    <w:rsid w:val="0027087F"/>
    <w:rsid w:val="00270F47"/>
    <w:rsid w:val="002721D7"/>
    <w:rsid w:val="0027235B"/>
    <w:rsid w:val="002729CA"/>
    <w:rsid w:val="00272AC1"/>
    <w:rsid w:val="0027334F"/>
    <w:rsid w:val="00274CC3"/>
    <w:rsid w:val="0027549C"/>
    <w:rsid w:val="00275713"/>
    <w:rsid w:val="00276A11"/>
    <w:rsid w:val="00276D57"/>
    <w:rsid w:val="00277CCE"/>
    <w:rsid w:val="00280409"/>
    <w:rsid w:val="00280788"/>
    <w:rsid w:val="002816EF"/>
    <w:rsid w:val="002836D0"/>
    <w:rsid w:val="00283A58"/>
    <w:rsid w:val="00284AD6"/>
    <w:rsid w:val="00285790"/>
    <w:rsid w:val="00285C4E"/>
    <w:rsid w:val="0028624C"/>
    <w:rsid w:val="00286536"/>
    <w:rsid w:val="00286928"/>
    <w:rsid w:val="00286A51"/>
    <w:rsid w:val="002871E0"/>
    <w:rsid w:val="0029188B"/>
    <w:rsid w:val="00291BF2"/>
    <w:rsid w:val="0029215C"/>
    <w:rsid w:val="00292A32"/>
    <w:rsid w:val="00292DE9"/>
    <w:rsid w:val="0029404C"/>
    <w:rsid w:val="002942E1"/>
    <w:rsid w:val="002948F3"/>
    <w:rsid w:val="00295D85"/>
    <w:rsid w:val="00296633"/>
    <w:rsid w:val="0029740F"/>
    <w:rsid w:val="002A192C"/>
    <w:rsid w:val="002A1A74"/>
    <w:rsid w:val="002A333F"/>
    <w:rsid w:val="002A4CB8"/>
    <w:rsid w:val="002A4CD7"/>
    <w:rsid w:val="002A5E7A"/>
    <w:rsid w:val="002A7948"/>
    <w:rsid w:val="002A7BF0"/>
    <w:rsid w:val="002A7FB4"/>
    <w:rsid w:val="002B094A"/>
    <w:rsid w:val="002B0E96"/>
    <w:rsid w:val="002B1C0B"/>
    <w:rsid w:val="002B1CD7"/>
    <w:rsid w:val="002B657E"/>
    <w:rsid w:val="002B7475"/>
    <w:rsid w:val="002B7851"/>
    <w:rsid w:val="002C07E9"/>
    <w:rsid w:val="002C117F"/>
    <w:rsid w:val="002C1B71"/>
    <w:rsid w:val="002C2519"/>
    <w:rsid w:val="002C2C49"/>
    <w:rsid w:val="002C33B8"/>
    <w:rsid w:val="002C3D77"/>
    <w:rsid w:val="002C41DB"/>
    <w:rsid w:val="002C423C"/>
    <w:rsid w:val="002C4DCA"/>
    <w:rsid w:val="002C53D4"/>
    <w:rsid w:val="002C58D7"/>
    <w:rsid w:val="002C7863"/>
    <w:rsid w:val="002C7CF9"/>
    <w:rsid w:val="002C7FF1"/>
    <w:rsid w:val="002D00A7"/>
    <w:rsid w:val="002D0AE9"/>
    <w:rsid w:val="002D0F11"/>
    <w:rsid w:val="002D109E"/>
    <w:rsid w:val="002D2E4D"/>
    <w:rsid w:val="002D321A"/>
    <w:rsid w:val="002D3BA1"/>
    <w:rsid w:val="002D42BE"/>
    <w:rsid w:val="002D47D2"/>
    <w:rsid w:val="002D53C4"/>
    <w:rsid w:val="002D580B"/>
    <w:rsid w:val="002D6C12"/>
    <w:rsid w:val="002D6FCE"/>
    <w:rsid w:val="002D75C3"/>
    <w:rsid w:val="002E0635"/>
    <w:rsid w:val="002E13DD"/>
    <w:rsid w:val="002E1C83"/>
    <w:rsid w:val="002E368C"/>
    <w:rsid w:val="002E3AA4"/>
    <w:rsid w:val="002E402E"/>
    <w:rsid w:val="002E4037"/>
    <w:rsid w:val="002E4240"/>
    <w:rsid w:val="002E43C2"/>
    <w:rsid w:val="002E5580"/>
    <w:rsid w:val="002E5A72"/>
    <w:rsid w:val="002E5C7C"/>
    <w:rsid w:val="002E5D14"/>
    <w:rsid w:val="002E60B9"/>
    <w:rsid w:val="002E6339"/>
    <w:rsid w:val="002E6C71"/>
    <w:rsid w:val="002E761F"/>
    <w:rsid w:val="002E7A3C"/>
    <w:rsid w:val="002E7D75"/>
    <w:rsid w:val="002F00E2"/>
    <w:rsid w:val="002F01E6"/>
    <w:rsid w:val="002F3102"/>
    <w:rsid w:val="002F32DF"/>
    <w:rsid w:val="002F3388"/>
    <w:rsid w:val="002F36D5"/>
    <w:rsid w:val="002F3965"/>
    <w:rsid w:val="002F3F38"/>
    <w:rsid w:val="002F4282"/>
    <w:rsid w:val="002F51EC"/>
    <w:rsid w:val="002F6C68"/>
    <w:rsid w:val="002F73A8"/>
    <w:rsid w:val="002F7740"/>
    <w:rsid w:val="003002F8"/>
    <w:rsid w:val="003012CC"/>
    <w:rsid w:val="003016B8"/>
    <w:rsid w:val="00301C01"/>
    <w:rsid w:val="003023B0"/>
    <w:rsid w:val="003029F6"/>
    <w:rsid w:val="003029F8"/>
    <w:rsid w:val="00302D97"/>
    <w:rsid w:val="0030452E"/>
    <w:rsid w:val="00306171"/>
    <w:rsid w:val="00306F81"/>
    <w:rsid w:val="00307156"/>
    <w:rsid w:val="00307E3E"/>
    <w:rsid w:val="00307F53"/>
    <w:rsid w:val="00310375"/>
    <w:rsid w:val="00310501"/>
    <w:rsid w:val="00312B24"/>
    <w:rsid w:val="00313590"/>
    <w:rsid w:val="00313FEA"/>
    <w:rsid w:val="00314FCE"/>
    <w:rsid w:val="003162DC"/>
    <w:rsid w:val="00317586"/>
    <w:rsid w:val="0032179C"/>
    <w:rsid w:val="00321D68"/>
    <w:rsid w:val="00322927"/>
    <w:rsid w:val="003238AD"/>
    <w:rsid w:val="00324846"/>
    <w:rsid w:val="00324AC1"/>
    <w:rsid w:val="00325431"/>
    <w:rsid w:val="003261FE"/>
    <w:rsid w:val="00326C4E"/>
    <w:rsid w:val="00327025"/>
    <w:rsid w:val="00327EB2"/>
    <w:rsid w:val="00331295"/>
    <w:rsid w:val="0033141C"/>
    <w:rsid w:val="003314FD"/>
    <w:rsid w:val="00332984"/>
    <w:rsid w:val="00332986"/>
    <w:rsid w:val="00332D25"/>
    <w:rsid w:val="00332E74"/>
    <w:rsid w:val="00333B92"/>
    <w:rsid w:val="0033441A"/>
    <w:rsid w:val="00335B14"/>
    <w:rsid w:val="00336B6D"/>
    <w:rsid w:val="003378F7"/>
    <w:rsid w:val="00337D95"/>
    <w:rsid w:val="00337E31"/>
    <w:rsid w:val="0034184D"/>
    <w:rsid w:val="00341C71"/>
    <w:rsid w:val="00342D97"/>
    <w:rsid w:val="0034321D"/>
    <w:rsid w:val="00343913"/>
    <w:rsid w:val="00344D42"/>
    <w:rsid w:val="00345066"/>
    <w:rsid w:val="00345509"/>
    <w:rsid w:val="00345AD6"/>
    <w:rsid w:val="00345D9D"/>
    <w:rsid w:val="00345DBD"/>
    <w:rsid w:val="003460CD"/>
    <w:rsid w:val="00346C1A"/>
    <w:rsid w:val="00347358"/>
    <w:rsid w:val="00347BEA"/>
    <w:rsid w:val="00347C20"/>
    <w:rsid w:val="003505D8"/>
    <w:rsid w:val="003508D5"/>
    <w:rsid w:val="00351689"/>
    <w:rsid w:val="00351D8B"/>
    <w:rsid w:val="00351DD8"/>
    <w:rsid w:val="00352306"/>
    <w:rsid w:val="00352EF8"/>
    <w:rsid w:val="00354BA5"/>
    <w:rsid w:val="0035571C"/>
    <w:rsid w:val="00355A1E"/>
    <w:rsid w:val="00356410"/>
    <w:rsid w:val="00356489"/>
    <w:rsid w:val="00356545"/>
    <w:rsid w:val="0035681A"/>
    <w:rsid w:val="003573FB"/>
    <w:rsid w:val="00357455"/>
    <w:rsid w:val="00360719"/>
    <w:rsid w:val="00360B6A"/>
    <w:rsid w:val="00360F7A"/>
    <w:rsid w:val="00361042"/>
    <w:rsid w:val="003613D9"/>
    <w:rsid w:val="003614F3"/>
    <w:rsid w:val="00361972"/>
    <w:rsid w:val="00361B29"/>
    <w:rsid w:val="0036299C"/>
    <w:rsid w:val="00362A79"/>
    <w:rsid w:val="00363BF8"/>
    <w:rsid w:val="00363F17"/>
    <w:rsid w:val="003658DF"/>
    <w:rsid w:val="003669AF"/>
    <w:rsid w:val="00367546"/>
    <w:rsid w:val="00367A37"/>
    <w:rsid w:val="00367A45"/>
    <w:rsid w:val="00367BFC"/>
    <w:rsid w:val="00367F57"/>
    <w:rsid w:val="00370374"/>
    <w:rsid w:val="00370FED"/>
    <w:rsid w:val="00371541"/>
    <w:rsid w:val="00371EBB"/>
    <w:rsid w:val="00371F87"/>
    <w:rsid w:val="0037291E"/>
    <w:rsid w:val="00373139"/>
    <w:rsid w:val="00373FB2"/>
    <w:rsid w:val="00374C0D"/>
    <w:rsid w:val="00374F0E"/>
    <w:rsid w:val="003751BB"/>
    <w:rsid w:val="003764A1"/>
    <w:rsid w:val="0037673F"/>
    <w:rsid w:val="00376CE1"/>
    <w:rsid w:val="00377AD5"/>
    <w:rsid w:val="0038127A"/>
    <w:rsid w:val="00381E32"/>
    <w:rsid w:val="00382475"/>
    <w:rsid w:val="00382E5B"/>
    <w:rsid w:val="0038427C"/>
    <w:rsid w:val="00384A0A"/>
    <w:rsid w:val="003851C5"/>
    <w:rsid w:val="003854AD"/>
    <w:rsid w:val="00385669"/>
    <w:rsid w:val="00385E3E"/>
    <w:rsid w:val="00386422"/>
    <w:rsid w:val="00390FCB"/>
    <w:rsid w:val="00391FA5"/>
    <w:rsid w:val="003930B7"/>
    <w:rsid w:val="00393146"/>
    <w:rsid w:val="003944E7"/>
    <w:rsid w:val="00395102"/>
    <w:rsid w:val="00396A0F"/>
    <w:rsid w:val="003977E7"/>
    <w:rsid w:val="00397907"/>
    <w:rsid w:val="00397E4D"/>
    <w:rsid w:val="00397EB4"/>
    <w:rsid w:val="003A0DC0"/>
    <w:rsid w:val="003A0FE5"/>
    <w:rsid w:val="003A1181"/>
    <w:rsid w:val="003A139F"/>
    <w:rsid w:val="003A18C4"/>
    <w:rsid w:val="003A1B91"/>
    <w:rsid w:val="003A2DBC"/>
    <w:rsid w:val="003A41DA"/>
    <w:rsid w:val="003A4ACD"/>
    <w:rsid w:val="003A4EBB"/>
    <w:rsid w:val="003A51D4"/>
    <w:rsid w:val="003A719E"/>
    <w:rsid w:val="003A76BB"/>
    <w:rsid w:val="003A77E5"/>
    <w:rsid w:val="003A7E63"/>
    <w:rsid w:val="003B0531"/>
    <w:rsid w:val="003B0780"/>
    <w:rsid w:val="003B1111"/>
    <w:rsid w:val="003B1466"/>
    <w:rsid w:val="003B1C89"/>
    <w:rsid w:val="003B46D8"/>
    <w:rsid w:val="003B4A96"/>
    <w:rsid w:val="003B4FC3"/>
    <w:rsid w:val="003B5FB0"/>
    <w:rsid w:val="003C063E"/>
    <w:rsid w:val="003C08F6"/>
    <w:rsid w:val="003C15EE"/>
    <w:rsid w:val="003C1B73"/>
    <w:rsid w:val="003C1C49"/>
    <w:rsid w:val="003C21FE"/>
    <w:rsid w:val="003C2547"/>
    <w:rsid w:val="003C3093"/>
    <w:rsid w:val="003C4318"/>
    <w:rsid w:val="003C4884"/>
    <w:rsid w:val="003C4915"/>
    <w:rsid w:val="003C58F0"/>
    <w:rsid w:val="003C6B9F"/>
    <w:rsid w:val="003C77AE"/>
    <w:rsid w:val="003D1C49"/>
    <w:rsid w:val="003D2E8E"/>
    <w:rsid w:val="003D39E6"/>
    <w:rsid w:val="003D4249"/>
    <w:rsid w:val="003D6392"/>
    <w:rsid w:val="003D6CAA"/>
    <w:rsid w:val="003D6E3B"/>
    <w:rsid w:val="003D733C"/>
    <w:rsid w:val="003D7709"/>
    <w:rsid w:val="003E102B"/>
    <w:rsid w:val="003E1F12"/>
    <w:rsid w:val="003E1FFD"/>
    <w:rsid w:val="003E2473"/>
    <w:rsid w:val="003E2BE6"/>
    <w:rsid w:val="003E3367"/>
    <w:rsid w:val="003E3864"/>
    <w:rsid w:val="003E3F29"/>
    <w:rsid w:val="003E47D5"/>
    <w:rsid w:val="003E4813"/>
    <w:rsid w:val="003E4C31"/>
    <w:rsid w:val="003E5DBB"/>
    <w:rsid w:val="003E65D6"/>
    <w:rsid w:val="003E791E"/>
    <w:rsid w:val="003E7BD1"/>
    <w:rsid w:val="003F01C0"/>
    <w:rsid w:val="003F0BF0"/>
    <w:rsid w:val="003F0D83"/>
    <w:rsid w:val="003F0E2C"/>
    <w:rsid w:val="003F1027"/>
    <w:rsid w:val="003F15CD"/>
    <w:rsid w:val="003F19B9"/>
    <w:rsid w:val="003F1C70"/>
    <w:rsid w:val="003F39AE"/>
    <w:rsid w:val="003F490B"/>
    <w:rsid w:val="003F545D"/>
    <w:rsid w:val="003F5F35"/>
    <w:rsid w:val="003F7222"/>
    <w:rsid w:val="003F761E"/>
    <w:rsid w:val="003F7E88"/>
    <w:rsid w:val="003F7F62"/>
    <w:rsid w:val="0040004A"/>
    <w:rsid w:val="00400126"/>
    <w:rsid w:val="0040091D"/>
    <w:rsid w:val="00400A82"/>
    <w:rsid w:val="00401872"/>
    <w:rsid w:val="004027EB"/>
    <w:rsid w:val="00402EA1"/>
    <w:rsid w:val="00404043"/>
    <w:rsid w:val="00404258"/>
    <w:rsid w:val="00405420"/>
    <w:rsid w:val="004057E5"/>
    <w:rsid w:val="00405B02"/>
    <w:rsid w:val="00405E1E"/>
    <w:rsid w:val="0040723F"/>
    <w:rsid w:val="00407B06"/>
    <w:rsid w:val="00410715"/>
    <w:rsid w:val="00412918"/>
    <w:rsid w:val="00412C5C"/>
    <w:rsid w:val="00412D00"/>
    <w:rsid w:val="004134D7"/>
    <w:rsid w:val="004135B3"/>
    <w:rsid w:val="00414C0C"/>
    <w:rsid w:val="00415528"/>
    <w:rsid w:val="00415C1A"/>
    <w:rsid w:val="00416C2B"/>
    <w:rsid w:val="004175A7"/>
    <w:rsid w:val="004175F5"/>
    <w:rsid w:val="00420491"/>
    <w:rsid w:val="004204EB"/>
    <w:rsid w:val="0042078C"/>
    <w:rsid w:val="0042140C"/>
    <w:rsid w:val="00421645"/>
    <w:rsid w:val="0042312C"/>
    <w:rsid w:val="00423439"/>
    <w:rsid w:val="00424601"/>
    <w:rsid w:val="004250AA"/>
    <w:rsid w:val="00425CCC"/>
    <w:rsid w:val="0042614C"/>
    <w:rsid w:val="00430150"/>
    <w:rsid w:val="004307C1"/>
    <w:rsid w:val="00430968"/>
    <w:rsid w:val="00431385"/>
    <w:rsid w:val="00431AEE"/>
    <w:rsid w:val="00431CAA"/>
    <w:rsid w:val="0043223B"/>
    <w:rsid w:val="00432A92"/>
    <w:rsid w:val="0043345E"/>
    <w:rsid w:val="00433743"/>
    <w:rsid w:val="00433E35"/>
    <w:rsid w:val="0043420B"/>
    <w:rsid w:val="00434CC1"/>
    <w:rsid w:val="0043502B"/>
    <w:rsid w:val="00435030"/>
    <w:rsid w:val="00436FB3"/>
    <w:rsid w:val="00437F91"/>
    <w:rsid w:val="00442510"/>
    <w:rsid w:val="00442612"/>
    <w:rsid w:val="00442AE3"/>
    <w:rsid w:val="00442D06"/>
    <w:rsid w:val="0044313E"/>
    <w:rsid w:val="0044347E"/>
    <w:rsid w:val="00443C71"/>
    <w:rsid w:val="004457E7"/>
    <w:rsid w:val="00446545"/>
    <w:rsid w:val="0044679B"/>
    <w:rsid w:val="004473D1"/>
    <w:rsid w:val="00447E15"/>
    <w:rsid w:val="00447EB3"/>
    <w:rsid w:val="00450B25"/>
    <w:rsid w:val="00450C06"/>
    <w:rsid w:val="00450C72"/>
    <w:rsid w:val="00450D92"/>
    <w:rsid w:val="00451229"/>
    <w:rsid w:val="00451359"/>
    <w:rsid w:val="00451717"/>
    <w:rsid w:val="00451F8C"/>
    <w:rsid w:val="00453D3C"/>
    <w:rsid w:val="004540DE"/>
    <w:rsid w:val="00454730"/>
    <w:rsid w:val="00454C20"/>
    <w:rsid w:val="00454F69"/>
    <w:rsid w:val="00456AEC"/>
    <w:rsid w:val="0045757C"/>
    <w:rsid w:val="00461394"/>
    <w:rsid w:val="004614D6"/>
    <w:rsid w:val="00461C74"/>
    <w:rsid w:val="00463AC4"/>
    <w:rsid w:val="00463C05"/>
    <w:rsid w:val="00463D12"/>
    <w:rsid w:val="00463D6C"/>
    <w:rsid w:val="00464ABD"/>
    <w:rsid w:val="0046536E"/>
    <w:rsid w:val="00465913"/>
    <w:rsid w:val="00465F7D"/>
    <w:rsid w:val="00471ECC"/>
    <w:rsid w:val="0047206B"/>
    <w:rsid w:val="004722B4"/>
    <w:rsid w:val="00475539"/>
    <w:rsid w:val="00475779"/>
    <w:rsid w:val="00475A88"/>
    <w:rsid w:val="004762DD"/>
    <w:rsid w:val="00477C8D"/>
    <w:rsid w:val="00480170"/>
    <w:rsid w:val="004802C3"/>
    <w:rsid w:val="00481ADC"/>
    <w:rsid w:val="00482684"/>
    <w:rsid w:val="0048385A"/>
    <w:rsid w:val="00483DFF"/>
    <w:rsid w:val="00484FC9"/>
    <w:rsid w:val="00485BAF"/>
    <w:rsid w:val="00485D65"/>
    <w:rsid w:val="00485EAE"/>
    <w:rsid w:val="004876B9"/>
    <w:rsid w:val="0049059B"/>
    <w:rsid w:val="00491A4A"/>
    <w:rsid w:val="004920C6"/>
    <w:rsid w:val="00493C01"/>
    <w:rsid w:val="00493C25"/>
    <w:rsid w:val="00494D6E"/>
    <w:rsid w:val="00495012"/>
    <w:rsid w:val="004959E8"/>
    <w:rsid w:val="00496D4D"/>
    <w:rsid w:val="004970D6"/>
    <w:rsid w:val="004972F7"/>
    <w:rsid w:val="00497F98"/>
    <w:rsid w:val="004A1304"/>
    <w:rsid w:val="004A2E62"/>
    <w:rsid w:val="004A3298"/>
    <w:rsid w:val="004A3324"/>
    <w:rsid w:val="004A363B"/>
    <w:rsid w:val="004A3A79"/>
    <w:rsid w:val="004A4218"/>
    <w:rsid w:val="004A4590"/>
    <w:rsid w:val="004A4680"/>
    <w:rsid w:val="004A4ABB"/>
    <w:rsid w:val="004A4CB8"/>
    <w:rsid w:val="004A5306"/>
    <w:rsid w:val="004A5CB0"/>
    <w:rsid w:val="004A5DD4"/>
    <w:rsid w:val="004A6279"/>
    <w:rsid w:val="004A6FA6"/>
    <w:rsid w:val="004A7D7D"/>
    <w:rsid w:val="004B0605"/>
    <w:rsid w:val="004B0650"/>
    <w:rsid w:val="004B078E"/>
    <w:rsid w:val="004B1E35"/>
    <w:rsid w:val="004B22B7"/>
    <w:rsid w:val="004B48FC"/>
    <w:rsid w:val="004B4F4B"/>
    <w:rsid w:val="004B6435"/>
    <w:rsid w:val="004B658C"/>
    <w:rsid w:val="004B65A0"/>
    <w:rsid w:val="004B65E0"/>
    <w:rsid w:val="004B6AD4"/>
    <w:rsid w:val="004C047C"/>
    <w:rsid w:val="004C0C9B"/>
    <w:rsid w:val="004C0CBE"/>
    <w:rsid w:val="004C178F"/>
    <w:rsid w:val="004C2E17"/>
    <w:rsid w:val="004C301D"/>
    <w:rsid w:val="004C5B78"/>
    <w:rsid w:val="004C6EB4"/>
    <w:rsid w:val="004D10EA"/>
    <w:rsid w:val="004D15A7"/>
    <w:rsid w:val="004D19A5"/>
    <w:rsid w:val="004D1DA8"/>
    <w:rsid w:val="004D1E7A"/>
    <w:rsid w:val="004D2513"/>
    <w:rsid w:val="004D2EF6"/>
    <w:rsid w:val="004D3388"/>
    <w:rsid w:val="004D36C1"/>
    <w:rsid w:val="004D384A"/>
    <w:rsid w:val="004D3B14"/>
    <w:rsid w:val="004D4CFF"/>
    <w:rsid w:val="004D6781"/>
    <w:rsid w:val="004D693B"/>
    <w:rsid w:val="004D7086"/>
    <w:rsid w:val="004D749C"/>
    <w:rsid w:val="004D7FB4"/>
    <w:rsid w:val="004E162E"/>
    <w:rsid w:val="004E226D"/>
    <w:rsid w:val="004E3299"/>
    <w:rsid w:val="004E3427"/>
    <w:rsid w:val="004E5052"/>
    <w:rsid w:val="004E5C3E"/>
    <w:rsid w:val="004E7B49"/>
    <w:rsid w:val="004F0B82"/>
    <w:rsid w:val="004F1436"/>
    <w:rsid w:val="004F15BA"/>
    <w:rsid w:val="004F3530"/>
    <w:rsid w:val="004F5FE9"/>
    <w:rsid w:val="004F6449"/>
    <w:rsid w:val="00500BD3"/>
    <w:rsid w:val="00500C7D"/>
    <w:rsid w:val="0050178F"/>
    <w:rsid w:val="0050179A"/>
    <w:rsid w:val="005019D3"/>
    <w:rsid w:val="005026A5"/>
    <w:rsid w:val="00502F30"/>
    <w:rsid w:val="00503066"/>
    <w:rsid w:val="005031ED"/>
    <w:rsid w:val="0050410F"/>
    <w:rsid w:val="005045A9"/>
    <w:rsid w:val="00505A4C"/>
    <w:rsid w:val="005065E9"/>
    <w:rsid w:val="005066FE"/>
    <w:rsid w:val="00507539"/>
    <w:rsid w:val="0051023D"/>
    <w:rsid w:val="00511634"/>
    <w:rsid w:val="00511986"/>
    <w:rsid w:val="00511F26"/>
    <w:rsid w:val="00512867"/>
    <w:rsid w:val="005140AE"/>
    <w:rsid w:val="00514C6C"/>
    <w:rsid w:val="00515933"/>
    <w:rsid w:val="00515DE6"/>
    <w:rsid w:val="00516139"/>
    <w:rsid w:val="00516683"/>
    <w:rsid w:val="00516BA5"/>
    <w:rsid w:val="00517675"/>
    <w:rsid w:val="005202B7"/>
    <w:rsid w:val="005214FC"/>
    <w:rsid w:val="005224DE"/>
    <w:rsid w:val="00522C62"/>
    <w:rsid w:val="0052319B"/>
    <w:rsid w:val="005245DF"/>
    <w:rsid w:val="005277B0"/>
    <w:rsid w:val="00527EEF"/>
    <w:rsid w:val="00531E1C"/>
    <w:rsid w:val="0053203B"/>
    <w:rsid w:val="00533476"/>
    <w:rsid w:val="00533643"/>
    <w:rsid w:val="005342C5"/>
    <w:rsid w:val="005347D4"/>
    <w:rsid w:val="00535F0F"/>
    <w:rsid w:val="005363D1"/>
    <w:rsid w:val="0053780A"/>
    <w:rsid w:val="0054028D"/>
    <w:rsid w:val="005406B5"/>
    <w:rsid w:val="005407A2"/>
    <w:rsid w:val="00541A48"/>
    <w:rsid w:val="00542B7E"/>
    <w:rsid w:val="00542C8F"/>
    <w:rsid w:val="00542ECC"/>
    <w:rsid w:val="005439FC"/>
    <w:rsid w:val="00543DD3"/>
    <w:rsid w:val="005440C8"/>
    <w:rsid w:val="005441F0"/>
    <w:rsid w:val="00545DD8"/>
    <w:rsid w:val="005461E4"/>
    <w:rsid w:val="00546A6C"/>
    <w:rsid w:val="00546AC5"/>
    <w:rsid w:val="00547242"/>
    <w:rsid w:val="00547905"/>
    <w:rsid w:val="00550A27"/>
    <w:rsid w:val="00550D13"/>
    <w:rsid w:val="00550D33"/>
    <w:rsid w:val="005511C9"/>
    <w:rsid w:val="0055242F"/>
    <w:rsid w:val="00552A41"/>
    <w:rsid w:val="00553C66"/>
    <w:rsid w:val="0055480C"/>
    <w:rsid w:val="00554A0A"/>
    <w:rsid w:val="00555033"/>
    <w:rsid w:val="005554F1"/>
    <w:rsid w:val="00556F64"/>
    <w:rsid w:val="0055711D"/>
    <w:rsid w:val="00557E74"/>
    <w:rsid w:val="005605F8"/>
    <w:rsid w:val="00560CF5"/>
    <w:rsid w:val="0056243D"/>
    <w:rsid w:val="005624AC"/>
    <w:rsid w:val="005631D0"/>
    <w:rsid w:val="00563743"/>
    <w:rsid w:val="005638D3"/>
    <w:rsid w:val="005644C7"/>
    <w:rsid w:val="005659B1"/>
    <w:rsid w:val="00565D96"/>
    <w:rsid w:val="00566507"/>
    <w:rsid w:val="00567014"/>
    <w:rsid w:val="00567935"/>
    <w:rsid w:val="00567E28"/>
    <w:rsid w:val="005706CF"/>
    <w:rsid w:val="0057088D"/>
    <w:rsid w:val="00571184"/>
    <w:rsid w:val="00572498"/>
    <w:rsid w:val="0057344D"/>
    <w:rsid w:val="00573DD7"/>
    <w:rsid w:val="0057402D"/>
    <w:rsid w:val="005745F2"/>
    <w:rsid w:val="0057487F"/>
    <w:rsid w:val="00575375"/>
    <w:rsid w:val="0057587E"/>
    <w:rsid w:val="00575896"/>
    <w:rsid w:val="00576125"/>
    <w:rsid w:val="00576378"/>
    <w:rsid w:val="0057647F"/>
    <w:rsid w:val="00576758"/>
    <w:rsid w:val="00576E95"/>
    <w:rsid w:val="00581802"/>
    <w:rsid w:val="005818EE"/>
    <w:rsid w:val="00582C9D"/>
    <w:rsid w:val="00582FB3"/>
    <w:rsid w:val="00583404"/>
    <w:rsid w:val="00583B68"/>
    <w:rsid w:val="00583CCA"/>
    <w:rsid w:val="00583D57"/>
    <w:rsid w:val="0058412E"/>
    <w:rsid w:val="00584AC4"/>
    <w:rsid w:val="0058574F"/>
    <w:rsid w:val="005859CD"/>
    <w:rsid w:val="00585EB1"/>
    <w:rsid w:val="005862F3"/>
    <w:rsid w:val="0058748A"/>
    <w:rsid w:val="00587B40"/>
    <w:rsid w:val="00590078"/>
    <w:rsid w:val="00591183"/>
    <w:rsid w:val="005911C1"/>
    <w:rsid w:val="005918B1"/>
    <w:rsid w:val="00591C56"/>
    <w:rsid w:val="00591DBA"/>
    <w:rsid w:val="005924E1"/>
    <w:rsid w:val="00592F4A"/>
    <w:rsid w:val="0059354F"/>
    <w:rsid w:val="00594439"/>
    <w:rsid w:val="00596401"/>
    <w:rsid w:val="00597021"/>
    <w:rsid w:val="005A1354"/>
    <w:rsid w:val="005A1C24"/>
    <w:rsid w:val="005A20F5"/>
    <w:rsid w:val="005A44F6"/>
    <w:rsid w:val="005A4995"/>
    <w:rsid w:val="005A4EB8"/>
    <w:rsid w:val="005A54A8"/>
    <w:rsid w:val="005A5541"/>
    <w:rsid w:val="005A617D"/>
    <w:rsid w:val="005A6583"/>
    <w:rsid w:val="005A6747"/>
    <w:rsid w:val="005A69D2"/>
    <w:rsid w:val="005A6AFA"/>
    <w:rsid w:val="005B0081"/>
    <w:rsid w:val="005B0194"/>
    <w:rsid w:val="005B05B0"/>
    <w:rsid w:val="005B0CC6"/>
    <w:rsid w:val="005B1FD4"/>
    <w:rsid w:val="005B2301"/>
    <w:rsid w:val="005B27EA"/>
    <w:rsid w:val="005B2B50"/>
    <w:rsid w:val="005B304F"/>
    <w:rsid w:val="005B50D5"/>
    <w:rsid w:val="005B570F"/>
    <w:rsid w:val="005B594C"/>
    <w:rsid w:val="005B5EC6"/>
    <w:rsid w:val="005B6548"/>
    <w:rsid w:val="005B6555"/>
    <w:rsid w:val="005B7A6E"/>
    <w:rsid w:val="005B7EAD"/>
    <w:rsid w:val="005C3821"/>
    <w:rsid w:val="005C3C7C"/>
    <w:rsid w:val="005C3E06"/>
    <w:rsid w:val="005C3F41"/>
    <w:rsid w:val="005C5B46"/>
    <w:rsid w:val="005C6B34"/>
    <w:rsid w:val="005C74B5"/>
    <w:rsid w:val="005C7511"/>
    <w:rsid w:val="005C7805"/>
    <w:rsid w:val="005D039D"/>
    <w:rsid w:val="005D0555"/>
    <w:rsid w:val="005D1AB0"/>
    <w:rsid w:val="005D1C73"/>
    <w:rsid w:val="005D1F27"/>
    <w:rsid w:val="005D2C9C"/>
    <w:rsid w:val="005D4723"/>
    <w:rsid w:val="005D4B56"/>
    <w:rsid w:val="005D4BE4"/>
    <w:rsid w:val="005D4EDE"/>
    <w:rsid w:val="005D5061"/>
    <w:rsid w:val="005D5237"/>
    <w:rsid w:val="005D5B77"/>
    <w:rsid w:val="005D608A"/>
    <w:rsid w:val="005D6455"/>
    <w:rsid w:val="005D6623"/>
    <w:rsid w:val="005E0BD8"/>
    <w:rsid w:val="005E1470"/>
    <w:rsid w:val="005E1B96"/>
    <w:rsid w:val="005E1D77"/>
    <w:rsid w:val="005E1F29"/>
    <w:rsid w:val="005E2D41"/>
    <w:rsid w:val="005E2E41"/>
    <w:rsid w:val="005E32EA"/>
    <w:rsid w:val="005E4E36"/>
    <w:rsid w:val="005E52F8"/>
    <w:rsid w:val="005E538C"/>
    <w:rsid w:val="005E5B19"/>
    <w:rsid w:val="005E674B"/>
    <w:rsid w:val="005E6920"/>
    <w:rsid w:val="005E6986"/>
    <w:rsid w:val="005E699E"/>
    <w:rsid w:val="005E6B75"/>
    <w:rsid w:val="005E7B50"/>
    <w:rsid w:val="005F1321"/>
    <w:rsid w:val="005F1D09"/>
    <w:rsid w:val="005F26A7"/>
    <w:rsid w:val="005F3DB8"/>
    <w:rsid w:val="005F43E7"/>
    <w:rsid w:val="005F4A8F"/>
    <w:rsid w:val="005F53B2"/>
    <w:rsid w:val="005F5F10"/>
    <w:rsid w:val="005F6774"/>
    <w:rsid w:val="005F67DA"/>
    <w:rsid w:val="00600A2E"/>
    <w:rsid w:val="00601864"/>
    <w:rsid w:val="00601A9D"/>
    <w:rsid w:val="00601E7B"/>
    <w:rsid w:val="00602064"/>
    <w:rsid w:val="00603932"/>
    <w:rsid w:val="0060415F"/>
    <w:rsid w:val="00605B9D"/>
    <w:rsid w:val="00606837"/>
    <w:rsid w:val="00606863"/>
    <w:rsid w:val="00606A7A"/>
    <w:rsid w:val="00606EBD"/>
    <w:rsid w:val="006074AD"/>
    <w:rsid w:val="0061060F"/>
    <w:rsid w:val="0061067F"/>
    <w:rsid w:val="006106B2"/>
    <w:rsid w:val="006114C1"/>
    <w:rsid w:val="00612F5F"/>
    <w:rsid w:val="00613D61"/>
    <w:rsid w:val="00614523"/>
    <w:rsid w:val="00615D2E"/>
    <w:rsid w:val="006161C9"/>
    <w:rsid w:val="00616263"/>
    <w:rsid w:val="0061656B"/>
    <w:rsid w:val="006168CE"/>
    <w:rsid w:val="00616D93"/>
    <w:rsid w:val="00616EA5"/>
    <w:rsid w:val="00616F94"/>
    <w:rsid w:val="00617338"/>
    <w:rsid w:val="00617BCF"/>
    <w:rsid w:val="00617E1B"/>
    <w:rsid w:val="00620E77"/>
    <w:rsid w:val="00621B89"/>
    <w:rsid w:val="00621BE1"/>
    <w:rsid w:val="00621CA2"/>
    <w:rsid w:val="006232BF"/>
    <w:rsid w:val="00623E92"/>
    <w:rsid w:val="00623F3C"/>
    <w:rsid w:val="0062455A"/>
    <w:rsid w:val="00624E10"/>
    <w:rsid w:val="0062539E"/>
    <w:rsid w:val="00625E31"/>
    <w:rsid w:val="00627266"/>
    <w:rsid w:val="00627614"/>
    <w:rsid w:val="0062771F"/>
    <w:rsid w:val="00627911"/>
    <w:rsid w:val="00627931"/>
    <w:rsid w:val="00627E74"/>
    <w:rsid w:val="006315E2"/>
    <w:rsid w:val="00631EA5"/>
    <w:rsid w:val="006325DC"/>
    <w:rsid w:val="00632A24"/>
    <w:rsid w:val="00632F22"/>
    <w:rsid w:val="006330DF"/>
    <w:rsid w:val="0063390B"/>
    <w:rsid w:val="00634901"/>
    <w:rsid w:val="00636AB5"/>
    <w:rsid w:val="00636F88"/>
    <w:rsid w:val="006403D3"/>
    <w:rsid w:val="0064091A"/>
    <w:rsid w:val="00641065"/>
    <w:rsid w:val="0064261D"/>
    <w:rsid w:val="00643FEF"/>
    <w:rsid w:val="00645537"/>
    <w:rsid w:val="006455DA"/>
    <w:rsid w:val="006458CC"/>
    <w:rsid w:val="006507AC"/>
    <w:rsid w:val="006509AC"/>
    <w:rsid w:val="00651A71"/>
    <w:rsid w:val="0065435C"/>
    <w:rsid w:val="00654497"/>
    <w:rsid w:val="0065484B"/>
    <w:rsid w:val="0065586A"/>
    <w:rsid w:val="0065663F"/>
    <w:rsid w:val="006566EB"/>
    <w:rsid w:val="00656799"/>
    <w:rsid w:val="00656F5D"/>
    <w:rsid w:val="00657039"/>
    <w:rsid w:val="0065781F"/>
    <w:rsid w:val="00657FEB"/>
    <w:rsid w:val="006602B6"/>
    <w:rsid w:val="00660FA9"/>
    <w:rsid w:val="006613E7"/>
    <w:rsid w:val="00661599"/>
    <w:rsid w:val="00666128"/>
    <w:rsid w:val="00666EF1"/>
    <w:rsid w:val="0066716A"/>
    <w:rsid w:val="006704E6"/>
    <w:rsid w:val="00670631"/>
    <w:rsid w:val="0067140F"/>
    <w:rsid w:val="00673000"/>
    <w:rsid w:val="00673254"/>
    <w:rsid w:val="006732C1"/>
    <w:rsid w:val="00673AC6"/>
    <w:rsid w:val="00674950"/>
    <w:rsid w:val="006757DB"/>
    <w:rsid w:val="00676D57"/>
    <w:rsid w:val="00677E48"/>
    <w:rsid w:val="006800B5"/>
    <w:rsid w:val="00680683"/>
    <w:rsid w:val="006807A3"/>
    <w:rsid w:val="00680E9B"/>
    <w:rsid w:val="00681FC6"/>
    <w:rsid w:val="00682C7F"/>
    <w:rsid w:val="00683315"/>
    <w:rsid w:val="00683617"/>
    <w:rsid w:val="00683ECA"/>
    <w:rsid w:val="006845CA"/>
    <w:rsid w:val="0068634C"/>
    <w:rsid w:val="00686725"/>
    <w:rsid w:val="00686DD9"/>
    <w:rsid w:val="0069092D"/>
    <w:rsid w:val="00690FDE"/>
    <w:rsid w:val="0069268C"/>
    <w:rsid w:val="0069386B"/>
    <w:rsid w:val="00695095"/>
    <w:rsid w:val="00695139"/>
    <w:rsid w:val="0069559E"/>
    <w:rsid w:val="00695F9A"/>
    <w:rsid w:val="00695FA0"/>
    <w:rsid w:val="00696CFB"/>
    <w:rsid w:val="0069704B"/>
    <w:rsid w:val="00697B94"/>
    <w:rsid w:val="006A0DD2"/>
    <w:rsid w:val="006A1D2E"/>
    <w:rsid w:val="006A2645"/>
    <w:rsid w:val="006A26F2"/>
    <w:rsid w:val="006A2AFA"/>
    <w:rsid w:val="006A31AD"/>
    <w:rsid w:val="006A341D"/>
    <w:rsid w:val="006A3E3D"/>
    <w:rsid w:val="006A4336"/>
    <w:rsid w:val="006A4643"/>
    <w:rsid w:val="006A58DB"/>
    <w:rsid w:val="006A5C3E"/>
    <w:rsid w:val="006A606D"/>
    <w:rsid w:val="006A62B2"/>
    <w:rsid w:val="006A636D"/>
    <w:rsid w:val="006A7883"/>
    <w:rsid w:val="006B027E"/>
    <w:rsid w:val="006B0BBB"/>
    <w:rsid w:val="006B132E"/>
    <w:rsid w:val="006B1C68"/>
    <w:rsid w:val="006B1D60"/>
    <w:rsid w:val="006B2184"/>
    <w:rsid w:val="006B23BD"/>
    <w:rsid w:val="006B5246"/>
    <w:rsid w:val="006B52E8"/>
    <w:rsid w:val="006B560B"/>
    <w:rsid w:val="006B7C63"/>
    <w:rsid w:val="006C0134"/>
    <w:rsid w:val="006C0F68"/>
    <w:rsid w:val="006C117B"/>
    <w:rsid w:val="006C11E0"/>
    <w:rsid w:val="006C2AC8"/>
    <w:rsid w:val="006C2C5E"/>
    <w:rsid w:val="006C3875"/>
    <w:rsid w:val="006C3B10"/>
    <w:rsid w:val="006C40E9"/>
    <w:rsid w:val="006C4948"/>
    <w:rsid w:val="006C4D7F"/>
    <w:rsid w:val="006C5017"/>
    <w:rsid w:val="006C54D8"/>
    <w:rsid w:val="006C6030"/>
    <w:rsid w:val="006C6348"/>
    <w:rsid w:val="006D108B"/>
    <w:rsid w:val="006D2A60"/>
    <w:rsid w:val="006D40FF"/>
    <w:rsid w:val="006D4228"/>
    <w:rsid w:val="006D4504"/>
    <w:rsid w:val="006D4638"/>
    <w:rsid w:val="006D4B18"/>
    <w:rsid w:val="006D51AB"/>
    <w:rsid w:val="006D69D4"/>
    <w:rsid w:val="006D6DC2"/>
    <w:rsid w:val="006D718F"/>
    <w:rsid w:val="006D76B4"/>
    <w:rsid w:val="006D7D86"/>
    <w:rsid w:val="006E093B"/>
    <w:rsid w:val="006E214F"/>
    <w:rsid w:val="006E2D52"/>
    <w:rsid w:val="006E3CF2"/>
    <w:rsid w:val="006E48F0"/>
    <w:rsid w:val="006E5319"/>
    <w:rsid w:val="006E5832"/>
    <w:rsid w:val="006E590E"/>
    <w:rsid w:val="006E5944"/>
    <w:rsid w:val="006E60E6"/>
    <w:rsid w:val="006E723F"/>
    <w:rsid w:val="006E76AC"/>
    <w:rsid w:val="006F1068"/>
    <w:rsid w:val="006F1AC9"/>
    <w:rsid w:val="006F1E0C"/>
    <w:rsid w:val="006F264A"/>
    <w:rsid w:val="006F483F"/>
    <w:rsid w:val="006F5A59"/>
    <w:rsid w:val="006F6E86"/>
    <w:rsid w:val="006F7028"/>
    <w:rsid w:val="007002E9"/>
    <w:rsid w:val="00700996"/>
    <w:rsid w:val="00701D75"/>
    <w:rsid w:val="00701FDB"/>
    <w:rsid w:val="00702ED1"/>
    <w:rsid w:val="00703170"/>
    <w:rsid w:val="007033AF"/>
    <w:rsid w:val="0070343A"/>
    <w:rsid w:val="007036A3"/>
    <w:rsid w:val="00703712"/>
    <w:rsid w:val="007048C7"/>
    <w:rsid w:val="00704BCA"/>
    <w:rsid w:val="00704CAB"/>
    <w:rsid w:val="00705896"/>
    <w:rsid w:val="00705937"/>
    <w:rsid w:val="007063AC"/>
    <w:rsid w:val="0070645F"/>
    <w:rsid w:val="007066B8"/>
    <w:rsid w:val="00706EAF"/>
    <w:rsid w:val="00707234"/>
    <w:rsid w:val="00707847"/>
    <w:rsid w:val="0071020C"/>
    <w:rsid w:val="00710664"/>
    <w:rsid w:val="007107F4"/>
    <w:rsid w:val="007113A9"/>
    <w:rsid w:val="0071397B"/>
    <w:rsid w:val="00713CE8"/>
    <w:rsid w:val="00713E85"/>
    <w:rsid w:val="0071532B"/>
    <w:rsid w:val="007159EF"/>
    <w:rsid w:val="00715E5E"/>
    <w:rsid w:val="00715F81"/>
    <w:rsid w:val="007161A3"/>
    <w:rsid w:val="00716AC3"/>
    <w:rsid w:val="00720ACF"/>
    <w:rsid w:val="00720F9B"/>
    <w:rsid w:val="007219FD"/>
    <w:rsid w:val="00721C5C"/>
    <w:rsid w:val="0072331C"/>
    <w:rsid w:val="00723723"/>
    <w:rsid w:val="007237F4"/>
    <w:rsid w:val="00723CA3"/>
    <w:rsid w:val="00723D07"/>
    <w:rsid w:val="00724122"/>
    <w:rsid w:val="007247FD"/>
    <w:rsid w:val="00724A53"/>
    <w:rsid w:val="007250AB"/>
    <w:rsid w:val="0072742B"/>
    <w:rsid w:val="007276F8"/>
    <w:rsid w:val="00727887"/>
    <w:rsid w:val="00727A02"/>
    <w:rsid w:val="00730569"/>
    <w:rsid w:val="00731431"/>
    <w:rsid w:val="007342D6"/>
    <w:rsid w:val="00734349"/>
    <w:rsid w:val="007343F2"/>
    <w:rsid w:val="0073445B"/>
    <w:rsid w:val="0073469D"/>
    <w:rsid w:val="0073480C"/>
    <w:rsid w:val="007348CD"/>
    <w:rsid w:val="00734EF6"/>
    <w:rsid w:val="0073584C"/>
    <w:rsid w:val="007363DB"/>
    <w:rsid w:val="00736AC5"/>
    <w:rsid w:val="00736B72"/>
    <w:rsid w:val="00736E6F"/>
    <w:rsid w:val="0073725D"/>
    <w:rsid w:val="00737CF2"/>
    <w:rsid w:val="00737EDD"/>
    <w:rsid w:val="00740733"/>
    <w:rsid w:val="00740D41"/>
    <w:rsid w:val="00741037"/>
    <w:rsid w:val="00741D39"/>
    <w:rsid w:val="00741D4A"/>
    <w:rsid w:val="00741FC1"/>
    <w:rsid w:val="007425DD"/>
    <w:rsid w:val="00742782"/>
    <w:rsid w:val="007427A6"/>
    <w:rsid w:val="007440FE"/>
    <w:rsid w:val="00745122"/>
    <w:rsid w:val="0074521E"/>
    <w:rsid w:val="00746594"/>
    <w:rsid w:val="00747377"/>
    <w:rsid w:val="00747460"/>
    <w:rsid w:val="00747B22"/>
    <w:rsid w:val="00747D28"/>
    <w:rsid w:val="00750044"/>
    <w:rsid w:val="00750782"/>
    <w:rsid w:val="00750A50"/>
    <w:rsid w:val="00750C14"/>
    <w:rsid w:val="00753DB0"/>
    <w:rsid w:val="00754377"/>
    <w:rsid w:val="00755125"/>
    <w:rsid w:val="00755708"/>
    <w:rsid w:val="007558C4"/>
    <w:rsid w:val="00755F84"/>
    <w:rsid w:val="0076042B"/>
    <w:rsid w:val="0076048F"/>
    <w:rsid w:val="00760C7B"/>
    <w:rsid w:val="00761147"/>
    <w:rsid w:val="0076196F"/>
    <w:rsid w:val="0076489F"/>
    <w:rsid w:val="007648D9"/>
    <w:rsid w:val="00764FE6"/>
    <w:rsid w:val="007650AA"/>
    <w:rsid w:val="00765418"/>
    <w:rsid w:val="00765B40"/>
    <w:rsid w:val="00765D49"/>
    <w:rsid w:val="00765F86"/>
    <w:rsid w:val="007669B4"/>
    <w:rsid w:val="00770274"/>
    <w:rsid w:val="00770908"/>
    <w:rsid w:val="007714B2"/>
    <w:rsid w:val="007714FD"/>
    <w:rsid w:val="007716DA"/>
    <w:rsid w:val="00771FB6"/>
    <w:rsid w:val="00772754"/>
    <w:rsid w:val="0077282E"/>
    <w:rsid w:val="007730D2"/>
    <w:rsid w:val="00773DD9"/>
    <w:rsid w:val="007741FB"/>
    <w:rsid w:val="00774262"/>
    <w:rsid w:val="00775856"/>
    <w:rsid w:val="0077592F"/>
    <w:rsid w:val="00776528"/>
    <w:rsid w:val="007768B8"/>
    <w:rsid w:val="00780C9C"/>
    <w:rsid w:val="007820C9"/>
    <w:rsid w:val="00782563"/>
    <w:rsid w:val="00782569"/>
    <w:rsid w:val="00782D23"/>
    <w:rsid w:val="00784228"/>
    <w:rsid w:val="0078571C"/>
    <w:rsid w:val="00785FA4"/>
    <w:rsid w:val="00786478"/>
    <w:rsid w:val="00787EDA"/>
    <w:rsid w:val="00790F28"/>
    <w:rsid w:val="007915E7"/>
    <w:rsid w:val="00793C81"/>
    <w:rsid w:val="00794775"/>
    <w:rsid w:val="00794BB9"/>
    <w:rsid w:val="0079571D"/>
    <w:rsid w:val="0079584E"/>
    <w:rsid w:val="00795992"/>
    <w:rsid w:val="00795B72"/>
    <w:rsid w:val="007960BF"/>
    <w:rsid w:val="00797F99"/>
    <w:rsid w:val="007A077E"/>
    <w:rsid w:val="007A1424"/>
    <w:rsid w:val="007A18FB"/>
    <w:rsid w:val="007A250D"/>
    <w:rsid w:val="007A2C1B"/>
    <w:rsid w:val="007A2D41"/>
    <w:rsid w:val="007A3C35"/>
    <w:rsid w:val="007A3C5C"/>
    <w:rsid w:val="007A3D22"/>
    <w:rsid w:val="007A44D0"/>
    <w:rsid w:val="007A4F94"/>
    <w:rsid w:val="007A5492"/>
    <w:rsid w:val="007A683D"/>
    <w:rsid w:val="007A695E"/>
    <w:rsid w:val="007A6A6A"/>
    <w:rsid w:val="007A77C2"/>
    <w:rsid w:val="007A7E4E"/>
    <w:rsid w:val="007B012B"/>
    <w:rsid w:val="007B124D"/>
    <w:rsid w:val="007B16CA"/>
    <w:rsid w:val="007B2636"/>
    <w:rsid w:val="007B2B68"/>
    <w:rsid w:val="007B2F80"/>
    <w:rsid w:val="007B32D3"/>
    <w:rsid w:val="007B463E"/>
    <w:rsid w:val="007B6299"/>
    <w:rsid w:val="007B7E30"/>
    <w:rsid w:val="007C05D6"/>
    <w:rsid w:val="007C067D"/>
    <w:rsid w:val="007C0F04"/>
    <w:rsid w:val="007C1534"/>
    <w:rsid w:val="007C2727"/>
    <w:rsid w:val="007C4EEC"/>
    <w:rsid w:val="007C62A2"/>
    <w:rsid w:val="007C6679"/>
    <w:rsid w:val="007C7C9D"/>
    <w:rsid w:val="007D0C4D"/>
    <w:rsid w:val="007D14F3"/>
    <w:rsid w:val="007D1B81"/>
    <w:rsid w:val="007D2A6D"/>
    <w:rsid w:val="007D2F47"/>
    <w:rsid w:val="007D39D3"/>
    <w:rsid w:val="007D401E"/>
    <w:rsid w:val="007D4E4F"/>
    <w:rsid w:val="007D55AD"/>
    <w:rsid w:val="007D58D4"/>
    <w:rsid w:val="007D65E2"/>
    <w:rsid w:val="007D7197"/>
    <w:rsid w:val="007D733F"/>
    <w:rsid w:val="007D75B8"/>
    <w:rsid w:val="007D7942"/>
    <w:rsid w:val="007D7AE4"/>
    <w:rsid w:val="007E0469"/>
    <w:rsid w:val="007E139C"/>
    <w:rsid w:val="007E1631"/>
    <w:rsid w:val="007E37C1"/>
    <w:rsid w:val="007E4AC6"/>
    <w:rsid w:val="007E5E61"/>
    <w:rsid w:val="007E6942"/>
    <w:rsid w:val="007F0DA4"/>
    <w:rsid w:val="007F1CA3"/>
    <w:rsid w:val="007F20A8"/>
    <w:rsid w:val="007F2315"/>
    <w:rsid w:val="007F2F5B"/>
    <w:rsid w:val="007F2FA1"/>
    <w:rsid w:val="007F4BAE"/>
    <w:rsid w:val="007F4F46"/>
    <w:rsid w:val="007F5CBF"/>
    <w:rsid w:val="007F61A8"/>
    <w:rsid w:val="007F72FF"/>
    <w:rsid w:val="007F79D5"/>
    <w:rsid w:val="007F7A63"/>
    <w:rsid w:val="007F7C66"/>
    <w:rsid w:val="008000E7"/>
    <w:rsid w:val="00800282"/>
    <w:rsid w:val="0080057E"/>
    <w:rsid w:val="00801955"/>
    <w:rsid w:val="00801975"/>
    <w:rsid w:val="0080243A"/>
    <w:rsid w:val="0080252D"/>
    <w:rsid w:val="008048CB"/>
    <w:rsid w:val="00804A2D"/>
    <w:rsid w:val="00805FA2"/>
    <w:rsid w:val="0081131D"/>
    <w:rsid w:val="00813765"/>
    <w:rsid w:val="0081484A"/>
    <w:rsid w:val="00815078"/>
    <w:rsid w:val="008150A8"/>
    <w:rsid w:val="008151A2"/>
    <w:rsid w:val="008151DE"/>
    <w:rsid w:val="0081585E"/>
    <w:rsid w:val="0081647C"/>
    <w:rsid w:val="00821BBC"/>
    <w:rsid w:val="0082266A"/>
    <w:rsid w:val="00823970"/>
    <w:rsid w:val="00823DFF"/>
    <w:rsid w:val="00823E0F"/>
    <w:rsid w:val="00824114"/>
    <w:rsid w:val="008253A7"/>
    <w:rsid w:val="008254F9"/>
    <w:rsid w:val="00825EE5"/>
    <w:rsid w:val="0082692A"/>
    <w:rsid w:val="00826ABF"/>
    <w:rsid w:val="00826DC4"/>
    <w:rsid w:val="00826E5E"/>
    <w:rsid w:val="008311FD"/>
    <w:rsid w:val="00831A00"/>
    <w:rsid w:val="008329C1"/>
    <w:rsid w:val="00832ACD"/>
    <w:rsid w:val="008335F5"/>
    <w:rsid w:val="00834783"/>
    <w:rsid w:val="008354EE"/>
    <w:rsid w:val="008355F1"/>
    <w:rsid w:val="00835B97"/>
    <w:rsid w:val="00836BA2"/>
    <w:rsid w:val="008378C6"/>
    <w:rsid w:val="0084026C"/>
    <w:rsid w:val="0084123D"/>
    <w:rsid w:val="00841A4E"/>
    <w:rsid w:val="00842001"/>
    <w:rsid w:val="008431B1"/>
    <w:rsid w:val="008433B2"/>
    <w:rsid w:val="008438BD"/>
    <w:rsid w:val="00844402"/>
    <w:rsid w:val="00847C89"/>
    <w:rsid w:val="0085066D"/>
    <w:rsid w:val="00851014"/>
    <w:rsid w:val="00851440"/>
    <w:rsid w:val="00851596"/>
    <w:rsid w:val="008519EA"/>
    <w:rsid w:val="00852F46"/>
    <w:rsid w:val="0085315D"/>
    <w:rsid w:val="00853C90"/>
    <w:rsid w:val="00853EB2"/>
    <w:rsid w:val="00855990"/>
    <w:rsid w:val="00856121"/>
    <w:rsid w:val="00856215"/>
    <w:rsid w:val="0086019E"/>
    <w:rsid w:val="0086059A"/>
    <w:rsid w:val="0086095C"/>
    <w:rsid w:val="00862657"/>
    <w:rsid w:val="00862A54"/>
    <w:rsid w:val="00862A7E"/>
    <w:rsid w:val="008633D3"/>
    <w:rsid w:val="00863A33"/>
    <w:rsid w:val="00864821"/>
    <w:rsid w:val="00864AEB"/>
    <w:rsid w:val="008662CE"/>
    <w:rsid w:val="0086656C"/>
    <w:rsid w:val="00866DB6"/>
    <w:rsid w:val="00866FDA"/>
    <w:rsid w:val="00867099"/>
    <w:rsid w:val="00867270"/>
    <w:rsid w:val="008674F2"/>
    <w:rsid w:val="00870619"/>
    <w:rsid w:val="00871C5A"/>
    <w:rsid w:val="00872534"/>
    <w:rsid w:val="00873B0F"/>
    <w:rsid w:val="00874129"/>
    <w:rsid w:val="0087464B"/>
    <w:rsid w:val="00874DBB"/>
    <w:rsid w:val="0087539F"/>
    <w:rsid w:val="00875B8F"/>
    <w:rsid w:val="0087623B"/>
    <w:rsid w:val="0087709D"/>
    <w:rsid w:val="00877D80"/>
    <w:rsid w:val="00877F41"/>
    <w:rsid w:val="00881826"/>
    <w:rsid w:val="0088264C"/>
    <w:rsid w:val="00882910"/>
    <w:rsid w:val="00882EEB"/>
    <w:rsid w:val="008835B5"/>
    <w:rsid w:val="00884E67"/>
    <w:rsid w:val="00884F80"/>
    <w:rsid w:val="00885178"/>
    <w:rsid w:val="00885FE9"/>
    <w:rsid w:val="00886147"/>
    <w:rsid w:val="00886EFB"/>
    <w:rsid w:val="00887569"/>
    <w:rsid w:val="00891185"/>
    <w:rsid w:val="00892BE6"/>
    <w:rsid w:val="008939B7"/>
    <w:rsid w:val="00893A06"/>
    <w:rsid w:val="00894690"/>
    <w:rsid w:val="00894F58"/>
    <w:rsid w:val="00895F5A"/>
    <w:rsid w:val="00896BAD"/>
    <w:rsid w:val="008976B0"/>
    <w:rsid w:val="00897B8A"/>
    <w:rsid w:val="008A067F"/>
    <w:rsid w:val="008A1577"/>
    <w:rsid w:val="008A2529"/>
    <w:rsid w:val="008A26E0"/>
    <w:rsid w:val="008A2758"/>
    <w:rsid w:val="008A2F91"/>
    <w:rsid w:val="008A3F1F"/>
    <w:rsid w:val="008A4E08"/>
    <w:rsid w:val="008A51F2"/>
    <w:rsid w:val="008A55A2"/>
    <w:rsid w:val="008A6296"/>
    <w:rsid w:val="008A7A95"/>
    <w:rsid w:val="008A7C2C"/>
    <w:rsid w:val="008B018C"/>
    <w:rsid w:val="008B0E11"/>
    <w:rsid w:val="008B0EFC"/>
    <w:rsid w:val="008B131C"/>
    <w:rsid w:val="008B13DF"/>
    <w:rsid w:val="008B1E0F"/>
    <w:rsid w:val="008B2479"/>
    <w:rsid w:val="008B33DA"/>
    <w:rsid w:val="008B3B9A"/>
    <w:rsid w:val="008B420E"/>
    <w:rsid w:val="008B687D"/>
    <w:rsid w:val="008B768E"/>
    <w:rsid w:val="008C2375"/>
    <w:rsid w:val="008C361F"/>
    <w:rsid w:val="008C3CFD"/>
    <w:rsid w:val="008C4D52"/>
    <w:rsid w:val="008C57FE"/>
    <w:rsid w:val="008C5E00"/>
    <w:rsid w:val="008C5F47"/>
    <w:rsid w:val="008C6CE6"/>
    <w:rsid w:val="008C6CEA"/>
    <w:rsid w:val="008C6E5D"/>
    <w:rsid w:val="008C74D0"/>
    <w:rsid w:val="008C79A0"/>
    <w:rsid w:val="008D0259"/>
    <w:rsid w:val="008D0311"/>
    <w:rsid w:val="008D1019"/>
    <w:rsid w:val="008D28CB"/>
    <w:rsid w:val="008D43C2"/>
    <w:rsid w:val="008D4E7F"/>
    <w:rsid w:val="008D6001"/>
    <w:rsid w:val="008D605F"/>
    <w:rsid w:val="008D63AF"/>
    <w:rsid w:val="008D7635"/>
    <w:rsid w:val="008E0419"/>
    <w:rsid w:val="008E114E"/>
    <w:rsid w:val="008E142B"/>
    <w:rsid w:val="008E1EF5"/>
    <w:rsid w:val="008E259A"/>
    <w:rsid w:val="008E472E"/>
    <w:rsid w:val="008E49C3"/>
    <w:rsid w:val="008E5402"/>
    <w:rsid w:val="008E5542"/>
    <w:rsid w:val="008E5DBE"/>
    <w:rsid w:val="008E6D94"/>
    <w:rsid w:val="008E6F87"/>
    <w:rsid w:val="008E7424"/>
    <w:rsid w:val="008E75CA"/>
    <w:rsid w:val="008E7BC0"/>
    <w:rsid w:val="008F0A50"/>
    <w:rsid w:val="008F12C2"/>
    <w:rsid w:val="008F142F"/>
    <w:rsid w:val="008F2233"/>
    <w:rsid w:val="008F2860"/>
    <w:rsid w:val="008F51EE"/>
    <w:rsid w:val="008F5684"/>
    <w:rsid w:val="008F6ABD"/>
    <w:rsid w:val="008F7715"/>
    <w:rsid w:val="00900149"/>
    <w:rsid w:val="0090050B"/>
    <w:rsid w:val="00900F46"/>
    <w:rsid w:val="00901F08"/>
    <w:rsid w:val="00902E2D"/>
    <w:rsid w:val="00904D69"/>
    <w:rsid w:val="00906748"/>
    <w:rsid w:val="009118ED"/>
    <w:rsid w:val="00912F9D"/>
    <w:rsid w:val="0091384A"/>
    <w:rsid w:val="0091548F"/>
    <w:rsid w:val="00916B75"/>
    <w:rsid w:val="00917089"/>
    <w:rsid w:val="009175A4"/>
    <w:rsid w:val="00917650"/>
    <w:rsid w:val="00917C88"/>
    <w:rsid w:val="00920A6B"/>
    <w:rsid w:val="009231BC"/>
    <w:rsid w:val="009231F6"/>
    <w:rsid w:val="009232A3"/>
    <w:rsid w:val="0092425E"/>
    <w:rsid w:val="00924B0A"/>
    <w:rsid w:val="0092508A"/>
    <w:rsid w:val="00925E6D"/>
    <w:rsid w:val="0092604A"/>
    <w:rsid w:val="009267E2"/>
    <w:rsid w:val="00927B9D"/>
    <w:rsid w:val="009303FC"/>
    <w:rsid w:val="0093081A"/>
    <w:rsid w:val="00930D06"/>
    <w:rsid w:val="00930D76"/>
    <w:rsid w:val="00932B94"/>
    <w:rsid w:val="0093332D"/>
    <w:rsid w:val="009352CD"/>
    <w:rsid w:val="009353F6"/>
    <w:rsid w:val="0093634A"/>
    <w:rsid w:val="00936FFA"/>
    <w:rsid w:val="0093786A"/>
    <w:rsid w:val="0094238F"/>
    <w:rsid w:val="00942EB0"/>
    <w:rsid w:val="00943023"/>
    <w:rsid w:val="009439AF"/>
    <w:rsid w:val="00943BA6"/>
    <w:rsid w:val="00943DA6"/>
    <w:rsid w:val="0094473E"/>
    <w:rsid w:val="0094504D"/>
    <w:rsid w:val="0094632B"/>
    <w:rsid w:val="00946957"/>
    <w:rsid w:val="00947C8E"/>
    <w:rsid w:val="00947D59"/>
    <w:rsid w:val="009502EF"/>
    <w:rsid w:val="00950527"/>
    <w:rsid w:val="00950767"/>
    <w:rsid w:val="0095166F"/>
    <w:rsid w:val="0095183C"/>
    <w:rsid w:val="009528EE"/>
    <w:rsid w:val="0095329E"/>
    <w:rsid w:val="00953555"/>
    <w:rsid w:val="00954A28"/>
    <w:rsid w:val="00955030"/>
    <w:rsid w:val="00955565"/>
    <w:rsid w:val="009564AC"/>
    <w:rsid w:val="00956508"/>
    <w:rsid w:val="009577B5"/>
    <w:rsid w:val="00961E86"/>
    <w:rsid w:val="009622F6"/>
    <w:rsid w:val="0096247B"/>
    <w:rsid w:val="0096268F"/>
    <w:rsid w:val="00963F7A"/>
    <w:rsid w:val="00965A62"/>
    <w:rsid w:val="00965D00"/>
    <w:rsid w:val="00966804"/>
    <w:rsid w:val="00966F41"/>
    <w:rsid w:val="0097125B"/>
    <w:rsid w:val="009719B2"/>
    <w:rsid w:val="00972228"/>
    <w:rsid w:val="00973CAA"/>
    <w:rsid w:val="00974240"/>
    <w:rsid w:val="00974359"/>
    <w:rsid w:val="00974824"/>
    <w:rsid w:val="00975177"/>
    <w:rsid w:val="0097571B"/>
    <w:rsid w:val="0097581B"/>
    <w:rsid w:val="00975969"/>
    <w:rsid w:val="00976738"/>
    <w:rsid w:val="00976908"/>
    <w:rsid w:val="00976EBB"/>
    <w:rsid w:val="009778B1"/>
    <w:rsid w:val="009802DA"/>
    <w:rsid w:val="0098078E"/>
    <w:rsid w:val="00980B9F"/>
    <w:rsid w:val="00980ECB"/>
    <w:rsid w:val="00980FBB"/>
    <w:rsid w:val="009820C7"/>
    <w:rsid w:val="0098278C"/>
    <w:rsid w:val="0098287D"/>
    <w:rsid w:val="0098328D"/>
    <w:rsid w:val="0098399F"/>
    <w:rsid w:val="00984BE5"/>
    <w:rsid w:val="00984FD1"/>
    <w:rsid w:val="009850CC"/>
    <w:rsid w:val="00985321"/>
    <w:rsid w:val="009855D1"/>
    <w:rsid w:val="00985D56"/>
    <w:rsid w:val="00986134"/>
    <w:rsid w:val="00986BBD"/>
    <w:rsid w:val="00986D2B"/>
    <w:rsid w:val="00986E8D"/>
    <w:rsid w:val="00986FE6"/>
    <w:rsid w:val="0098723F"/>
    <w:rsid w:val="009872F4"/>
    <w:rsid w:val="0098779E"/>
    <w:rsid w:val="00990055"/>
    <w:rsid w:val="00990CA2"/>
    <w:rsid w:val="00990FD1"/>
    <w:rsid w:val="009914CE"/>
    <w:rsid w:val="00991977"/>
    <w:rsid w:val="00991C0B"/>
    <w:rsid w:val="00991F5E"/>
    <w:rsid w:val="00992713"/>
    <w:rsid w:val="00992AE6"/>
    <w:rsid w:val="00992CE6"/>
    <w:rsid w:val="00993C1F"/>
    <w:rsid w:val="00994D65"/>
    <w:rsid w:val="009966F9"/>
    <w:rsid w:val="00997AB0"/>
    <w:rsid w:val="009A0A78"/>
    <w:rsid w:val="009A0D32"/>
    <w:rsid w:val="009A12AA"/>
    <w:rsid w:val="009A1581"/>
    <w:rsid w:val="009A1C7C"/>
    <w:rsid w:val="009A1E72"/>
    <w:rsid w:val="009A2EF9"/>
    <w:rsid w:val="009A2FDA"/>
    <w:rsid w:val="009A39FB"/>
    <w:rsid w:val="009A3D03"/>
    <w:rsid w:val="009A4CAE"/>
    <w:rsid w:val="009A4CDA"/>
    <w:rsid w:val="009A5108"/>
    <w:rsid w:val="009A51BB"/>
    <w:rsid w:val="009A611F"/>
    <w:rsid w:val="009A6704"/>
    <w:rsid w:val="009A6B8F"/>
    <w:rsid w:val="009A71BC"/>
    <w:rsid w:val="009B1F41"/>
    <w:rsid w:val="009B275E"/>
    <w:rsid w:val="009B2BBC"/>
    <w:rsid w:val="009B6EC4"/>
    <w:rsid w:val="009C1381"/>
    <w:rsid w:val="009C14B3"/>
    <w:rsid w:val="009C1691"/>
    <w:rsid w:val="009C1AF6"/>
    <w:rsid w:val="009C1C0B"/>
    <w:rsid w:val="009C1D57"/>
    <w:rsid w:val="009C2746"/>
    <w:rsid w:val="009C4155"/>
    <w:rsid w:val="009C4B5A"/>
    <w:rsid w:val="009C659B"/>
    <w:rsid w:val="009C6E63"/>
    <w:rsid w:val="009C7FAA"/>
    <w:rsid w:val="009D0231"/>
    <w:rsid w:val="009D14AD"/>
    <w:rsid w:val="009D1CA6"/>
    <w:rsid w:val="009D1E7C"/>
    <w:rsid w:val="009D1FA7"/>
    <w:rsid w:val="009D33C5"/>
    <w:rsid w:val="009D3C28"/>
    <w:rsid w:val="009D47FC"/>
    <w:rsid w:val="009D4E6F"/>
    <w:rsid w:val="009D529D"/>
    <w:rsid w:val="009D557A"/>
    <w:rsid w:val="009D5B99"/>
    <w:rsid w:val="009D6F5A"/>
    <w:rsid w:val="009D7E2C"/>
    <w:rsid w:val="009E0646"/>
    <w:rsid w:val="009E09E7"/>
    <w:rsid w:val="009E124B"/>
    <w:rsid w:val="009E2E5D"/>
    <w:rsid w:val="009E338A"/>
    <w:rsid w:val="009E3423"/>
    <w:rsid w:val="009E3581"/>
    <w:rsid w:val="009E3CAF"/>
    <w:rsid w:val="009E5567"/>
    <w:rsid w:val="009E5B8E"/>
    <w:rsid w:val="009E643C"/>
    <w:rsid w:val="009E78A6"/>
    <w:rsid w:val="009E7BCF"/>
    <w:rsid w:val="009E7EFF"/>
    <w:rsid w:val="009F044C"/>
    <w:rsid w:val="009F04AA"/>
    <w:rsid w:val="009F0F5B"/>
    <w:rsid w:val="009F2B56"/>
    <w:rsid w:val="009F4801"/>
    <w:rsid w:val="009F5078"/>
    <w:rsid w:val="009F57F7"/>
    <w:rsid w:val="009F6111"/>
    <w:rsid w:val="009F616F"/>
    <w:rsid w:val="009F70E2"/>
    <w:rsid w:val="009F78B5"/>
    <w:rsid w:val="009F7A6C"/>
    <w:rsid w:val="009F7AC8"/>
    <w:rsid w:val="00A0024F"/>
    <w:rsid w:val="00A00A4E"/>
    <w:rsid w:val="00A00E57"/>
    <w:rsid w:val="00A01813"/>
    <w:rsid w:val="00A01C54"/>
    <w:rsid w:val="00A02A77"/>
    <w:rsid w:val="00A02F27"/>
    <w:rsid w:val="00A03068"/>
    <w:rsid w:val="00A03141"/>
    <w:rsid w:val="00A03947"/>
    <w:rsid w:val="00A05D76"/>
    <w:rsid w:val="00A062CC"/>
    <w:rsid w:val="00A07813"/>
    <w:rsid w:val="00A07C12"/>
    <w:rsid w:val="00A07F35"/>
    <w:rsid w:val="00A10CF3"/>
    <w:rsid w:val="00A10DEE"/>
    <w:rsid w:val="00A1120D"/>
    <w:rsid w:val="00A11959"/>
    <w:rsid w:val="00A11E9C"/>
    <w:rsid w:val="00A127AE"/>
    <w:rsid w:val="00A1300C"/>
    <w:rsid w:val="00A142A1"/>
    <w:rsid w:val="00A14342"/>
    <w:rsid w:val="00A1574E"/>
    <w:rsid w:val="00A15769"/>
    <w:rsid w:val="00A159F6"/>
    <w:rsid w:val="00A16681"/>
    <w:rsid w:val="00A173D0"/>
    <w:rsid w:val="00A1748D"/>
    <w:rsid w:val="00A17508"/>
    <w:rsid w:val="00A17C1D"/>
    <w:rsid w:val="00A209B4"/>
    <w:rsid w:val="00A20C82"/>
    <w:rsid w:val="00A20CD6"/>
    <w:rsid w:val="00A20F02"/>
    <w:rsid w:val="00A21144"/>
    <w:rsid w:val="00A21AF4"/>
    <w:rsid w:val="00A22AF7"/>
    <w:rsid w:val="00A23CD5"/>
    <w:rsid w:val="00A2563A"/>
    <w:rsid w:val="00A25C65"/>
    <w:rsid w:val="00A25E52"/>
    <w:rsid w:val="00A25EF3"/>
    <w:rsid w:val="00A25F98"/>
    <w:rsid w:val="00A261F0"/>
    <w:rsid w:val="00A2731C"/>
    <w:rsid w:val="00A275CA"/>
    <w:rsid w:val="00A279BF"/>
    <w:rsid w:val="00A306AA"/>
    <w:rsid w:val="00A30966"/>
    <w:rsid w:val="00A314F0"/>
    <w:rsid w:val="00A32819"/>
    <w:rsid w:val="00A33FAD"/>
    <w:rsid w:val="00A35BB1"/>
    <w:rsid w:val="00A35E69"/>
    <w:rsid w:val="00A363EA"/>
    <w:rsid w:val="00A3726E"/>
    <w:rsid w:val="00A376E3"/>
    <w:rsid w:val="00A3772A"/>
    <w:rsid w:val="00A37A38"/>
    <w:rsid w:val="00A42545"/>
    <w:rsid w:val="00A434C0"/>
    <w:rsid w:val="00A43710"/>
    <w:rsid w:val="00A43772"/>
    <w:rsid w:val="00A456AA"/>
    <w:rsid w:val="00A4710C"/>
    <w:rsid w:val="00A51678"/>
    <w:rsid w:val="00A51A25"/>
    <w:rsid w:val="00A51C36"/>
    <w:rsid w:val="00A53565"/>
    <w:rsid w:val="00A53647"/>
    <w:rsid w:val="00A537E5"/>
    <w:rsid w:val="00A543DB"/>
    <w:rsid w:val="00A544B0"/>
    <w:rsid w:val="00A54A81"/>
    <w:rsid w:val="00A55064"/>
    <w:rsid w:val="00A561FC"/>
    <w:rsid w:val="00A56212"/>
    <w:rsid w:val="00A562BC"/>
    <w:rsid w:val="00A56380"/>
    <w:rsid w:val="00A56752"/>
    <w:rsid w:val="00A56DB7"/>
    <w:rsid w:val="00A56F14"/>
    <w:rsid w:val="00A62274"/>
    <w:rsid w:val="00A62C3C"/>
    <w:rsid w:val="00A62EDF"/>
    <w:rsid w:val="00A633AC"/>
    <w:rsid w:val="00A63DE7"/>
    <w:rsid w:val="00A64263"/>
    <w:rsid w:val="00A644A5"/>
    <w:rsid w:val="00A64824"/>
    <w:rsid w:val="00A64A45"/>
    <w:rsid w:val="00A65073"/>
    <w:rsid w:val="00A65B03"/>
    <w:rsid w:val="00A6790D"/>
    <w:rsid w:val="00A70C22"/>
    <w:rsid w:val="00A70E44"/>
    <w:rsid w:val="00A71381"/>
    <w:rsid w:val="00A720F3"/>
    <w:rsid w:val="00A74768"/>
    <w:rsid w:val="00A76E4B"/>
    <w:rsid w:val="00A77EDA"/>
    <w:rsid w:val="00A80658"/>
    <w:rsid w:val="00A80F82"/>
    <w:rsid w:val="00A81188"/>
    <w:rsid w:val="00A812E3"/>
    <w:rsid w:val="00A8150E"/>
    <w:rsid w:val="00A81AD6"/>
    <w:rsid w:val="00A82186"/>
    <w:rsid w:val="00A82273"/>
    <w:rsid w:val="00A82AD8"/>
    <w:rsid w:val="00A82EB8"/>
    <w:rsid w:val="00A83439"/>
    <w:rsid w:val="00A861BA"/>
    <w:rsid w:val="00A869E4"/>
    <w:rsid w:val="00A86BF7"/>
    <w:rsid w:val="00A8766C"/>
    <w:rsid w:val="00A87837"/>
    <w:rsid w:val="00A90368"/>
    <w:rsid w:val="00A90478"/>
    <w:rsid w:val="00A93732"/>
    <w:rsid w:val="00A9408E"/>
    <w:rsid w:val="00A944C8"/>
    <w:rsid w:val="00A944FF"/>
    <w:rsid w:val="00A94FC9"/>
    <w:rsid w:val="00A954C5"/>
    <w:rsid w:val="00A96D90"/>
    <w:rsid w:val="00A96DD2"/>
    <w:rsid w:val="00A97952"/>
    <w:rsid w:val="00AA0CD0"/>
    <w:rsid w:val="00AA14AF"/>
    <w:rsid w:val="00AA22A8"/>
    <w:rsid w:val="00AA22B3"/>
    <w:rsid w:val="00AA2B93"/>
    <w:rsid w:val="00AA2DC8"/>
    <w:rsid w:val="00AA3222"/>
    <w:rsid w:val="00AA3237"/>
    <w:rsid w:val="00AA35BA"/>
    <w:rsid w:val="00AA3DD1"/>
    <w:rsid w:val="00AA419D"/>
    <w:rsid w:val="00AA428D"/>
    <w:rsid w:val="00AA446F"/>
    <w:rsid w:val="00AA49DA"/>
    <w:rsid w:val="00AA5371"/>
    <w:rsid w:val="00AA715F"/>
    <w:rsid w:val="00AA7DA1"/>
    <w:rsid w:val="00AB02CC"/>
    <w:rsid w:val="00AB12C0"/>
    <w:rsid w:val="00AB1410"/>
    <w:rsid w:val="00AB2814"/>
    <w:rsid w:val="00AB2C54"/>
    <w:rsid w:val="00AB4CE3"/>
    <w:rsid w:val="00AB4FC8"/>
    <w:rsid w:val="00AB5A65"/>
    <w:rsid w:val="00AB5F5E"/>
    <w:rsid w:val="00AB601C"/>
    <w:rsid w:val="00AB698C"/>
    <w:rsid w:val="00AC0A9D"/>
    <w:rsid w:val="00AC1C08"/>
    <w:rsid w:val="00AC2021"/>
    <w:rsid w:val="00AC26F8"/>
    <w:rsid w:val="00AC2A6F"/>
    <w:rsid w:val="00AC30B0"/>
    <w:rsid w:val="00AC4045"/>
    <w:rsid w:val="00AC5053"/>
    <w:rsid w:val="00AC52B2"/>
    <w:rsid w:val="00AC6116"/>
    <w:rsid w:val="00AC6B65"/>
    <w:rsid w:val="00AC6E59"/>
    <w:rsid w:val="00AC7795"/>
    <w:rsid w:val="00AC7FD0"/>
    <w:rsid w:val="00AD031F"/>
    <w:rsid w:val="00AD0A10"/>
    <w:rsid w:val="00AD0D0E"/>
    <w:rsid w:val="00AD1966"/>
    <w:rsid w:val="00AD2768"/>
    <w:rsid w:val="00AD3BC8"/>
    <w:rsid w:val="00AD3F51"/>
    <w:rsid w:val="00AD471D"/>
    <w:rsid w:val="00AD4A2F"/>
    <w:rsid w:val="00AD5134"/>
    <w:rsid w:val="00AD6229"/>
    <w:rsid w:val="00AD6BFA"/>
    <w:rsid w:val="00AD7595"/>
    <w:rsid w:val="00AE039C"/>
    <w:rsid w:val="00AE0885"/>
    <w:rsid w:val="00AE0E0B"/>
    <w:rsid w:val="00AE1A1E"/>
    <w:rsid w:val="00AE21C3"/>
    <w:rsid w:val="00AE35C8"/>
    <w:rsid w:val="00AE613F"/>
    <w:rsid w:val="00AF0D26"/>
    <w:rsid w:val="00AF0E66"/>
    <w:rsid w:val="00AF2245"/>
    <w:rsid w:val="00AF2CA1"/>
    <w:rsid w:val="00AF4443"/>
    <w:rsid w:val="00AF54BB"/>
    <w:rsid w:val="00AF6AFC"/>
    <w:rsid w:val="00AF7FE6"/>
    <w:rsid w:val="00B00C40"/>
    <w:rsid w:val="00B01CB1"/>
    <w:rsid w:val="00B02038"/>
    <w:rsid w:val="00B02C9E"/>
    <w:rsid w:val="00B04786"/>
    <w:rsid w:val="00B04956"/>
    <w:rsid w:val="00B04A07"/>
    <w:rsid w:val="00B04D60"/>
    <w:rsid w:val="00B052C9"/>
    <w:rsid w:val="00B052DE"/>
    <w:rsid w:val="00B0541D"/>
    <w:rsid w:val="00B07471"/>
    <w:rsid w:val="00B0747B"/>
    <w:rsid w:val="00B078E2"/>
    <w:rsid w:val="00B07AC5"/>
    <w:rsid w:val="00B11A4F"/>
    <w:rsid w:val="00B11D01"/>
    <w:rsid w:val="00B1281F"/>
    <w:rsid w:val="00B132B8"/>
    <w:rsid w:val="00B141CC"/>
    <w:rsid w:val="00B1445B"/>
    <w:rsid w:val="00B14B1D"/>
    <w:rsid w:val="00B15143"/>
    <w:rsid w:val="00B16B90"/>
    <w:rsid w:val="00B17286"/>
    <w:rsid w:val="00B17969"/>
    <w:rsid w:val="00B202C2"/>
    <w:rsid w:val="00B20528"/>
    <w:rsid w:val="00B20D10"/>
    <w:rsid w:val="00B2216F"/>
    <w:rsid w:val="00B22316"/>
    <w:rsid w:val="00B226FD"/>
    <w:rsid w:val="00B232AF"/>
    <w:rsid w:val="00B2334F"/>
    <w:rsid w:val="00B23FA0"/>
    <w:rsid w:val="00B242C1"/>
    <w:rsid w:val="00B2474A"/>
    <w:rsid w:val="00B24ECD"/>
    <w:rsid w:val="00B26D4C"/>
    <w:rsid w:val="00B2759E"/>
    <w:rsid w:val="00B30042"/>
    <w:rsid w:val="00B30525"/>
    <w:rsid w:val="00B30D94"/>
    <w:rsid w:val="00B33166"/>
    <w:rsid w:val="00B33E39"/>
    <w:rsid w:val="00B3451F"/>
    <w:rsid w:val="00B34633"/>
    <w:rsid w:val="00B3534A"/>
    <w:rsid w:val="00B3576B"/>
    <w:rsid w:val="00B360E8"/>
    <w:rsid w:val="00B40C63"/>
    <w:rsid w:val="00B40F6D"/>
    <w:rsid w:val="00B422F9"/>
    <w:rsid w:val="00B42BAE"/>
    <w:rsid w:val="00B4337B"/>
    <w:rsid w:val="00B43768"/>
    <w:rsid w:val="00B4488B"/>
    <w:rsid w:val="00B44BD8"/>
    <w:rsid w:val="00B44CCD"/>
    <w:rsid w:val="00B462EE"/>
    <w:rsid w:val="00B47B29"/>
    <w:rsid w:val="00B50447"/>
    <w:rsid w:val="00B504DA"/>
    <w:rsid w:val="00B5081B"/>
    <w:rsid w:val="00B50A25"/>
    <w:rsid w:val="00B50CCB"/>
    <w:rsid w:val="00B51A93"/>
    <w:rsid w:val="00B52557"/>
    <w:rsid w:val="00B56835"/>
    <w:rsid w:val="00B5698E"/>
    <w:rsid w:val="00B56A87"/>
    <w:rsid w:val="00B57726"/>
    <w:rsid w:val="00B57DB5"/>
    <w:rsid w:val="00B6103D"/>
    <w:rsid w:val="00B614D7"/>
    <w:rsid w:val="00B625D6"/>
    <w:rsid w:val="00B632EB"/>
    <w:rsid w:val="00B654CD"/>
    <w:rsid w:val="00B6551F"/>
    <w:rsid w:val="00B661F7"/>
    <w:rsid w:val="00B669F8"/>
    <w:rsid w:val="00B66BF2"/>
    <w:rsid w:val="00B67423"/>
    <w:rsid w:val="00B70229"/>
    <w:rsid w:val="00B703F0"/>
    <w:rsid w:val="00B705D7"/>
    <w:rsid w:val="00B72621"/>
    <w:rsid w:val="00B72811"/>
    <w:rsid w:val="00B733EC"/>
    <w:rsid w:val="00B7354A"/>
    <w:rsid w:val="00B7362F"/>
    <w:rsid w:val="00B7379F"/>
    <w:rsid w:val="00B74C33"/>
    <w:rsid w:val="00B7547E"/>
    <w:rsid w:val="00B75F26"/>
    <w:rsid w:val="00B76569"/>
    <w:rsid w:val="00B77147"/>
    <w:rsid w:val="00B82A71"/>
    <w:rsid w:val="00B82F9C"/>
    <w:rsid w:val="00B83037"/>
    <w:rsid w:val="00B831F1"/>
    <w:rsid w:val="00B83868"/>
    <w:rsid w:val="00B84598"/>
    <w:rsid w:val="00B849D2"/>
    <w:rsid w:val="00B84AE2"/>
    <w:rsid w:val="00B854A3"/>
    <w:rsid w:val="00B85746"/>
    <w:rsid w:val="00B858E7"/>
    <w:rsid w:val="00B865E5"/>
    <w:rsid w:val="00B87152"/>
    <w:rsid w:val="00B9025B"/>
    <w:rsid w:val="00B9137D"/>
    <w:rsid w:val="00B91C51"/>
    <w:rsid w:val="00B91C5E"/>
    <w:rsid w:val="00B91E18"/>
    <w:rsid w:val="00B9331C"/>
    <w:rsid w:val="00B93382"/>
    <w:rsid w:val="00B93868"/>
    <w:rsid w:val="00B93C52"/>
    <w:rsid w:val="00B93F1D"/>
    <w:rsid w:val="00B94E09"/>
    <w:rsid w:val="00B955CF"/>
    <w:rsid w:val="00B95CEA"/>
    <w:rsid w:val="00B96408"/>
    <w:rsid w:val="00B9696C"/>
    <w:rsid w:val="00B97567"/>
    <w:rsid w:val="00B977A2"/>
    <w:rsid w:val="00BA0ED2"/>
    <w:rsid w:val="00BA10F3"/>
    <w:rsid w:val="00BA16B0"/>
    <w:rsid w:val="00BA210F"/>
    <w:rsid w:val="00BA348E"/>
    <w:rsid w:val="00BA3FA1"/>
    <w:rsid w:val="00BA61BE"/>
    <w:rsid w:val="00BA64AE"/>
    <w:rsid w:val="00BA656F"/>
    <w:rsid w:val="00BA6F3B"/>
    <w:rsid w:val="00BA7802"/>
    <w:rsid w:val="00BB17C7"/>
    <w:rsid w:val="00BB1D34"/>
    <w:rsid w:val="00BB2D95"/>
    <w:rsid w:val="00BB2E9E"/>
    <w:rsid w:val="00BB30DA"/>
    <w:rsid w:val="00BB42F3"/>
    <w:rsid w:val="00BB4D1A"/>
    <w:rsid w:val="00BB508E"/>
    <w:rsid w:val="00BB519D"/>
    <w:rsid w:val="00BB5EDD"/>
    <w:rsid w:val="00BB6D5C"/>
    <w:rsid w:val="00BB7527"/>
    <w:rsid w:val="00BB794B"/>
    <w:rsid w:val="00BB7A98"/>
    <w:rsid w:val="00BB7D22"/>
    <w:rsid w:val="00BC01B0"/>
    <w:rsid w:val="00BC0BA3"/>
    <w:rsid w:val="00BC1E62"/>
    <w:rsid w:val="00BC4756"/>
    <w:rsid w:val="00BC5B15"/>
    <w:rsid w:val="00BC621B"/>
    <w:rsid w:val="00BC633B"/>
    <w:rsid w:val="00BD0616"/>
    <w:rsid w:val="00BD1010"/>
    <w:rsid w:val="00BD127C"/>
    <w:rsid w:val="00BD1667"/>
    <w:rsid w:val="00BD201F"/>
    <w:rsid w:val="00BD2580"/>
    <w:rsid w:val="00BD2BC0"/>
    <w:rsid w:val="00BD2CB5"/>
    <w:rsid w:val="00BD2F0C"/>
    <w:rsid w:val="00BD2FDC"/>
    <w:rsid w:val="00BD3721"/>
    <w:rsid w:val="00BD3B33"/>
    <w:rsid w:val="00BD3DC7"/>
    <w:rsid w:val="00BD4356"/>
    <w:rsid w:val="00BD48B2"/>
    <w:rsid w:val="00BD4E4A"/>
    <w:rsid w:val="00BD576C"/>
    <w:rsid w:val="00BD5FA2"/>
    <w:rsid w:val="00BD6797"/>
    <w:rsid w:val="00BD6A9C"/>
    <w:rsid w:val="00BE11BC"/>
    <w:rsid w:val="00BE1354"/>
    <w:rsid w:val="00BE1623"/>
    <w:rsid w:val="00BE1EA8"/>
    <w:rsid w:val="00BE210A"/>
    <w:rsid w:val="00BE3F0C"/>
    <w:rsid w:val="00BE48B2"/>
    <w:rsid w:val="00BE4EE2"/>
    <w:rsid w:val="00BE5C45"/>
    <w:rsid w:val="00BE5D15"/>
    <w:rsid w:val="00BE611E"/>
    <w:rsid w:val="00BE6242"/>
    <w:rsid w:val="00BF0367"/>
    <w:rsid w:val="00BF0BC5"/>
    <w:rsid w:val="00BF11C9"/>
    <w:rsid w:val="00BF186E"/>
    <w:rsid w:val="00BF256D"/>
    <w:rsid w:val="00BF4DF3"/>
    <w:rsid w:val="00BF5F26"/>
    <w:rsid w:val="00BF5FD8"/>
    <w:rsid w:val="00BF6C48"/>
    <w:rsid w:val="00BF71F9"/>
    <w:rsid w:val="00BF7AA8"/>
    <w:rsid w:val="00C007AE"/>
    <w:rsid w:val="00C017FD"/>
    <w:rsid w:val="00C03D77"/>
    <w:rsid w:val="00C03F23"/>
    <w:rsid w:val="00C05B84"/>
    <w:rsid w:val="00C06083"/>
    <w:rsid w:val="00C06350"/>
    <w:rsid w:val="00C07264"/>
    <w:rsid w:val="00C0735A"/>
    <w:rsid w:val="00C10562"/>
    <w:rsid w:val="00C11E0D"/>
    <w:rsid w:val="00C12ADD"/>
    <w:rsid w:val="00C130FC"/>
    <w:rsid w:val="00C1337A"/>
    <w:rsid w:val="00C138EF"/>
    <w:rsid w:val="00C13940"/>
    <w:rsid w:val="00C13C51"/>
    <w:rsid w:val="00C1425A"/>
    <w:rsid w:val="00C142DE"/>
    <w:rsid w:val="00C15504"/>
    <w:rsid w:val="00C1607A"/>
    <w:rsid w:val="00C161B3"/>
    <w:rsid w:val="00C16754"/>
    <w:rsid w:val="00C16E51"/>
    <w:rsid w:val="00C17B8B"/>
    <w:rsid w:val="00C17F1B"/>
    <w:rsid w:val="00C20FBD"/>
    <w:rsid w:val="00C214BB"/>
    <w:rsid w:val="00C216C8"/>
    <w:rsid w:val="00C22A04"/>
    <w:rsid w:val="00C22FFC"/>
    <w:rsid w:val="00C248C3"/>
    <w:rsid w:val="00C25533"/>
    <w:rsid w:val="00C27351"/>
    <w:rsid w:val="00C27366"/>
    <w:rsid w:val="00C30E6D"/>
    <w:rsid w:val="00C310F9"/>
    <w:rsid w:val="00C31427"/>
    <w:rsid w:val="00C31EF1"/>
    <w:rsid w:val="00C32300"/>
    <w:rsid w:val="00C33662"/>
    <w:rsid w:val="00C33710"/>
    <w:rsid w:val="00C34112"/>
    <w:rsid w:val="00C34737"/>
    <w:rsid w:val="00C3528D"/>
    <w:rsid w:val="00C3593C"/>
    <w:rsid w:val="00C369F2"/>
    <w:rsid w:val="00C36E5D"/>
    <w:rsid w:val="00C40246"/>
    <w:rsid w:val="00C41099"/>
    <w:rsid w:val="00C41800"/>
    <w:rsid w:val="00C41A50"/>
    <w:rsid w:val="00C426A5"/>
    <w:rsid w:val="00C42E30"/>
    <w:rsid w:val="00C42E77"/>
    <w:rsid w:val="00C42FFA"/>
    <w:rsid w:val="00C46D66"/>
    <w:rsid w:val="00C479BB"/>
    <w:rsid w:val="00C47BAB"/>
    <w:rsid w:val="00C50168"/>
    <w:rsid w:val="00C50B26"/>
    <w:rsid w:val="00C50F0E"/>
    <w:rsid w:val="00C51CFC"/>
    <w:rsid w:val="00C52AC0"/>
    <w:rsid w:val="00C532C9"/>
    <w:rsid w:val="00C539C4"/>
    <w:rsid w:val="00C5441D"/>
    <w:rsid w:val="00C55354"/>
    <w:rsid w:val="00C56207"/>
    <w:rsid w:val="00C57DD7"/>
    <w:rsid w:val="00C60CCD"/>
    <w:rsid w:val="00C618C7"/>
    <w:rsid w:val="00C61E91"/>
    <w:rsid w:val="00C62125"/>
    <w:rsid w:val="00C621C7"/>
    <w:rsid w:val="00C621DA"/>
    <w:rsid w:val="00C62D06"/>
    <w:rsid w:val="00C63160"/>
    <w:rsid w:val="00C66C3C"/>
    <w:rsid w:val="00C671C0"/>
    <w:rsid w:val="00C67984"/>
    <w:rsid w:val="00C67FC6"/>
    <w:rsid w:val="00C70853"/>
    <w:rsid w:val="00C72299"/>
    <w:rsid w:val="00C725AE"/>
    <w:rsid w:val="00C726BC"/>
    <w:rsid w:val="00C75BC4"/>
    <w:rsid w:val="00C82012"/>
    <w:rsid w:val="00C82133"/>
    <w:rsid w:val="00C82437"/>
    <w:rsid w:val="00C8332C"/>
    <w:rsid w:val="00C840C7"/>
    <w:rsid w:val="00C84A2C"/>
    <w:rsid w:val="00C8566C"/>
    <w:rsid w:val="00C86E03"/>
    <w:rsid w:val="00C87758"/>
    <w:rsid w:val="00C87D83"/>
    <w:rsid w:val="00C90AD1"/>
    <w:rsid w:val="00C90E8E"/>
    <w:rsid w:val="00C9184D"/>
    <w:rsid w:val="00C91B5A"/>
    <w:rsid w:val="00C9238B"/>
    <w:rsid w:val="00C92977"/>
    <w:rsid w:val="00C9596B"/>
    <w:rsid w:val="00C96E9D"/>
    <w:rsid w:val="00C973E3"/>
    <w:rsid w:val="00CA0C0F"/>
    <w:rsid w:val="00CA1165"/>
    <w:rsid w:val="00CA39EE"/>
    <w:rsid w:val="00CA42E8"/>
    <w:rsid w:val="00CA4C0E"/>
    <w:rsid w:val="00CA6AD3"/>
    <w:rsid w:val="00CA6E63"/>
    <w:rsid w:val="00CA6FCA"/>
    <w:rsid w:val="00CA7450"/>
    <w:rsid w:val="00CA7ACE"/>
    <w:rsid w:val="00CB0B12"/>
    <w:rsid w:val="00CB2E6F"/>
    <w:rsid w:val="00CB38E6"/>
    <w:rsid w:val="00CB393E"/>
    <w:rsid w:val="00CB46F4"/>
    <w:rsid w:val="00CB587E"/>
    <w:rsid w:val="00CB6DCC"/>
    <w:rsid w:val="00CB7376"/>
    <w:rsid w:val="00CB7569"/>
    <w:rsid w:val="00CB7741"/>
    <w:rsid w:val="00CB7F26"/>
    <w:rsid w:val="00CC2657"/>
    <w:rsid w:val="00CC300F"/>
    <w:rsid w:val="00CC40A0"/>
    <w:rsid w:val="00CC4B71"/>
    <w:rsid w:val="00CC505B"/>
    <w:rsid w:val="00CC5839"/>
    <w:rsid w:val="00CC5B45"/>
    <w:rsid w:val="00CC690F"/>
    <w:rsid w:val="00CC6FA6"/>
    <w:rsid w:val="00CC75B9"/>
    <w:rsid w:val="00CD01AA"/>
    <w:rsid w:val="00CD13C8"/>
    <w:rsid w:val="00CD2D09"/>
    <w:rsid w:val="00CD2F67"/>
    <w:rsid w:val="00CD408D"/>
    <w:rsid w:val="00CD424E"/>
    <w:rsid w:val="00CD48E8"/>
    <w:rsid w:val="00CD5179"/>
    <w:rsid w:val="00CD5B36"/>
    <w:rsid w:val="00CD5E48"/>
    <w:rsid w:val="00CD636E"/>
    <w:rsid w:val="00CE0B9F"/>
    <w:rsid w:val="00CE2FAB"/>
    <w:rsid w:val="00CE371A"/>
    <w:rsid w:val="00CE3B29"/>
    <w:rsid w:val="00CE4AC6"/>
    <w:rsid w:val="00CE5343"/>
    <w:rsid w:val="00CE63B7"/>
    <w:rsid w:val="00CE6F3A"/>
    <w:rsid w:val="00CE7937"/>
    <w:rsid w:val="00CF161A"/>
    <w:rsid w:val="00CF1A60"/>
    <w:rsid w:val="00CF20A2"/>
    <w:rsid w:val="00CF24BF"/>
    <w:rsid w:val="00CF330D"/>
    <w:rsid w:val="00CF33DA"/>
    <w:rsid w:val="00CF3A3B"/>
    <w:rsid w:val="00CF4133"/>
    <w:rsid w:val="00CF5052"/>
    <w:rsid w:val="00CF5595"/>
    <w:rsid w:val="00CF5B80"/>
    <w:rsid w:val="00CF5E1E"/>
    <w:rsid w:val="00CF62FB"/>
    <w:rsid w:val="00CF6A43"/>
    <w:rsid w:val="00CF79F2"/>
    <w:rsid w:val="00D005D2"/>
    <w:rsid w:val="00D01145"/>
    <w:rsid w:val="00D01231"/>
    <w:rsid w:val="00D015BF"/>
    <w:rsid w:val="00D0325B"/>
    <w:rsid w:val="00D03736"/>
    <w:rsid w:val="00D039F9"/>
    <w:rsid w:val="00D04108"/>
    <w:rsid w:val="00D04CB3"/>
    <w:rsid w:val="00D05511"/>
    <w:rsid w:val="00D05D52"/>
    <w:rsid w:val="00D06941"/>
    <w:rsid w:val="00D06EF3"/>
    <w:rsid w:val="00D06FC9"/>
    <w:rsid w:val="00D070F9"/>
    <w:rsid w:val="00D10829"/>
    <w:rsid w:val="00D10AA6"/>
    <w:rsid w:val="00D12405"/>
    <w:rsid w:val="00D124D1"/>
    <w:rsid w:val="00D12777"/>
    <w:rsid w:val="00D1376F"/>
    <w:rsid w:val="00D13C62"/>
    <w:rsid w:val="00D13F8F"/>
    <w:rsid w:val="00D1572C"/>
    <w:rsid w:val="00D15C00"/>
    <w:rsid w:val="00D1616A"/>
    <w:rsid w:val="00D16280"/>
    <w:rsid w:val="00D177EB"/>
    <w:rsid w:val="00D20068"/>
    <w:rsid w:val="00D201EB"/>
    <w:rsid w:val="00D207C7"/>
    <w:rsid w:val="00D22BD2"/>
    <w:rsid w:val="00D231BC"/>
    <w:rsid w:val="00D2326D"/>
    <w:rsid w:val="00D234E8"/>
    <w:rsid w:val="00D23CE6"/>
    <w:rsid w:val="00D247B9"/>
    <w:rsid w:val="00D24EE2"/>
    <w:rsid w:val="00D25CDD"/>
    <w:rsid w:val="00D27D88"/>
    <w:rsid w:val="00D27E49"/>
    <w:rsid w:val="00D27FA0"/>
    <w:rsid w:val="00D300B6"/>
    <w:rsid w:val="00D3018C"/>
    <w:rsid w:val="00D308B0"/>
    <w:rsid w:val="00D312DF"/>
    <w:rsid w:val="00D313CA"/>
    <w:rsid w:val="00D315A9"/>
    <w:rsid w:val="00D32447"/>
    <w:rsid w:val="00D331EC"/>
    <w:rsid w:val="00D334B6"/>
    <w:rsid w:val="00D338BD"/>
    <w:rsid w:val="00D33E3A"/>
    <w:rsid w:val="00D341A3"/>
    <w:rsid w:val="00D34C25"/>
    <w:rsid w:val="00D34C83"/>
    <w:rsid w:val="00D35C13"/>
    <w:rsid w:val="00D414FA"/>
    <w:rsid w:val="00D42550"/>
    <w:rsid w:val="00D43DD3"/>
    <w:rsid w:val="00D43E40"/>
    <w:rsid w:val="00D4400B"/>
    <w:rsid w:val="00D4636F"/>
    <w:rsid w:val="00D4662D"/>
    <w:rsid w:val="00D469F3"/>
    <w:rsid w:val="00D46EF6"/>
    <w:rsid w:val="00D47412"/>
    <w:rsid w:val="00D47533"/>
    <w:rsid w:val="00D478AC"/>
    <w:rsid w:val="00D505F5"/>
    <w:rsid w:val="00D5072B"/>
    <w:rsid w:val="00D50B51"/>
    <w:rsid w:val="00D51374"/>
    <w:rsid w:val="00D51B60"/>
    <w:rsid w:val="00D51E4D"/>
    <w:rsid w:val="00D52788"/>
    <w:rsid w:val="00D552A5"/>
    <w:rsid w:val="00D55CAF"/>
    <w:rsid w:val="00D5631C"/>
    <w:rsid w:val="00D57210"/>
    <w:rsid w:val="00D60B82"/>
    <w:rsid w:val="00D61494"/>
    <w:rsid w:val="00D63560"/>
    <w:rsid w:val="00D63C04"/>
    <w:rsid w:val="00D64778"/>
    <w:rsid w:val="00D6513B"/>
    <w:rsid w:val="00D6539E"/>
    <w:rsid w:val="00D71557"/>
    <w:rsid w:val="00D7246C"/>
    <w:rsid w:val="00D724DF"/>
    <w:rsid w:val="00D72B8F"/>
    <w:rsid w:val="00D73048"/>
    <w:rsid w:val="00D7317C"/>
    <w:rsid w:val="00D73394"/>
    <w:rsid w:val="00D73714"/>
    <w:rsid w:val="00D73940"/>
    <w:rsid w:val="00D75883"/>
    <w:rsid w:val="00D768B9"/>
    <w:rsid w:val="00D76C17"/>
    <w:rsid w:val="00D770F1"/>
    <w:rsid w:val="00D770F9"/>
    <w:rsid w:val="00D777C5"/>
    <w:rsid w:val="00D7791B"/>
    <w:rsid w:val="00D805A6"/>
    <w:rsid w:val="00D81249"/>
    <w:rsid w:val="00D81770"/>
    <w:rsid w:val="00D81AE5"/>
    <w:rsid w:val="00D82FEC"/>
    <w:rsid w:val="00D8317B"/>
    <w:rsid w:val="00D834EE"/>
    <w:rsid w:val="00D84673"/>
    <w:rsid w:val="00D8522E"/>
    <w:rsid w:val="00D8622C"/>
    <w:rsid w:val="00D8645E"/>
    <w:rsid w:val="00D90C6A"/>
    <w:rsid w:val="00D928C2"/>
    <w:rsid w:val="00D932FF"/>
    <w:rsid w:val="00D93833"/>
    <w:rsid w:val="00D95015"/>
    <w:rsid w:val="00D952C8"/>
    <w:rsid w:val="00D95EFC"/>
    <w:rsid w:val="00D96285"/>
    <w:rsid w:val="00D963EF"/>
    <w:rsid w:val="00D96B0D"/>
    <w:rsid w:val="00D96D75"/>
    <w:rsid w:val="00D975C6"/>
    <w:rsid w:val="00DA1068"/>
    <w:rsid w:val="00DA1E03"/>
    <w:rsid w:val="00DA2140"/>
    <w:rsid w:val="00DA2249"/>
    <w:rsid w:val="00DA229E"/>
    <w:rsid w:val="00DA236B"/>
    <w:rsid w:val="00DA30A3"/>
    <w:rsid w:val="00DA3594"/>
    <w:rsid w:val="00DA3662"/>
    <w:rsid w:val="00DA3BB5"/>
    <w:rsid w:val="00DA4E18"/>
    <w:rsid w:val="00DA6888"/>
    <w:rsid w:val="00DA7204"/>
    <w:rsid w:val="00DA751B"/>
    <w:rsid w:val="00DA7E6D"/>
    <w:rsid w:val="00DA7E8E"/>
    <w:rsid w:val="00DB0C5F"/>
    <w:rsid w:val="00DB24A0"/>
    <w:rsid w:val="00DB4841"/>
    <w:rsid w:val="00DB4950"/>
    <w:rsid w:val="00DB54CD"/>
    <w:rsid w:val="00DB5930"/>
    <w:rsid w:val="00DB5D9D"/>
    <w:rsid w:val="00DB6BB0"/>
    <w:rsid w:val="00DB6F0A"/>
    <w:rsid w:val="00DB72E6"/>
    <w:rsid w:val="00DC00E2"/>
    <w:rsid w:val="00DC09E2"/>
    <w:rsid w:val="00DC313D"/>
    <w:rsid w:val="00DC3B38"/>
    <w:rsid w:val="00DC4486"/>
    <w:rsid w:val="00DC4FE4"/>
    <w:rsid w:val="00DC51CA"/>
    <w:rsid w:val="00DC63DD"/>
    <w:rsid w:val="00DC6704"/>
    <w:rsid w:val="00DD035B"/>
    <w:rsid w:val="00DD0BCF"/>
    <w:rsid w:val="00DD0D48"/>
    <w:rsid w:val="00DD1AC9"/>
    <w:rsid w:val="00DD1E6C"/>
    <w:rsid w:val="00DD1EA6"/>
    <w:rsid w:val="00DD225C"/>
    <w:rsid w:val="00DD321E"/>
    <w:rsid w:val="00DD35BB"/>
    <w:rsid w:val="00DD369B"/>
    <w:rsid w:val="00DD3EA1"/>
    <w:rsid w:val="00DD5B99"/>
    <w:rsid w:val="00DD6A4A"/>
    <w:rsid w:val="00DD7131"/>
    <w:rsid w:val="00DD71D5"/>
    <w:rsid w:val="00DD77C5"/>
    <w:rsid w:val="00DE0918"/>
    <w:rsid w:val="00DE0B4E"/>
    <w:rsid w:val="00DE0E63"/>
    <w:rsid w:val="00DE1171"/>
    <w:rsid w:val="00DE1660"/>
    <w:rsid w:val="00DE278E"/>
    <w:rsid w:val="00DE28BD"/>
    <w:rsid w:val="00DE39BE"/>
    <w:rsid w:val="00DE4A0F"/>
    <w:rsid w:val="00DE58B2"/>
    <w:rsid w:val="00DE6C31"/>
    <w:rsid w:val="00DE6CF1"/>
    <w:rsid w:val="00DE7047"/>
    <w:rsid w:val="00DE7BA1"/>
    <w:rsid w:val="00DF0732"/>
    <w:rsid w:val="00DF0F2D"/>
    <w:rsid w:val="00DF1D77"/>
    <w:rsid w:val="00DF20BA"/>
    <w:rsid w:val="00DF3070"/>
    <w:rsid w:val="00DF3F74"/>
    <w:rsid w:val="00DF557B"/>
    <w:rsid w:val="00DF6E18"/>
    <w:rsid w:val="00DF6FC2"/>
    <w:rsid w:val="00E000EC"/>
    <w:rsid w:val="00E00D67"/>
    <w:rsid w:val="00E0133A"/>
    <w:rsid w:val="00E01F71"/>
    <w:rsid w:val="00E02A3B"/>
    <w:rsid w:val="00E03EA8"/>
    <w:rsid w:val="00E03ECB"/>
    <w:rsid w:val="00E0416C"/>
    <w:rsid w:val="00E04357"/>
    <w:rsid w:val="00E0440F"/>
    <w:rsid w:val="00E056F2"/>
    <w:rsid w:val="00E05F70"/>
    <w:rsid w:val="00E05FE2"/>
    <w:rsid w:val="00E06892"/>
    <w:rsid w:val="00E10CBF"/>
    <w:rsid w:val="00E1203D"/>
    <w:rsid w:val="00E1223A"/>
    <w:rsid w:val="00E1315E"/>
    <w:rsid w:val="00E1353C"/>
    <w:rsid w:val="00E14663"/>
    <w:rsid w:val="00E14845"/>
    <w:rsid w:val="00E15526"/>
    <w:rsid w:val="00E157B5"/>
    <w:rsid w:val="00E16121"/>
    <w:rsid w:val="00E1666C"/>
    <w:rsid w:val="00E168CF"/>
    <w:rsid w:val="00E2003A"/>
    <w:rsid w:val="00E2074C"/>
    <w:rsid w:val="00E20A2D"/>
    <w:rsid w:val="00E21063"/>
    <w:rsid w:val="00E23949"/>
    <w:rsid w:val="00E24027"/>
    <w:rsid w:val="00E2412A"/>
    <w:rsid w:val="00E24A35"/>
    <w:rsid w:val="00E26259"/>
    <w:rsid w:val="00E26BDF"/>
    <w:rsid w:val="00E26C73"/>
    <w:rsid w:val="00E2700F"/>
    <w:rsid w:val="00E2731E"/>
    <w:rsid w:val="00E27ADB"/>
    <w:rsid w:val="00E301CC"/>
    <w:rsid w:val="00E31116"/>
    <w:rsid w:val="00E31A63"/>
    <w:rsid w:val="00E3349C"/>
    <w:rsid w:val="00E3503E"/>
    <w:rsid w:val="00E351C0"/>
    <w:rsid w:val="00E35208"/>
    <w:rsid w:val="00E35BD5"/>
    <w:rsid w:val="00E35D4E"/>
    <w:rsid w:val="00E370ED"/>
    <w:rsid w:val="00E371FD"/>
    <w:rsid w:val="00E37A00"/>
    <w:rsid w:val="00E37C62"/>
    <w:rsid w:val="00E40FD8"/>
    <w:rsid w:val="00E42C77"/>
    <w:rsid w:val="00E42D57"/>
    <w:rsid w:val="00E44C5E"/>
    <w:rsid w:val="00E44F14"/>
    <w:rsid w:val="00E46493"/>
    <w:rsid w:val="00E46690"/>
    <w:rsid w:val="00E46852"/>
    <w:rsid w:val="00E4776E"/>
    <w:rsid w:val="00E5019E"/>
    <w:rsid w:val="00E50755"/>
    <w:rsid w:val="00E50F4E"/>
    <w:rsid w:val="00E51815"/>
    <w:rsid w:val="00E51A56"/>
    <w:rsid w:val="00E51CF9"/>
    <w:rsid w:val="00E51FFB"/>
    <w:rsid w:val="00E52236"/>
    <w:rsid w:val="00E523A9"/>
    <w:rsid w:val="00E523E8"/>
    <w:rsid w:val="00E52482"/>
    <w:rsid w:val="00E527E5"/>
    <w:rsid w:val="00E52F2A"/>
    <w:rsid w:val="00E53331"/>
    <w:rsid w:val="00E533D9"/>
    <w:rsid w:val="00E538E9"/>
    <w:rsid w:val="00E540D5"/>
    <w:rsid w:val="00E54380"/>
    <w:rsid w:val="00E55183"/>
    <w:rsid w:val="00E561A5"/>
    <w:rsid w:val="00E56D3D"/>
    <w:rsid w:val="00E60E87"/>
    <w:rsid w:val="00E60E8A"/>
    <w:rsid w:val="00E615A3"/>
    <w:rsid w:val="00E61B1A"/>
    <w:rsid w:val="00E62539"/>
    <w:rsid w:val="00E62650"/>
    <w:rsid w:val="00E62A45"/>
    <w:rsid w:val="00E64511"/>
    <w:rsid w:val="00E646CD"/>
    <w:rsid w:val="00E657CE"/>
    <w:rsid w:val="00E65C29"/>
    <w:rsid w:val="00E662DA"/>
    <w:rsid w:val="00E66322"/>
    <w:rsid w:val="00E66FEF"/>
    <w:rsid w:val="00E67ADB"/>
    <w:rsid w:val="00E70B1C"/>
    <w:rsid w:val="00E71628"/>
    <w:rsid w:val="00E72365"/>
    <w:rsid w:val="00E72859"/>
    <w:rsid w:val="00E72ADF"/>
    <w:rsid w:val="00E737F7"/>
    <w:rsid w:val="00E739AE"/>
    <w:rsid w:val="00E74EFB"/>
    <w:rsid w:val="00E75FA3"/>
    <w:rsid w:val="00E76B37"/>
    <w:rsid w:val="00E77454"/>
    <w:rsid w:val="00E801B9"/>
    <w:rsid w:val="00E80D5C"/>
    <w:rsid w:val="00E81807"/>
    <w:rsid w:val="00E81E00"/>
    <w:rsid w:val="00E82C32"/>
    <w:rsid w:val="00E82DF4"/>
    <w:rsid w:val="00E83AF3"/>
    <w:rsid w:val="00E83F44"/>
    <w:rsid w:val="00E90644"/>
    <w:rsid w:val="00E910FE"/>
    <w:rsid w:val="00E92144"/>
    <w:rsid w:val="00E9388D"/>
    <w:rsid w:val="00E940FC"/>
    <w:rsid w:val="00E94B58"/>
    <w:rsid w:val="00E951AB"/>
    <w:rsid w:val="00E958BB"/>
    <w:rsid w:val="00E95DCB"/>
    <w:rsid w:val="00E977CF"/>
    <w:rsid w:val="00EA0C1B"/>
    <w:rsid w:val="00EA0C4D"/>
    <w:rsid w:val="00EA0EF0"/>
    <w:rsid w:val="00EA0F0F"/>
    <w:rsid w:val="00EA2013"/>
    <w:rsid w:val="00EA2C02"/>
    <w:rsid w:val="00EA3F0B"/>
    <w:rsid w:val="00EA454B"/>
    <w:rsid w:val="00EA4DBA"/>
    <w:rsid w:val="00EA5590"/>
    <w:rsid w:val="00EA5633"/>
    <w:rsid w:val="00EA5871"/>
    <w:rsid w:val="00EA5B44"/>
    <w:rsid w:val="00EA6371"/>
    <w:rsid w:val="00EA69E7"/>
    <w:rsid w:val="00EA6A2A"/>
    <w:rsid w:val="00EA6EFC"/>
    <w:rsid w:val="00EB06B8"/>
    <w:rsid w:val="00EB0939"/>
    <w:rsid w:val="00EB17F7"/>
    <w:rsid w:val="00EB24F9"/>
    <w:rsid w:val="00EB26BB"/>
    <w:rsid w:val="00EB3191"/>
    <w:rsid w:val="00EB3570"/>
    <w:rsid w:val="00EB364B"/>
    <w:rsid w:val="00EB3FE8"/>
    <w:rsid w:val="00EB5454"/>
    <w:rsid w:val="00EB5DB5"/>
    <w:rsid w:val="00EB6419"/>
    <w:rsid w:val="00EC1466"/>
    <w:rsid w:val="00EC438D"/>
    <w:rsid w:val="00EC47AA"/>
    <w:rsid w:val="00EC5B44"/>
    <w:rsid w:val="00EC5DE6"/>
    <w:rsid w:val="00EC685E"/>
    <w:rsid w:val="00EC6D27"/>
    <w:rsid w:val="00ED01F2"/>
    <w:rsid w:val="00ED03BA"/>
    <w:rsid w:val="00ED1568"/>
    <w:rsid w:val="00ED19B2"/>
    <w:rsid w:val="00ED1D68"/>
    <w:rsid w:val="00ED2A5A"/>
    <w:rsid w:val="00ED30A1"/>
    <w:rsid w:val="00ED3445"/>
    <w:rsid w:val="00ED36B0"/>
    <w:rsid w:val="00ED3C7E"/>
    <w:rsid w:val="00ED474E"/>
    <w:rsid w:val="00ED4D2D"/>
    <w:rsid w:val="00ED4DD6"/>
    <w:rsid w:val="00ED5029"/>
    <w:rsid w:val="00ED518C"/>
    <w:rsid w:val="00ED5352"/>
    <w:rsid w:val="00ED583E"/>
    <w:rsid w:val="00ED652B"/>
    <w:rsid w:val="00ED7524"/>
    <w:rsid w:val="00ED7B28"/>
    <w:rsid w:val="00EE0277"/>
    <w:rsid w:val="00EE041A"/>
    <w:rsid w:val="00EE0CF6"/>
    <w:rsid w:val="00EE1040"/>
    <w:rsid w:val="00EE1A74"/>
    <w:rsid w:val="00EE1D99"/>
    <w:rsid w:val="00EE344A"/>
    <w:rsid w:val="00EE4CD4"/>
    <w:rsid w:val="00EE5275"/>
    <w:rsid w:val="00EE6929"/>
    <w:rsid w:val="00EE6D76"/>
    <w:rsid w:val="00EE6E3B"/>
    <w:rsid w:val="00EE6F01"/>
    <w:rsid w:val="00EE71D1"/>
    <w:rsid w:val="00EE7E5F"/>
    <w:rsid w:val="00EF009D"/>
    <w:rsid w:val="00EF094A"/>
    <w:rsid w:val="00EF2E66"/>
    <w:rsid w:val="00EF2E85"/>
    <w:rsid w:val="00EF36E0"/>
    <w:rsid w:val="00EF3B5A"/>
    <w:rsid w:val="00EF41AD"/>
    <w:rsid w:val="00EF69D9"/>
    <w:rsid w:val="00EF6C26"/>
    <w:rsid w:val="00EF7926"/>
    <w:rsid w:val="00EF7AE5"/>
    <w:rsid w:val="00EF7C24"/>
    <w:rsid w:val="00EF7E75"/>
    <w:rsid w:val="00F016CB"/>
    <w:rsid w:val="00F0193C"/>
    <w:rsid w:val="00F01B2A"/>
    <w:rsid w:val="00F01C9D"/>
    <w:rsid w:val="00F02998"/>
    <w:rsid w:val="00F02FD1"/>
    <w:rsid w:val="00F032BD"/>
    <w:rsid w:val="00F03522"/>
    <w:rsid w:val="00F03650"/>
    <w:rsid w:val="00F04562"/>
    <w:rsid w:val="00F05167"/>
    <w:rsid w:val="00F05CB4"/>
    <w:rsid w:val="00F10388"/>
    <w:rsid w:val="00F10560"/>
    <w:rsid w:val="00F118CB"/>
    <w:rsid w:val="00F12284"/>
    <w:rsid w:val="00F12DF7"/>
    <w:rsid w:val="00F1368F"/>
    <w:rsid w:val="00F14C25"/>
    <w:rsid w:val="00F14D87"/>
    <w:rsid w:val="00F1513D"/>
    <w:rsid w:val="00F152FD"/>
    <w:rsid w:val="00F153D0"/>
    <w:rsid w:val="00F15B30"/>
    <w:rsid w:val="00F16A7D"/>
    <w:rsid w:val="00F207B0"/>
    <w:rsid w:val="00F213E2"/>
    <w:rsid w:val="00F214CA"/>
    <w:rsid w:val="00F22694"/>
    <w:rsid w:val="00F22A92"/>
    <w:rsid w:val="00F233EC"/>
    <w:rsid w:val="00F24D13"/>
    <w:rsid w:val="00F24DF5"/>
    <w:rsid w:val="00F26AF7"/>
    <w:rsid w:val="00F26E20"/>
    <w:rsid w:val="00F30036"/>
    <w:rsid w:val="00F302C7"/>
    <w:rsid w:val="00F303A7"/>
    <w:rsid w:val="00F30A9D"/>
    <w:rsid w:val="00F31609"/>
    <w:rsid w:val="00F33C81"/>
    <w:rsid w:val="00F33DD4"/>
    <w:rsid w:val="00F378C8"/>
    <w:rsid w:val="00F37A74"/>
    <w:rsid w:val="00F40751"/>
    <w:rsid w:val="00F40C7D"/>
    <w:rsid w:val="00F40ECE"/>
    <w:rsid w:val="00F410FC"/>
    <w:rsid w:val="00F4273D"/>
    <w:rsid w:val="00F43245"/>
    <w:rsid w:val="00F43EFE"/>
    <w:rsid w:val="00F44571"/>
    <w:rsid w:val="00F44B6F"/>
    <w:rsid w:val="00F45046"/>
    <w:rsid w:val="00F45C10"/>
    <w:rsid w:val="00F5005F"/>
    <w:rsid w:val="00F507F3"/>
    <w:rsid w:val="00F515DE"/>
    <w:rsid w:val="00F51FEA"/>
    <w:rsid w:val="00F523E6"/>
    <w:rsid w:val="00F52495"/>
    <w:rsid w:val="00F54355"/>
    <w:rsid w:val="00F54D09"/>
    <w:rsid w:val="00F55013"/>
    <w:rsid w:val="00F560C4"/>
    <w:rsid w:val="00F56300"/>
    <w:rsid w:val="00F57299"/>
    <w:rsid w:val="00F5789C"/>
    <w:rsid w:val="00F57E5D"/>
    <w:rsid w:val="00F60337"/>
    <w:rsid w:val="00F603A6"/>
    <w:rsid w:val="00F60F02"/>
    <w:rsid w:val="00F610FE"/>
    <w:rsid w:val="00F61501"/>
    <w:rsid w:val="00F61516"/>
    <w:rsid w:val="00F61DA4"/>
    <w:rsid w:val="00F6270E"/>
    <w:rsid w:val="00F62F09"/>
    <w:rsid w:val="00F6306C"/>
    <w:rsid w:val="00F63260"/>
    <w:rsid w:val="00F6331B"/>
    <w:rsid w:val="00F63778"/>
    <w:rsid w:val="00F6382F"/>
    <w:rsid w:val="00F6412A"/>
    <w:rsid w:val="00F64B83"/>
    <w:rsid w:val="00F65182"/>
    <w:rsid w:val="00F66D82"/>
    <w:rsid w:val="00F67DE5"/>
    <w:rsid w:val="00F716A3"/>
    <w:rsid w:val="00F72442"/>
    <w:rsid w:val="00F72DCD"/>
    <w:rsid w:val="00F7388F"/>
    <w:rsid w:val="00F739FD"/>
    <w:rsid w:val="00F73A7D"/>
    <w:rsid w:val="00F75D72"/>
    <w:rsid w:val="00F76853"/>
    <w:rsid w:val="00F77140"/>
    <w:rsid w:val="00F80BF8"/>
    <w:rsid w:val="00F8128D"/>
    <w:rsid w:val="00F812F0"/>
    <w:rsid w:val="00F82732"/>
    <w:rsid w:val="00F82F33"/>
    <w:rsid w:val="00F8350C"/>
    <w:rsid w:val="00F839BD"/>
    <w:rsid w:val="00F83B2E"/>
    <w:rsid w:val="00F84976"/>
    <w:rsid w:val="00F84C57"/>
    <w:rsid w:val="00F84D8C"/>
    <w:rsid w:val="00F85228"/>
    <w:rsid w:val="00F853CD"/>
    <w:rsid w:val="00F8546B"/>
    <w:rsid w:val="00F902D3"/>
    <w:rsid w:val="00F90B82"/>
    <w:rsid w:val="00F92E97"/>
    <w:rsid w:val="00F93413"/>
    <w:rsid w:val="00F93F94"/>
    <w:rsid w:val="00F9427C"/>
    <w:rsid w:val="00F9549E"/>
    <w:rsid w:val="00F9632A"/>
    <w:rsid w:val="00F9664E"/>
    <w:rsid w:val="00F96C5D"/>
    <w:rsid w:val="00F9796B"/>
    <w:rsid w:val="00F97B7F"/>
    <w:rsid w:val="00F97D30"/>
    <w:rsid w:val="00FA03CA"/>
    <w:rsid w:val="00FA0C19"/>
    <w:rsid w:val="00FA2FDB"/>
    <w:rsid w:val="00FB01C8"/>
    <w:rsid w:val="00FB0292"/>
    <w:rsid w:val="00FB07EB"/>
    <w:rsid w:val="00FB21F4"/>
    <w:rsid w:val="00FB24DD"/>
    <w:rsid w:val="00FB3929"/>
    <w:rsid w:val="00FB3D4A"/>
    <w:rsid w:val="00FB448A"/>
    <w:rsid w:val="00FB5CC9"/>
    <w:rsid w:val="00FB5FF7"/>
    <w:rsid w:val="00FB6C87"/>
    <w:rsid w:val="00FB7063"/>
    <w:rsid w:val="00FC0D8E"/>
    <w:rsid w:val="00FC0EBC"/>
    <w:rsid w:val="00FC1B44"/>
    <w:rsid w:val="00FC22D8"/>
    <w:rsid w:val="00FC27C3"/>
    <w:rsid w:val="00FC2B97"/>
    <w:rsid w:val="00FC2BF6"/>
    <w:rsid w:val="00FC3362"/>
    <w:rsid w:val="00FC3E35"/>
    <w:rsid w:val="00FC4841"/>
    <w:rsid w:val="00FC506A"/>
    <w:rsid w:val="00FD0DE8"/>
    <w:rsid w:val="00FD2430"/>
    <w:rsid w:val="00FD36C4"/>
    <w:rsid w:val="00FD4575"/>
    <w:rsid w:val="00FD48F1"/>
    <w:rsid w:val="00FD546E"/>
    <w:rsid w:val="00FD6E36"/>
    <w:rsid w:val="00FD772E"/>
    <w:rsid w:val="00FD7B99"/>
    <w:rsid w:val="00FD7FDB"/>
    <w:rsid w:val="00FE10C6"/>
    <w:rsid w:val="00FE17AF"/>
    <w:rsid w:val="00FE2D91"/>
    <w:rsid w:val="00FE56BD"/>
    <w:rsid w:val="00FF01C9"/>
    <w:rsid w:val="00FF157A"/>
    <w:rsid w:val="00FF165F"/>
    <w:rsid w:val="00FF26B4"/>
    <w:rsid w:val="00FF3A6D"/>
    <w:rsid w:val="00FF44FE"/>
    <w:rsid w:val="00FF48DE"/>
    <w:rsid w:val="00FF4A8A"/>
    <w:rsid w:val="00FF4C61"/>
    <w:rsid w:val="00FF6419"/>
    <w:rsid w:val="00FF7621"/>
    <w:rsid w:val="00FF799F"/>
    <w:rsid w:val="00FF7F59"/>
    <w:rsid w:val="7FEA1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2"/>
    </o:shapelayout>
  </w:shapeDefaults>
  <w:decimalSymbol w:val="."/>
  <w:listSeparator w:val=","/>
  <w14:docId w14:val="6F2DF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Acronym" w:uiPriority="0"/>
    <w:lsdException w:name="HTML Cite" w:uiPriority="0"/>
    <w:lsdException w:name="HTML Code" w:uiPriority="0"/>
    <w:lsdException w:name="HTML Definition" w:uiPriority="0"/>
    <w:lsdException w:name="HTML Keyboard" w:uiPriority="0"/>
    <w:lsdException w:name="HTML Preformatted" w:uiPriority="0"/>
    <w:lsdException w:name="HTML Sample" w:uiPriority="0"/>
    <w:lsdException w:name="HTML Typewriter" w:uiPriority="0"/>
    <w:lsdException w:name="HTML Variable" w:uiPriority="0"/>
    <w:lsdException w:name="Balloon Text"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382E5B"/>
    <w:rPr>
      <w:rFonts w:eastAsia="Times New Roman"/>
      <w:sz w:val="24"/>
      <w:szCs w:val="24"/>
      <w:lang w:eastAsia="zh-CN"/>
    </w:rPr>
  </w:style>
  <w:style w:type="paragraph" w:styleId="Heading1">
    <w:name w:val="heading 1"/>
    <w:basedOn w:val="Normal"/>
    <w:next w:val="Normal"/>
    <w:link w:val="Heading1Char"/>
    <w:uiPriority w:val="9"/>
    <w:qFormat/>
    <w:rsid w:val="0015189C"/>
    <w:pPr>
      <w:keepNext/>
      <w:keepLines/>
      <w:spacing w:before="400" w:after="120" w:line="276" w:lineRule="auto"/>
      <w:outlineLvl w:val="0"/>
    </w:pPr>
    <w:rPr>
      <w:rFonts w:ascii="Arial" w:hAnsi="Arial" w:cs="Arial"/>
      <w:sz w:val="40"/>
      <w:szCs w:val="40"/>
      <w:lang w:val="en"/>
    </w:rPr>
  </w:style>
  <w:style w:type="paragraph" w:styleId="Heading2">
    <w:name w:val="heading 2"/>
    <w:basedOn w:val="Normal"/>
    <w:next w:val="Normal"/>
    <w:link w:val="Heading2Char"/>
    <w:uiPriority w:val="9"/>
    <w:semiHidden/>
    <w:unhideWhenUsed/>
    <w:qFormat/>
    <w:rsid w:val="0015189C"/>
    <w:pPr>
      <w:keepNext/>
      <w:keepLines/>
      <w:spacing w:before="360" w:after="120" w:line="276" w:lineRule="auto"/>
      <w:outlineLvl w:val="1"/>
    </w:pPr>
    <w:rPr>
      <w:rFonts w:ascii="Arial" w:hAnsi="Arial" w:cs="Arial"/>
      <w:sz w:val="32"/>
      <w:szCs w:val="32"/>
      <w:lang w:val="en"/>
    </w:rPr>
  </w:style>
  <w:style w:type="paragraph" w:styleId="Heading3">
    <w:name w:val="heading 3"/>
    <w:basedOn w:val="Normal"/>
    <w:next w:val="Normal"/>
    <w:link w:val="Heading3Char"/>
    <w:uiPriority w:val="9"/>
    <w:semiHidden/>
    <w:unhideWhenUsed/>
    <w:qFormat/>
    <w:rsid w:val="0015189C"/>
    <w:pPr>
      <w:keepNext/>
      <w:keepLines/>
      <w:spacing w:before="320" w:after="80" w:line="276" w:lineRule="auto"/>
      <w:outlineLvl w:val="2"/>
    </w:pPr>
    <w:rPr>
      <w:rFonts w:ascii="Arial" w:hAnsi="Arial" w:cs="Arial"/>
      <w:color w:val="434343"/>
      <w:sz w:val="28"/>
      <w:szCs w:val="28"/>
      <w:lang w:val="en"/>
    </w:rPr>
  </w:style>
  <w:style w:type="paragraph" w:styleId="Heading4">
    <w:name w:val="heading 4"/>
    <w:basedOn w:val="Normal"/>
    <w:next w:val="Normal"/>
    <w:link w:val="Heading4Char"/>
    <w:uiPriority w:val="9"/>
    <w:semiHidden/>
    <w:unhideWhenUsed/>
    <w:qFormat/>
    <w:rsid w:val="0015189C"/>
    <w:pPr>
      <w:keepNext/>
      <w:keepLines/>
      <w:spacing w:before="280" w:after="80" w:line="276" w:lineRule="auto"/>
      <w:outlineLvl w:val="3"/>
    </w:pPr>
    <w:rPr>
      <w:rFonts w:ascii="Arial" w:hAnsi="Arial" w:cs="Arial"/>
      <w:color w:val="666666"/>
      <w:lang w:val="en"/>
    </w:rPr>
  </w:style>
  <w:style w:type="paragraph" w:styleId="Heading5">
    <w:name w:val="heading 5"/>
    <w:basedOn w:val="Normal"/>
    <w:next w:val="Normal"/>
    <w:link w:val="Heading5Char"/>
    <w:uiPriority w:val="9"/>
    <w:semiHidden/>
    <w:unhideWhenUsed/>
    <w:qFormat/>
    <w:rsid w:val="0015189C"/>
    <w:pPr>
      <w:keepNext/>
      <w:keepLines/>
      <w:spacing w:before="240" w:after="80" w:line="276" w:lineRule="auto"/>
      <w:outlineLvl w:val="4"/>
    </w:pPr>
    <w:rPr>
      <w:rFonts w:ascii="Arial" w:hAnsi="Arial" w:cs="Arial"/>
      <w:color w:val="666666"/>
      <w:sz w:val="22"/>
      <w:szCs w:val="22"/>
      <w:lang w:val="en"/>
    </w:rPr>
  </w:style>
  <w:style w:type="paragraph" w:styleId="Heading6">
    <w:name w:val="heading 6"/>
    <w:basedOn w:val="Normal"/>
    <w:next w:val="Normal"/>
    <w:link w:val="Heading6Char"/>
    <w:uiPriority w:val="9"/>
    <w:semiHidden/>
    <w:unhideWhenUsed/>
    <w:qFormat/>
    <w:rsid w:val="0015189C"/>
    <w:pPr>
      <w:keepNext/>
      <w:keepLines/>
      <w:spacing w:before="240" w:after="80" w:line="276" w:lineRule="auto"/>
      <w:outlineLvl w:val="5"/>
    </w:pPr>
    <w:rPr>
      <w:rFonts w:ascii="Arial" w:hAnsi="Arial" w:cs="Arial"/>
      <w:i/>
      <w:color w:val="666666"/>
      <w:sz w:val="22"/>
      <w:szCs w:val="22"/>
      <w:lang w:val="e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uiPriority w:val="99"/>
    <w:rsid w:val="009A3899"/>
    <w:rPr>
      <w:sz w:val="18"/>
      <w:szCs w:val="18"/>
    </w:rPr>
  </w:style>
  <w:style w:type="paragraph" w:styleId="CommentText">
    <w:name w:val="annotation text"/>
    <w:basedOn w:val="Normal"/>
    <w:link w:val="CommentTextChar"/>
    <w:uiPriority w:val="99"/>
    <w:semiHidden/>
    <w:rsid w:val="009A3899"/>
  </w:style>
  <w:style w:type="character" w:customStyle="1" w:styleId="CommentTextChar">
    <w:name w:val="Comment Text Char"/>
    <w:basedOn w:val="DefaultParagraphFont"/>
    <w:link w:val="CommentText"/>
    <w:uiPriority w:val="99"/>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uiPriority w:val="99"/>
    <w:rsid w:val="009A3899"/>
    <w:rPr>
      <w:color w:val="800080"/>
      <w:u w:val="single"/>
    </w:rPr>
  </w:style>
  <w:style w:type="paragraph" w:styleId="Footer">
    <w:name w:val="footer"/>
    <w:basedOn w:val="Normal"/>
    <w:link w:val="FooterChar"/>
    <w:uiPriority w:val="99"/>
    <w:rsid w:val="009A3899"/>
    <w:pPr>
      <w:tabs>
        <w:tab w:val="center" w:pos="4320"/>
        <w:tab w:val="right" w:pos="8640"/>
      </w:tabs>
    </w:p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uiPriority w:val="99"/>
    <w:rsid w:val="009A3899"/>
    <w:pPr>
      <w:tabs>
        <w:tab w:val="center" w:pos="4320"/>
        <w:tab w:val="right" w:pos="8640"/>
      </w:tabs>
    </w:pPr>
  </w:style>
  <w:style w:type="character" w:customStyle="1" w:styleId="HeaderChar">
    <w:name w:val="Header Char"/>
    <w:basedOn w:val="DefaultParagraphFont"/>
    <w:link w:val="Header"/>
    <w:uiPriority w:val="99"/>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uiPriority w:val="99"/>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uiPriority w:val="99"/>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hAnsi="BlissRegular"/>
      <w:b/>
    </w:rPr>
  </w:style>
  <w:style w:type="paragraph" w:customStyle="1" w:styleId="SX-Affiliation">
    <w:name w:val="SX-Affiliation"/>
    <w:basedOn w:val="Normal"/>
    <w:next w:val="Normal"/>
    <w:qFormat/>
    <w:rsid w:val="009A3899"/>
    <w:pPr>
      <w:spacing w:after="160" w:line="190" w:lineRule="exact"/>
    </w:pPr>
    <w:rPr>
      <w:rFonts w:ascii="BlissRegular" w:hAnsi="BlissRegular"/>
      <w:sz w:val="16"/>
    </w:rPr>
  </w:style>
  <w:style w:type="paragraph" w:customStyle="1" w:styleId="SX-Articlehead">
    <w:name w:val="SX-Article head"/>
    <w:basedOn w:val="Normal"/>
    <w:qFormat/>
    <w:rsid w:val="009A3899"/>
    <w:pPr>
      <w:spacing w:before="210" w:line="210" w:lineRule="exact"/>
      <w:ind w:firstLine="288"/>
      <w:jc w:val="both"/>
    </w:pPr>
    <w:rPr>
      <w:b/>
      <w:sz w:val="18"/>
    </w:rPr>
  </w:style>
  <w:style w:type="paragraph" w:customStyle="1" w:styleId="SX-Authornames">
    <w:name w:val="SX-Author names"/>
    <w:basedOn w:val="Normal"/>
    <w:rsid w:val="009A3899"/>
    <w:pPr>
      <w:spacing w:after="120" w:line="210" w:lineRule="exact"/>
    </w:pPr>
    <w:rPr>
      <w:rFonts w:ascii="BlissMedium" w:hAnsi="BlissMedium"/>
    </w:rPr>
  </w:style>
  <w:style w:type="paragraph" w:customStyle="1" w:styleId="SX-Bodytext">
    <w:name w:val="SX-Body text"/>
    <w:basedOn w:val="Normal"/>
    <w:next w:val="Normal"/>
    <w:rsid w:val="009A3899"/>
    <w:pPr>
      <w:spacing w:line="210" w:lineRule="exact"/>
      <w:ind w:firstLine="288"/>
      <w:jc w:val="both"/>
    </w:pPr>
    <w:rPr>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sz w:val="16"/>
    </w:rPr>
  </w:style>
  <w:style w:type="paragraph" w:customStyle="1" w:styleId="SX-RefHead">
    <w:name w:val="SX-RefHead"/>
    <w:basedOn w:val="Normal"/>
    <w:rsid w:val="009A3899"/>
    <w:pPr>
      <w:spacing w:before="200" w:line="190" w:lineRule="exact"/>
    </w:pPr>
    <w:rPr>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style>
  <w:style w:type="paragraph" w:customStyle="1" w:styleId="SX-Tablelegend">
    <w:name w:val="SX-Tablelegend"/>
    <w:basedOn w:val="Normal"/>
    <w:qFormat/>
    <w:rsid w:val="009A3899"/>
    <w:pPr>
      <w:spacing w:line="190" w:lineRule="exact"/>
      <w:ind w:left="245" w:hanging="245"/>
      <w:jc w:val="both"/>
    </w:pPr>
    <w:rPr>
      <w:sz w:val="16"/>
    </w:rPr>
  </w:style>
  <w:style w:type="paragraph" w:customStyle="1" w:styleId="SX-Tabletext">
    <w:name w:val="SX-Tabletext"/>
    <w:basedOn w:val="Normal"/>
    <w:qFormat/>
    <w:rsid w:val="009A3899"/>
    <w:pPr>
      <w:spacing w:line="210" w:lineRule="exact"/>
      <w:jc w:val="center"/>
    </w:pPr>
    <w:rPr>
      <w:sz w:val="18"/>
    </w:rPr>
  </w:style>
  <w:style w:type="paragraph" w:customStyle="1" w:styleId="SX-Tabletitle">
    <w:name w:val="SX-Tabletitle"/>
    <w:basedOn w:val="Normal"/>
    <w:qFormat/>
    <w:rsid w:val="009A3899"/>
    <w:pPr>
      <w:spacing w:after="120" w:line="210" w:lineRule="exact"/>
      <w:jc w:val="both"/>
    </w:pPr>
    <w:rPr>
      <w:rFonts w:ascii="BlissMedium" w:hAnsi="BlissMedium"/>
      <w:sz w:val="18"/>
    </w:rPr>
  </w:style>
  <w:style w:type="paragraph" w:customStyle="1" w:styleId="SX-Title">
    <w:name w:val="SX-Title"/>
    <w:basedOn w:val="Normal"/>
    <w:rsid w:val="009A3899"/>
    <w:pPr>
      <w:spacing w:after="240" w:line="500" w:lineRule="exact"/>
    </w:pPr>
    <w:rPr>
      <w:rFonts w:ascii="BlissBold"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UnresolvedMention">
    <w:name w:val="Unresolved Mention"/>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style>
  <w:style w:type="character" w:customStyle="1" w:styleId="apple-converted-space">
    <w:name w:val="apple-converted-space"/>
    <w:basedOn w:val="DefaultParagraphFont"/>
    <w:rsid w:val="009A6B8F"/>
  </w:style>
  <w:style w:type="character" w:customStyle="1" w:styleId="Heading1Char">
    <w:name w:val="Heading 1 Char"/>
    <w:basedOn w:val="DefaultParagraphFont"/>
    <w:link w:val="Heading1"/>
    <w:uiPriority w:val="9"/>
    <w:rsid w:val="0015189C"/>
    <w:rPr>
      <w:rFonts w:ascii="Arial" w:hAnsi="Arial" w:cs="Arial"/>
      <w:sz w:val="40"/>
      <w:szCs w:val="40"/>
      <w:lang w:val="en"/>
    </w:rPr>
  </w:style>
  <w:style w:type="character" w:customStyle="1" w:styleId="Heading2Char">
    <w:name w:val="Heading 2 Char"/>
    <w:basedOn w:val="DefaultParagraphFont"/>
    <w:link w:val="Heading2"/>
    <w:uiPriority w:val="9"/>
    <w:semiHidden/>
    <w:rsid w:val="0015189C"/>
    <w:rPr>
      <w:rFonts w:ascii="Arial" w:hAnsi="Arial" w:cs="Arial"/>
      <w:sz w:val="32"/>
      <w:szCs w:val="32"/>
      <w:lang w:val="en"/>
    </w:rPr>
  </w:style>
  <w:style w:type="character" w:customStyle="1" w:styleId="Heading3Char">
    <w:name w:val="Heading 3 Char"/>
    <w:basedOn w:val="DefaultParagraphFont"/>
    <w:link w:val="Heading3"/>
    <w:uiPriority w:val="9"/>
    <w:semiHidden/>
    <w:rsid w:val="0015189C"/>
    <w:rPr>
      <w:rFonts w:ascii="Arial" w:hAnsi="Arial" w:cs="Arial"/>
      <w:color w:val="434343"/>
      <w:sz w:val="28"/>
      <w:szCs w:val="28"/>
      <w:lang w:val="en"/>
    </w:rPr>
  </w:style>
  <w:style w:type="character" w:customStyle="1" w:styleId="Heading4Char">
    <w:name w:val="Heading 4 Char"/>
    <w:basedOn w:val="DefaultParagraphFont"/>
    <w:link w:val="Heading4"/>
    <w:uiPriority w:val="9"/>
    <w:semiHidden/>
    <w:rsid w:val="0015189C"/>
    <w:rPr>
      <w:rFonts w:ascii="Arial" w:hAnsi="Arial" w:cs="Arial"/>
      <w:color w:val="666666"/>
      <w:sz w:val="24"/>
      <w:szCs w:val="24"/>
      <w:lang w:val="en"/>
    </w:rPr>
  </w:style>
  <w:style w:type="character" w:customStyle="1" w:styleId="Heading5Char">
    <w:name w:val="Heading 5 Char"/>
    <w:basedOn w:val="DefaultParagraphFont"/>
    <w:link w:val="Heading5"/>
    <w:uiPriority w:val="9"/>
    <w:semiHidden/>
    <w:rsid w:val="0015189C"/>
    <w:rPr>
      <w:rFonts w:ascii="Arial" w:hAnsi="Arial" w:cs="Arial"/>
      <w:color w:val="666666"/>
      <w:sz w:val="22"/>
      <w:szCs w:val="22"/>
      <w:lang w:val="en"/>
    </w:rPr>
  </w:style>
  <w:style w:type="character" w:customStyle="1" w:styleId="Heading6Char">
    <w:name w:val="Heading 6 Char"/>
    <w:basedOn w:val="DefaultParagraphFont"/>
    <w:link w:val="Heading6"/>
    <w:uiPriority w:val="9"/>
    <w:semiHidden/>
    <w:rsid w:val="0015189C"/>
    <w:rPr>
      <w:rFonts w:ascii="Arial" w:hAnsi="Arial" w:cs="Arial"/>
      <w:i/>
      <w:color w:val="666666"/>
      <w:sz w:val="22"/>
      <w:szCs w:val="22"/>
      <w:lang w:val="en"/>
    </w:rPr>
  </w:style>
  <w:style w:type="paragraph" w:styleId="Title">
    <w:name w:val="Title"/>
    <w:basedOn w:val="Normal"/>
    <w:next w:val="Normal"/>
    <w:link w:val="TitleChar"/>
    <w:uiPriority w:val="10"/>
    <w:qFormat/>
    <w:rsid w:val="0015189C"/>
    <w:pPr>
      <w:keepNext/>
      <w:keepLines/>
      <w:spacing w:after="60" w:line="276" w:lineRule="auto"/>
    </w:pPr>
    <w:rPr>
      <w:rFonts w:ascii="Arial" w:hAnsi="Arial" w:cs="Arial"/>
      <w:sz w:val="52"/>
      <w:szCs w:val="52"/>
      <w:lang w:val="en"/>
    </w:rPr>
  </w:style>
  <w:style w:type="character" w:customStyle="1" w:styleId="TitleChar">
    <w:name w:val="Title Char"/>
    <w:basedOn w:val="DefaultParagraphFont"/>
    <w:link w:val="Title"/>
    <w:uiPriority w:val="10"/>
    <w:rsid w:val="0015189C"/>
    <w:rPr>
      <w:rFonts w:ascii="Arial" w:hAnsi="Arial" w:cs="Arial"/>
      <w:sz w:val="52"/>
      <w:szCs w:val="52"/>
      <w:lang w:val="en"/>
    </w:rPr>
  </w:style>
  <w:style w:type="paragraph" w:styleId="Subtitle">
    <w:name w:val="Subtitle"/>
    <w:basedOn w:val="Normal"/>
    <w:next w:val="Normal"/>
    <w:link w:val="SubtitleChar"/>
    <w:uiPriority w:val="11"/>
    <w:qFormat/>
    <w:rsid w:val="0015189C"/>
    <w:pPr>
      <w:keepNext/>
      <w:keepLines/>
      <w:spacing w:after="320" w:line="276" w:lineRule="auto"/>
    </w:pPr>
    <w:rPr>
      <w:rFonts w:ascii="Arial" w:hAnsi="Arial" w:cs="Arial"/>
      <w:color w:val="666666"/>
      <w:sz w:val="30"/>
      <w:szCs w:val="30"/>
      <w:lang w:val="en"/>
    </w:rPr>
  </w:style>
  <w:style w:type="character" w:customStyle="1" w:styleId="SubtitleChar">
    <w:name w:val="Subtitle Char"/>
    <w:basedOn w:val="DefaultParagraphFont"/>
    <w:link w:val="Subtitle"/>
    <w:uiPriority w:val="11"/>
    <w:rsid w:val="0015189C"/>
    <w:rPr>
      <w:rFonts w:ascii="Arial" w:hAnsi="Arial" w:cs="Arial"/>
      <w:color w:val="666666"/>
      <w:sz w:val="30"/>
      <w:szCs w:val="30"/>
      <w:lang w:val="en"/>
    </w:rPr>
  </w:style>
  <w:style w:type="paragraph" w:styleId="Revision">
    <w:name w:val="Revision"/>
    <w:hidden/>
    <w:uiPriority w:val="99"/>
    <w:rsid w:val="0015189C"/>
    <w:rPr>
      <w:rFonts w:ascii="Arial" w:hAnsi="Arial" w:cs="Arial"/>
      <w:sz w:val="22"/>
      <w:szCs w:val="22"/>
      <w:lang w:val="en"/>
    </w:rPr>
  </w:style>
  <w:style w:type="paragraph" w:styleId="ListParagraph">
    <w:name w:val="List Paragraph"/>
    <w:basedOn w:val="Normal"/>
    <w:uiPriority w:val="34"/>
    <w:qFormat/>
    <w:rsid w:val="0015189C"/>
    <w:pPr>
      <w:spacing w:line="276" w:lineRule="auto"/>
      <w:ind w:left="720"/>
      <w:contextualSpacing/>
    </w:pPr>
    <w:rPr>
      <w:rFonts w:ascii="Arial" w:hAnsi="Arial" w:cs="Arial"/>
      <w:sz w:val="22"/>
      <w:szCs w:val="22"/>
      <w:lang w:val="en"/>
    </w:rPr>
  </w:style>
  <w:style w:type="paragraph" w:customStyle="1" w:styleId="SMHeading">
    <w:name w:val="SM Heading"/>
    <w:basedOn w:val="Heading1"/>
    <w:qFormat/>
    <w:rsid w:val="00886147"/>
    <w:pPr>
      <w:keepLines w:val="0"/>
      <w:spacing w:before="240" w:after="60" w:line="240" w:lineRule="auto"/>
    </w:pPr>
    <w:rPr>
      <w:rFonts w:ascii="Times New Roman" w:hAnsi="Times New Roman" w:cs="Times New Roman"/>
      <w:b/>
      <w:bCs/>
      <w:kern w:val="32"/>
      <w:sz w:val="24"/>
      <w:szCs w:val="24"/>
      <w:lang w:val="en-US"/>
    </w:rPr>
  </w:style>
  <w:style w:type="paragraph" w:customStyle="1" w:styleId="SMText">
    <w:name w:val="SM Text"/>
    <w:basedOn w:val="Normal"/>
    <w:qFormat/>
    <w:rsid w:val="00886147"/>
    <w:pPr>
      <w:ind w:firstLine="480"/>
    </w:pPr>
  </w:style>
  <w:style w:type="paragraph" w:customStyle="1" w:styleId="SMcaption">
    <w:name w:val="SM caption"/>
    <w:basedOn w:val="SMText"/>
    <w:qFormat/>
    <w:rsid w:val="00886147"/>
    <w:pPr>
      <w:ind w:firstLine="0"/>
    </w:pPr>
  </w:style>
  <w:style w:type="table" w:styleId="TableGrid">
    <w:name w:val="Table Grid"/>
    <w:basedOn w:val="TableNormal"/>
    <w:uiPriority w:val="59"/>
    <w:rsid w:val="009A3D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EF41AD"/>
    <w:pPr>
      <w:spacing w:before="100" w:beforeAutospacing="1" w:after="100" w:afterAutospacing="1"/>
    </w:pPr>
  </w:style>
  <w:style w:type="paragraph" w:customStyle="1" w:styleId="EndNoteBibliographyTitle">
    <w:name w:val="EndNote Bibliography Title"/>
    <w:basedOn w:val="Normal"/>
    <w:link w:val="EndNoteBibliographyTitleChar"/>
    <w:rsid w:val="00686725"/>
    <w:pPr>
      <w:jc w:val="center"/>
    </w:pPr>
  </w:style>
  <w:style w:type="character" w:customStyle="1" w:styleId="EndNoteBibliographyTitleChar">
    <w:name w:val="EndNote Bibliography Title Char"/>
    <w:basedOn w:val="DefaultParagraphFont"/>
    <w:link w:val="EndNoteBibliographyTitle"/>
    <w:rsid w:val="00686725"/>
    <w:rPr>
      <w:rFonts w:eastAsia="Times New Roman"/>
      <w:sz w:val="24"/>
      <w:szCs w:val="24"/>
      <w:lang w:eastAsia="zh-CN"/>
    </w:rPr>
  </w:style>
  <w:style w:type="paragraph" w:customStyle="1" w:styleId="EndNoteBibliography">
    <w:name w:val="EndNote Bibliography"/>
    <w:basedOn w:val="Normal"/>
    <w:link w:val="EndNoteBibliographyChar"/>
    <w:rsid w:val="00686725"/>
  </w:style>
  <w:style w:type="character" w:customStyle="1" w:styleId="EndNoteBibliographyChar">
    <w:name w:val="EndNote Bibliography Char"/>
    <w:basedOn w:val="DefaultParagraphFont"/>
    <w:link w:val="EndNoteBibliography"/>
    <w:rsid w:val="00686725"/>
    <w:rPr>
      <w:rFonts w:eastAsia="Times New Roman"/>
      <w:sz w:val="24"/>
      <w:szCs w:val="24"/>
      <w:lang w:eastAsia="zh-CN"/>
    </w:rPr>
  </w:style>
  <w:style w:type="character" w:styleId="PlaceholderText">
    <w:name w:val="Placeholder Text"/>
    <w:basedOn w:val="DefaultParagraphFont"/>
    <w:uiPriority w:val="99"/>
    <w:unhideWhenUsed/>
    <w:rsid w:val="003E1F12"/>
    <w:rPr>
      <w:color w:val="808080"/>
    </w:rPr>
  </w:style>
  <w:style w:type="paragraph" w:customStyle="1" w:styleId="mb15">
    <w:name w:val="mb15"/>
    <w:basedOn w:val="Normal"/>
    <w:rsid w:val="0012577F"/>
    <w:pPr>
      <w:spacing w:before="100" w:beforeAutospacing="1" w:after="100" w:afterAutospacing="1"/>
    </w:pPr>
  </w:style>
  <w:style w:type="paragraph" w:customStyle="1" w:styleId="mb0">
    <w:name w:val="mb0"/>
    <w:basedOn w:val="Normal"/>
    <w:rsid w:val="0012577F"/>
    <w:pPr>
      <w:spacing w:before="100" w:beforeAutospacing="1" w:after="100" w:afterAutospacing="1"/>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Acronym" w:uiPriority="0"/>
    <w:lsdException w:name="HTML Cite" w:uiPriority="0"/>
    <w:lsdException w:name="HTML Code" w:uiPriority="0"/>
    <w:lsdException w:name="HTML Definition" w:uiPriority="0"/>
    <w:lsdException w:name="HTML Keyboard" w:uiPriority="0"/>
    <w:lsdException w:name="HTML Preformatted" w:uiPriority="0"/>
    <w:lsdException w:name="HTML Sample" w:uiPriority="0"/>
    <w:lsdException w:name="HTML Typewriter" w:uiPriority="0"/>
    <w:lsdException w:name="HTML Variable" w:uiPriority="0"/>
    <w:lsdException w:name="Balloon Text"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382E5B"/>
    <w:rPr>
      <w:rFonts w:eastAsia="Times New Roman"/>
      <w:sz w:val="24"/>
      <w:szCs w:val="24"/>
      <w:lang w:eastAsia="zh-CN"/>
    </w:rPr>
  </w:style>
  <w:style w:type="paragraph" w:styleId="Heading1">
    <w:name w:val="heading 1"/>
    <w:basedOn w:val="Normal"/>
    <w:next w:val="Normal"/>
    <w:link w:val="Heading1Char"/>
    <w:uiPriority w:val="9"/>
    <w:qFormat/>
    <w:rsid w:val="0015189C"/>
    <w:pPr>
      <w:keepNext/>
      <w:keepLines/>
      <w:spacing w:before="400" w:after="120" w:line="276" w:lineRule="auto"/>
      <w:outlineLvl w:val="0"/>
    </w:pPr>
    <w:rPr>
      <w:rFonts w:ascii="Arial" w:hAnsi="Arial" w:cs="Arial"/>
      <w:sz w:val="40"/>
      <w:szCs w:val="40"/>
      <w:lang w:val="en"/>
    </w:rPr>
  </w:style>
  <w:style w:type="paragraph" w:styleId="Heading2">
    <w:name w:val="heading 2"/>
    <w:basedOn w:val="Normal"/>
    <w:next w:val="Normal"/>
    <w:link w:val="Heading2Char"/>
    <w:uiPriority w:val="9"/>
    <w:semiHidden/>
    <w:unhideWhenUsed/>
    <w:qFormat/>
    <w:rsid w:val="0015189C"/>
    <w:pPr>
      <w:keepNext/>
      <w:keepLines/>
      <w:spacing w:before="360" w:after="120" w:line="276" w:lineRule="auto"/>
      <w:outlineLvl w:val="1"/>
    </w:pPr>
    <w:rPr>
      <w:rFonts w:ascii="Arial" w:hAnsi="Arial" w:cs="Arial"/>
      <w:sz w:val="32"/>
      <w:szCs w:val="32"/>
      <w:lang w:val="en"/>
    </w:rPr>
  </w:style>
  <w:style w:type="paragraph" w:styleId="Heading3">
    <w:name w:val="heading 3"/>
    <w:basedOn w:val="Normal"/>
    <w:next w:val="Normal"/>
    <w:link w:val="Heading3Char"/>
    <w:uiPriority w:val="9"/>
    <w:semiHidden/>
    <w:unhideWhenUsed/>
    <w:qFormat/>
    <w:rsid w:val="0015189C"/>
    <w:pPr>
      <w:keepNext/>
      <w:keepLines/>
      <w:spacing w:before="320" w:after="80" w:line="276" w:lineRule="auto"/>
      <w:outlineLvl w:val="2"/>
    </w:pPr>
    <w:rPr>
      <w:rFonts w:ascii="Arial" w:hAnsi="Arial" w:cs="Arial"/>
      <w:color w:val="434343"/>
      <w:sz w:val="28"/>
      <w:szCs w:val="28"/>
      <w:lang w:val="en"/>
    </w:rPr>
  </w:style>
  <w:style w:type="paragraph" w:styleId="Heading4">
    <w:name w:val="heading 4"/>
    <w:basedOn w:val="Normal"/>
    <w:next w:val="Normal"/>
    <w:link w:val="Heading4Char"/>
    <w:uiPriority w:val="9"/>
    <w:semiHidden/>
    <w:unhideWhenUsed/>
    <w:qFormat/>
    <w:rsid w:val="0015189C"/>
    <w:pPr>
      <w:keepNext/>
      <w:keepLines/>
      <w:spacing w:before="280" w:after="80" w:line="276" w:lineRule="auto"/>
      <w:outlineLvl w:val="3"/>
    </w:pPr>
    <w:rPr>
      <w:rFonts w:ascii="Arial" w:hAnsi="Arial" w:cs="Arial"/>
      <w:color w:val="666666"/>
      <w:lang w:val="en"/>
    </w:rPr>
  </w:style>
  <w:style w:type="paragraph" w:styleId="Heading5">
    <w:name w:val="heading 5"/>
    <w:basedOn w:val="Normal"/>
    <w:next w:val="Normal"/>
    <w:link w:val="Heading5Char"/>
    <w:uiPriority w:val="9"/>
    <w:semiHidden/>
    <w:unhideWhenUsed/>
    <w:qFormat/>
    <w:rsid w:val="0015189C"/>
    <w:pPr>
      <w:keepNext/>
      <w:keepLines/>
      <w:spacing w:before="240" w:after="80" w:line="276" w:lineRule="auto"/>
      <w:outlineLvl w:val="4"/>
    </w:pPr>
    <w:rPr>
      <w:rFonts w:ascii="Arial" w:hAnsi="Arial" w:cs="Arial"/>
      <w:color w:val="666666"/>
      <w:sz w:val="22"/>
      <w:szCs w:val="22"/>
      <w:lang w:val="en"/>
    </w:rPr>
  </w:style>
  <w:style w:type="paragraph" w:styleId="Heading6">
    <w:name w:val="heading 6"/>
    <w:basedOn w:val="Normal"/>
    <w:next w:val="Normal"/>
    <w:link w:val="Heading6Char"/>
    <w:uiPriority w:val="9"/>
    <w:semiHidden/>
    <w:unhideWhenUsed/>
    <w:qFormat/>
    <w:rsid w:val="0015189C"/>
    <w:pPr>
      <w:keepNext/>
      <w:keepLines/>
      <w:spacing w:before="240" w:after="80" w:line="276" w:lineRule="auto"/>
      <w:outlineLvl w:val="5"/>
    </w:pPr>
    <w:rPr>
      <w:rFonts w:ascii="Arial" w:hAnsi="Arial" w:cs="Arial"/>
      <w:i/>
      <w:color w:val="666666"/>
      <w:sz w:val="22"/>
      <w:szCs w:val="22"/>
      <w:lang w:val="e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uiPriority w:val="99"/>
    <w:rsid w:val="009A3899"/>
    <w:rPr>
      <w:sz w:val="18"/>
      <w:szCs w:val="18"/>
    </w:rPr>
  </w:style>
  <w:style w:type="paragraph" w:styleId="CommentText">
    <w:name w:val="annotation text"/>
    <w:basedOn w:val="Normal"/>
    <w:link w:val="CommentTextChar"/>
    <w:uiPriority w:val="99"/>
    <w:semiHidden/>
    <w:rsid w:val="009A3899"/>
  </w:style>
  <w:style w:type="character" w:customStyle="1" w:styleId="CommentTextChar">
    <w:name w:val="Comment Text Char"/>
    <w:basedOn w:val="DefaultParagraphFont"/>
    <w:link w:val="CommentText"/>
    <w:uiPriority w:val="99"/>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uiPriority w:val="99"/>
    <w:rsid w:val="009A3899"/>
    <w:rPr>
      <w:color w:val="800080"/>
      <w:u w:val="single"/>
    </w:rPr>
  </w:style>
  <w:style w:type="paragraph" w:styleId="Footer">
    <w:name w:val="footer"/>
    <w:basedOn w:val="Normal"/>
    <w:link w:val="FooterChar"/>
    <w:uiPriority w:val="99"/>
    <w:rsid w:val="009A3899"/>
    <w:pPr>
      <w:tabs>
        <w:tab w:val="center" w:pos="4320"/>
        <w:tab w:val="right" w:pos="8640"/>
      </w:tabs>
    </w:p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uiPriority w:val="99"/>
    <w:rsid w:val="009A3899"/>
    <w:pPr>
      <w:tabs>
        <w:tab w:val="center" w:pos="4320"/>
        <w:tab w:val="right" w:pos="8640"/>
      </w:tabs>
    </w:pPr>
  </w:style>
  <w:style w:type="character" w:customStyle="1" w:styleId="HeaderChar">
    <w:name w:val="Header Char"/>
    <w:basedOn w:val="DefaultParagraphFont"/>
    <w:link w:val="Header"/>
    <w:uiPriority w:val="99"/>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uiPriority w:val="99"/>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uiPriority w:val="99"/>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hAnsi="BlissRegular"/>
      <w:b/>
    </w:rPr>
  </w:style>
  <w:style w:type="paragraph" w:customStyle="1" w:styleId="SX-Affiliation">
    <w:name w:val="SX-Affiliation"/>
    <w:basedOn w:val="Normal"/>
    <w:next w:val="Normal"/>
    <w:qFormat/>
    <w:rsid w:val="009A3899"/>
    <w:pPr>
      <w:spacing w:after="160" w:line="190" w:lineRule="exact"/>
    </w:pPr>
    <w:rPr>
      <w:rFonts w:ascii="BlissRegular" w:hAnsi="BlissRegular"/>
      <w:sz w:val="16"/>
    </w:rPr>
  </w:style>
  <w:style w:type="paragraph" w:customStyle="1" w:styleId="SX-Articlehead">
    <w:name w:val="SX-Article head"/>
    <w:basedOn w:val="Normal"/>
    <w:qFormat/>
    <w:rsid w:val="009A3899"/>
    <w:pPr>
      <w:spacing w:before="210" w:line="210" w:lineRule="exact"/>
      <w:ind w:firstLine="288"/>
      <w:jc w:val="both"/>
    </w:pPr>
    <w:rPr>
      <w:b/>
      <w:sz w:val="18"/>
    </w:rPr>
  </w:style>
  <w:style w:type="paragraph" w:customStyle="1" w:styleId="SX-Authornames">
    <w:name w:val="SX-Author names"/>
    <w:basedOn w:val="Normal"/>
    <w:rsid w:val="009A3899"/>
    <w:pPr>
      <w:spacing w:after="120" w:line="210" w:lineRule="exact"/>
    </w:pPr>
    <w:rPr>
      <w:rFonts w:ascii="BlissMedium" w:hAnsi="BlissMedium"/>
    </w:rPr>
  </w:style>
  <w:style w:type="paragraph" w:customStyle="1" w:styleId="SX-Bodytext">
    <w:name w:val="SX-Body text"/>
    <w:basedOn w:val="Normal"/>
    <w:next w:val="Normal"/>
    <w:rsid w:val="009A3899"/>
    <w:pPr>
      <w:spacing w:line="210" w:lineRule="exact"/>
      <w:ind w:firstLine="288"/>
      <w:jc w:val="both"/>
    </w:pPr>
    <w:rPr>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sz w:val="16"/>
    </w:rPr>
  </w:style>
  <w:style w:type="paragraph" w:customStyle="1" w:styleId="SX-RefHead">
    <w:name w:val="SX-RefHead"/>
    <w:basedOn w:val="Normal"/>
    <w:rsid w:val="009A3899"/>
    <w:pPr>
      <w:spacing w:before="200" w:line="190" w:lineRule="exact"/>
    </w:pPr>
    <w:rPr>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style>
  <w:style w:type="paragraph" w:customStyle="1" w:styleId="SX-Tablelegend">
    <w:name w:val="SX-Tablelegend"/>
    <w:basedOn w:val="Normal"/>
    <w:qFormat/>
    <w:rsid w:val="009A3899"/>
    <w:pPr>
      <w:spacing w:line="190" w:lineRule="exact"/>
      <w:ind w:left="245" w:hanging="245"/>
      <w:jc w:val="both"/>
    </w:pPr>
    <w:rPr>
      <w:sz w:val="16"/>
    </w:rPr>
  </w:style>
  <w:style w:type="paragraph" w:customStyle="1" w:styleId="SX-Tabletext">
    <w:name w:val="SX-Tabletext"/>
    <w:basedOn w:val="Normal"/>
    <w:qFormat/>
    <w:rsid w:val="009A3899"/>
    <w:pPr>
      <w:spacing w:line="210" w:lineRule="exact"/>
      <w:jc w:val="center"/>
    </w:pPr>
    <w:rPr>
      <w:sz w:val="18"/>
    </w:rPr>
  </w:style>
  <w:style w:type="paragraph" w:customStyle="1" w:styleId="SX-Tabletitle">
    <w:name w:val="SX-Tabletitle"/>
    <w:basedOn w:val="Normal"/>
    <w:qFormat/>
    <w:rsid w:val="009A3899"/>
    <w:pPr>
      <w:spacing w:after="120" w:line="210" w:lineRule="exact"/>
      <w:jc w:val="both"/>
    </w:pPr>
    <w:rPr>
      <w:rFonts w:ascii="BlissMedium" w:hAnsi="BlissMedium"/>
      <w:sz w:val="18"/>
    </w:rPr>
  </w:style>
  <w:style w:type="paragraph" w:customStyle="1" w:styleId="SX-Title">
    <w:name w:val="SX-Title"/>
    <w:basedOn w:val="Normal"/>
    <w:rsid w:val="009A3899"/>
    <w:pPr>
      <w:spacing w:after="240" w:line="500" w:lineRule="exact"/>
    </w:pPr>
    <w:rPr>
      <w:rFonts w:ascii="BlissBold"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UnresolvedMention">
    <w:name w:val="Unresolved Mention"/>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style>
  <w:style w:type="character" w:customStyle="1" w:styleId="apple-converted-space">
    <w:name w:val="apple-converted-space"/>
    <w:basedOn w:val="DefaultParagraphFont"/>
    <w:rsid w:val="009A6B8F"/>
  </w:style>
  <w:style w:type="character" w:customStyle="1" w:styleId="Heading1Char">
    <w:name w:val="Heading 1 Char"/>
    <w:basedOn w:val="DefaultParagraphFont"/>
    <w:link w:val="Heading1"/>
    <w:uiPriority w:val="9"/>
    <w:rsid w:val="0015189C"/>
    <w:rPr>
      <w:rFonts w:ascii="Arial" w:hAnsi="Arial" w:cs="Arial"/>
      <w:sz w:val="40"/>
      <w:szCs w:val="40"/>
      <w:lang w:val="en"/>
    </w:rPr>
  </w:style>
  <w:style w:type="character" w:customStyle="1" w:styleId="Heading2Char">
    <w:name w:val="Heading 2 Char"/>
    <w:basedOn w:val="DefaultParagraphFont"/>
    <w:link w:val="Heading2"/>
    <w:uiPriority w:val="9"/>
    <w:semiHidden/>
    <w:rsid w:val="0015189C"/>
    <w:rPr>
      <w:rFonts w:ascii="Arial" w:hAnsi="Arial" w:cs="Arial"/>
      <w:sz w:val="32"/>
      <w:szCs w:val="32"/>
      <w:lang w:val="en"/>
    </w:rPr>
  </w:style>
  <w:style w:type="character" w:customStyle="1" w:styleId="Heading3Char">
    <w:name w:val="Heading 3 Char"/>
    <w:basedOn w:val="DefaultParagraphFont"/>
    <w:link w:val="Heading3"/>
    <w:uiPriority w:val="9"/>
    <w:semiHidden/>
    <w:rsid w:val="0015189C"/>
    <w:rPr>
      <w:rFonts w:ascii="Arial" w:hAnsi="Arial" w:cs="Arial"/>
      <w:color w:val="434343"/>
      <w:sz w:val="28"/>
      <w:szCs w:val="28"/>
      <w:lang w:val="en"/>
    </w:rPr>
  </w:style>
  <w:style w:type="character" w:customStyle="1" w:styleId="Heading4Char">
    <w:name w:val="Heading 4 Char"/>
    <w:basedOn w:val="DefaultParagraphFont"/>
    <w:link w:val="Heading4"/>
    <w:uiPriority w:val="9"/>
    <w:semiHidden/>
    <w:rsid w:val="0015189C"/>
    <w:rPr>
      <w:rFonts w:ascii="Arial" w:hAnsi="Arial" w:cs="Arial"/>
      <w:color w:val="666666"/>
      <w:sz w:val="24"/>
      <w:szCs w:val="24"/>
      <w:lang w:val="en"/>
    </w:rPr>
  </w:style>
  <w:style w:type="character" w:customStyle="1" w:styleId="Heading5Char">
    <w:name w:val="Heading 5 Char"/>
    <w:basedOn w:val="DefaultParagraphFont"/>
    <w:link w:val="Heading5"/>
    <w:uiPriority w:val="9"/>
    <w:semiHidden/>
    <w:rsid w:val="0015189C"/>
    <w:rPr>
      <w:rFonts w:ascii="Arial" w:hAnsi="Arial" w:cs="Arial"/>
      <w:color w:val="666666"/>
      <w:sz w:val="22"/>
      <w:szCs w:val="22"/>
      <w:lang w:val="en"/>
    </w:rPr>
  </w:style>
  <w:style w:type="character" w:customStyle="1" w:styleId="Heading6Char">
    <w:name w:val="Heading 6 Char"/>
    <w:basedOn w:val="DefaultParagraphFont"/>
    <w:link w:val="Heading6"/>
    <w:uiPriority w:val="9"/>
    <w:semiHidden/>
    <w:rsid w:val="0015189C"/>
    <w:rPr>
      <w:rFonts w:ascii="Arial" w:hAnsi="Arial" w:cs="Arial"/>
      <w:i/>
      <w:color w:val="666666"/>
      <w:sz w:val="22"/>
      <w:szCs w:val="22"/>
      <w:lang w:val="en"/>
    </w:rPr>
  </w:style>
  <w:style w:type="paragraph" w:styleId="Title">
    <w:name w:val="Title"/>
    <w:basedOn w:val="Normal"/>
    <w:next w:val="Normal"/>
    <w:link w:val="TitleChar"/>
    <w:uiPriority w:val="10"/>
    <w:qFormat/>
    <w:rsid w:val="0015189C"/>
    <w:pPr>
      <w:keepNext/>
      <w:keepLines/>
      <w:spacing w:after="60" w:line="276" w:lineRule="auto"/>
    </w:pPr>
    <w:rPr>
      <w:rFonts w:ascii="Arial" w:hAnsi="Arial" w:cs="Arial"/>
      <w:sz w:val="52"/>
      <w:szCs w:val="52"/>
      <w:lang w:val="en"/>
    </w:rPr>
  </w:style>
  <w:style w:type="character" w:customStyle="1" w:styleId="TitleChar">
    <w:name w:val="Title Char"/>
    <w:basedOn w:val="DefaultParagraphFont"/>
    <w:link w:val="Title"/>
    <w:uiPriority w:val="10"/>
    <w:rsid w:val="0015189C"/>
    <w:rPr>
      <w:rFonts w:ascii="Arial" w:hAnsi="Arial" w:cs="Arial"/>
      <w:sz w:val="52"/>
      <w:szCs w:val="52"/>
      <w:lang w:val="en"/>
    </w:rPr>
  </w:style>
  <w:style w:type="paragraph" w:styleId="Subtitle">
    <w:name w:val="Subtitle"/>
    <w:basedOn w:val="Normal"/>
    <w:next w:val="Normal"/>
    <w:link w:val="SubtitleChar"/>
    <w:uiPriority w:val="11"/>
    <w:qFormat/>
    <w:rsid w:val="0015189C"/>
    <w:pPr>
      <w:keepNext/>
      <w:keepLines/>
      <w:spacing w:after="320" w:line="276" w:lineRule="auto"/>
    </w:pPr>
    <w:rPr>
      <w:rFonts w:ascii="Arial" w:hAnsi="Arial" w:cs="Arial"/>
      <w:color w:val="666666"/>
      <w:sz w:val="30"/>
      <w:szCs w:val="30"/>
      <w:lang w:val="en"/>
    </w:rPr>
  </w:style>
  <w:style w:type="character" w:customStyle="1" w:styleId="SubtitleChar">
    <w:name w:val="Subtitle Char"/>
    <w:basedOn w:val="DefaultParagraphFont"/>
    <w:link w:val="Subtitle"/>
    <w:uiPriority w:val="11"/>
    <w:rsid w:val="0015189C"/>
    <w:rPr>
      <w:rFonts w:ascii="Arial" w:hAnsi="Arial" w:cs="Arial"/>
      <w:color w:val="666666"/>
      <w:sz w:val="30"/>
      <w:szCs w:val="30"/>
      <w:lang w:val="en"/>
    </w:rPr>
  </w:style>
  <w:style w:type="paragraph" w:styleId="Revision">
    <w:name w:val="Revision"/>
    <w:hidden/>
    <w:uiPriority w:val="99"/>
    <w:rsid w:val="0015189C"/>
    <w:rPr>
      <w:rFonts w:ascii="Arial" w:hAnsi="Arial" w:cs="Arial"/>
      <w:sz w:val="22"/>
      <w:szCs w:val="22"/>
      <w:lang w:val="en"/>
    </w:rPr>
  </w:style>
  <w:style w:type="paragraph" w:styleId="ListParagraph">
    <w:name w:val="List Paragraph"/>
    <w:basedOn w:val="Normal"/>
    <w:uiPriority w:val="34"/>
    <w:qFormat/>
    <w:rsid w:val="0015189C"/>
    <w:pPr>
      <w:spacing w:line="276" w:lineRule="auto"/>
      <w:ind w:left="720"/>
      <w:contextualSpacing/>
    </w:pPr>
    <w:rPr>
      <w:rFonts w:ascii="Arial" w:hAnsi="Arial" w:cs="Arial"/>
      <w:sz w:val="22"/>
      <w:szCs w:val="22"/>
      <w:lang w:val="en"/>
    </w:rPr>
  </w:style>
  <w:style w:type="paragraph" w:customStyle="1" w:styleId="SMHeading">
    <w:name w:val="SM Heading"/>
    <w:basedOn w:val="Heading1"/>
    <w:qFormat/>
    <w:rsid w:val="00886147"/>
    <w:pPr>
      <w:keepLines w:val="0"/>
      <w:spacing w:before="240" w:after="60" w:line="240" w:lineRule="auto"/>
    </w:pPr>
    <w:rPr>
      <w:rFonts w:ascii="Times New Roman" w:hAnsi="Times New Roman" w:cs="Times New Roman"/>
      <w:b/>
      <w:bCs/>
      <w:kern w:val="32"/>
      <w:sz w:val="24"/>
      <w:szCs w:val="24"/>
      <w:lang w:val="en-US"/>
    </w:rPr>
  </w:style>
  <w:style w:type="paragraph" w:customStyle="1" w:styleId="SMText">
    <w:name w:val="SM Text"/>
    <w:basedOn w:val="Normal"/>
    <w:qFormat/>
    <w:rsid w:val="00886147"/>
    <w:pPr>
      <w:ind w:firstLine="480"/>
    </w:pPr>
  </w:style>
  <w:style w:type="paragraph" w:customStyle="1" w:styleId="SMcaption">
    <w:name w:val="SM caption"/>
    <w:basedOn w:val="SMText"/>
    <w:qFormat/>
    <w:rsid w:val="00886147"/>
    <w:pPr>
      <w:ind w:firstLine="0"/>
    </w:pPr>
  </w:style>
  <w:style w:type="table" w:styleId="TableGrid">
    <w:name w:val="Table Grid"/>
    <w:basedOn w:val="TableNormal"/>
    <w:uiPriority w:val="59"/>
    <w:rsid w:val="009A3D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EF41AD"/>
    <w:pPr>
      <w:spacing w:before="100" w:beforeAutospacing="1" w:after="100" w:afterAutospacing="1"/>
    </w:pPr>
  </w:style>
  <w:style w:type="paragraph" w:customStyle="1" w:styleId="EndNoteBibliographyTitle">
    <w:name w:val="EndNote Bibliography Title"/>
    <w:basedOn w:val="Normal"/>
    <w:link w:val="EndNoteBibliographyTitleChar"/>
    <w:rsid w:val="00686725"/>
    <w:pPr>
      <w:jc w:val="center"/>
    </w:pPr>
  </w:style>
  <w:style w:type="character" w:customStyle="1" w:styleId="EndNoteBibliographyTitleChar">
    <w:name w:val="EndNote Bibliography Title Char"/>
    <w:basedOn w:val="DefaultParagraphFont"/>
    <w:link w:val="EndNoteBibliographyTitle"/>
    <w:rsid w:val="00686725"/>
    <w:rPr>
      <w:rFonts w:eastAsia="Times New Roman"/>
      <w:sz w:val="24"/>
      <w:szCs w:val="24"/>
      <w:lang w:eastAsia="zh-CN"/>
    </w:rPr>
  </w:style>
  <w:style w:type="paragraph" w:customStyle="1" w:styleId="EndNoteBibliography">
    <w:name w:val="EndNote Bibliography"/>
    <w:basedOn w:val="Normal"/>
    <w:link w:val="EndNoteBibliographyChar"/>
    <w:rsid w:val="00686725"/>
  </w:style>
  <w:style w:type="character" w:customStyle="1" w:styleId="EndNoteBibliographyChar">
    <w:name w:val="EndNote Bibliography Char"/>
    <w:basedOn w:val="DefaultParagraphFont"/>
    <w:link w:val="EndNoteBibliography"/>
    <w:rsid w:val="00686725"/>
    <w:rPr>
      <w:rFonts w:eastAsia="Times New Roman"/>
      <w:sz w:val="24"/>
      <w:szCs w:val="24"/>
      <w:lang w:eastAsia="zh-CN"/>
    </w:rPr>
  </w:style>
  <w:style w:type="character" w:styleId="PlaceholderText">
    <w:name w:val="Placeholder Text"/>
    <w:basedOn w:val="DefaultParagraphFont"/>
    <w:uiPriority w:val="99"/>
    <w:unhideWhenUsed/>
    <w:rsid w:val="003E1F12"/>
    <w:rPr>
      <w:color w:val="808080"/>
    </w:rPr>
  </w:style>
  <w:style w:type="paragraph" w:customStyle="1" w:styleId="mb15">
    <w:name w:val="mb15"/>
    <w:basedOn w:val="Normal"/>
    <w:rsid w:val="0012577F"/>
    <w:pPr>
      <w:spacing w:before="100" w:beforeAutospacing="1" w:after="100" w:afterAutospacing="1"/>
    </w:pPr>
  </w:style>
  <w:style w:type="paragraph" w:customStyle="1" w:styleId="mb0">
    <w:name w:val="mb0"/>
    <w:basedOn w:val="Normal"/>
    <w:rsid w:val="0012577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53855">
      <w:bodyDiv w:val="1"/>
      <w:marLeft w:val="0"/>
      <w:marRight w:val="0"/>
      <w:marTop w:val="0"/>
      <w:marBottom w:val="0"/>
      <w:divBdr>
        <w:top w:val="none" w:sz="0" w:space="0" w:color="auto"/>
        <w:left w:val="none" w:sz="0" w:space="0" w:color="auto"/>
        <w:bottom w:val="none" w:sz="0" w:space="0" w:color="auto"/>
        <w:right w:val="none" w:sz="0" w:space="0" w:color="auto"/>
      </w:divBdr>
    </w:div>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58478715">
      <w:bodyDiv w:val="1"/>
      <w:marLeft w:val="0"/>
      <w:marRight w:val="0"/>
      <w:marTop w:val="0"/>
      <w:marBottom w:val="0"/>
      <w:divBdr>
        <w:top w:val="none" w:sz="0" w:space="0" w:color="auto"/>
        <w:left w:val="none" w:sz="0" w:space="0" w:color="auto"/>
        <w:bottom w:val="none" w:sz="0" w:space="0" w:color="auto"/>
        <w:right w:val="none" w:sz="0" w:space="0" w:color="auto"/>
      </w:divBdr>
    </w:div>
    <w:div w:id="63183427">
      <w:bodyDiv w:val="1"/>
      <w:marLeft w:val="0"/>
      <w:marRight w:val="0"/>
      <w:marTop w:val="0"/>
      <w:marBottom w:val="0"/>
      <w:divBdr>
        <w:top w:val="none" w:sz="0" w:space="0" w:color="auto"/>
        <w:left w:val="none" w:sz="0" w:space="0" w:color="auto"/>
        <w:bottom w:val="none" w:sz="0" w:space="0" w:color="auto"/>
        <w:right w:val="none" w:sz="0" w:space="0" w:color="auto"/>
      </w:divBdr>
    </w:div>
    <w:div w:id="81880904">
      <w:bodyDiv w:val="1"/>
      <w:marLeft w:val="0"/>
      <w:marRight w:val="0"/>
      <w:marTop w:val="0"/>
      <w:marBottom w:val="0"/>
      <w:divBdr>
        <w:top w:val="none" w:sz="0" w:space="0" w:color="auto"/>
        <w:left w:val="none" w:sz="0" w:space="0" w:color="auto"/>
        <w:bottom w:val="none" w:sz="0" w:space="0" w:color="auto"/>
        <w:right w:val="none" w:sz="0" w:space="0" w:color="auto"/>
      </w:divBdr>
    </w:div>
    <w:div w:id="102381090">
      <w:bodyDiv w:val="1"/>
      <w:marLeft w:val="0"/>
      <w:marRight w:val="0"/>
      <w:marTop w:val="0"/>
      <w:marBottom w:val="0"/>
      <w:divBdr>
        <w:top w:val="none" w:sz="0" w:space="0" w:color="auto"/>
        <w:left w:val="none" w:sz="0" w:space="0" w:color="auto"/>
        <w:bottom w:val="none" w:sz="0" w:space="0" w:color="auto"/>
        <w:right w:val="none" w:sz="0" w:space="0" w:color="auto"/>
      </w:divBdr>
    </w:div>
    <w:div w:id="113712982">
      <w:bodyDiv w:val="1"/>
      <w:marLeft w:val="0"/>
      <w:marRight w:val="0"/>
      <w:marTop w:val="0"/>
      <w:marBottom w:val="0"/>
      <w:divBdr>
        <w:top w:val="none" w:sz="0" w:space="0" w:color="auto"/>
        <w:left w:val="none" w:sz="0" w:space="0" w:color="auto"/>
        <w:bottom w:val="none" w:sz="0" w:space="0" w:color="auto"/>
        <w:right w:val="none" w:sz="0" w:space="0" w:color="auto"/>
      </w:divBdr>
    </w:div>
    <w:div w:id="129179565">
      <w:bodyDiv w:val="1"/>
      <w:marLeft w:val="0"/>
      <w:marRight w:val="0"/>
      <w:marTop w:val="0"/>
      <w:marBottom w:val="0"/>
      <w:divBdr>
        <w:top w:val="none" w:sz="0" w:space="0" w:color="auto"/>
        <w:left w:val="none" w:sz="0" w:space="0" w:color="auto"/>
        <w:bottom w:val="none" w:sz="0" w:space="0" w:color="auto"/>
        <w:right w:val="none" w:sz="0" w:space="0" w:color="auto"/>
      </w:divBdr>
    </w:div>
    <w:div w:id="154154845">
      <w:bodyDiv w:val="1"/>
      <w:marLeft w:val="0"/>
      <w:marRight w:val="0"/>
      <w:marTop w:val="0"/>
      <w:marBottom w:val="0"/>
      <w:divBdr>
        <w:top w:val="none" w:sz="0" w:space="0" w:color="auto"/>
        <w:left w:val="none" w:sz="0" w:space="0" w:color="auto"/>
        <w:bottom w:val="none" w:sz="0" w:space="0" w:color="auto"/>
        <w:right w:val="none" w:sz="0" w:space="0" w:color="auto"/>
      </w:divBdr>
    </w:div>
    <w:div w:id="161900457">
      <w:bodyDiv w:val="1"/>
      <w:marLeft w:val="0"/>
      <w:marRight w:val="0"/>
      <w:marTop w:val="0"/>
      <w:marBottom w:val="0"/>
      <w:divBdr>
        <w:top w:val="none" w:sz="0" w:space="0" w:color="auto"/>
        <w:left w:val="none" w:sz="0" w:space="0" w:color="auto"/>
        <w:bottom w:val="none" w:sz="0" w:space="0" w:color="auto"/>
        <w:right w:val="none" w:sz="0" w:space="0" w:color="auto"/>
      </w:divBdr>
    </w:div>
    <w:div w:id="214901862">
      <w:bodyDiv w:val="1"/>
      <w:marLeft w:val="0"/>
      <w:marRight w:val="0"/>
      <w:marTop w:val="0"/>
      <w:marBottom w:val="0"/>
      <w:divBdr>
        <w:top w:val="none" w:sz="0" w:space="0" w:color="auto"/>
        <w:left w:val="none" w:sz="0" w:space="0" w:color="auto"/>
        <w:bottom w:val="none" w:sz="0" w:space="0" w:color="auto"/>
        <w:right w:val="none" w:sz="0" w:space="0" w:color="auto"/>
      </w:divBdr>
      <w:divsChild>
        <w:div w:id="1174563684">
          <w:marLeft w:val="0"/>
          <w:marRight w:val="0"/>
          <w:marTop w:val="0"/>
          <w:marBottom w:val="0"/>
          <w:divBdr>
            <w:top w:val="none" w:sz="0" w:space="0" w:color="auto"/>
            <w:left w:val="none" w:sz="0" w:space="0" w:color="auto"/>
            <w:bottom w:val="none" w:sz="0" w:space="0" w:color="auto"/>
            <w:right w:val="none" w:sz="0" w:space="0" w:color="auto"/>
          </w:divBdr>
          <w:divsChild>
            <w:div w:id="62458345">
              <w:marLeft w:val="0"/>
              <w:marRight w:val="0"/>
              <w:marTop w:val="0"/>
              <w:marBottom w:val="0"/>
              <w:divBdr>
                <w:top w:val="none" w:sz="0" w:space="0" w:color="auto"/>
                <w:left w:val="none" w:sz="0" w:space="0" w:color="auto"/>
                <w:bottom w:val="none" w:sz="0" w:space="0" w:color="auto"/>
                <w:right w:val="none" w:sz="0" w:space="0" w:color="auto"/>
              </w:divBdr>
              <w:divsChild>
                <w:div w:id="75439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269164216">
      <w:bodyDiv w:val="1"/>
      <w:marLeft w:val="0"/>
      <w:marRight w:val="0"/>
      <w:marTop w:val="0"/>
      <w:marBottom w:val="0"/>
      <w:divBdr>
        <w:top w:val="none" w:sz="0" w:space="0" w:color="auto"/>
        <w:left w:val="none" w:sz="0" w:space="0" w:color="auto"/>
        <w:bottom w:val="none" w:sz="0" w:space="0" w:color="auto"/>
        <w:right w:val="none" w:sz="0" w:space="0" w:color="auto"/>
      </w:divBdr>
    </w:div>
    <w:div w:id="286351412">
      <w:bodyDiv w:val="1"/>
      <w:marLeft w:val="0"/>
      <w:marRight w:val="0"/>
      <w:marTop w:val="0"/>
      <w:marBottom w:val="0"/>
      <w:divBdr>
        <w:top w:val="none" w:sz="0" w:space="0" w:color="auto"/>
        <w:left w:val="none" w:sz="0" w:space="0" w:color="auto"/>
        <w:bottom w:val="none" w:sz="0" w:space="0" w:color="auto"/>
        <w:right w:val="none" w:sz="0" w:space="0" w:color="auto"/>
      </w:divBdr>
    </w:div>
    <w:div w:id="287972058">
      <w:bodyDiv w:val="1"/>
      <w:marLeft w:val="0"/>
      <w:marRight w:val="0"/>
      <w:marTop w:val="0"/>
      <w:marBottom w:val="0"/>
      <w:divBdr>
        <w:top w:val="none" w:sz="0" w:space="0" w:color="auto"/>
        <w:left w:val="none" w:sz="0" w:space="0" w:color="auto"/>
        <w:bottom w:val="none" w:sz="0" w:space="0" w:color="auto"/>
        <w:right w:val="none" w:sz="0" w:space="0" w:color="auto"/>
      </w:divBdr>
      <w:divsChild>
        <w:div w:id="449514260">
          <w:marLeft w:val="0"/>
          <w:marRight w:val="0"/>
          <w:marTop w:val="0"/>
          <w:marBottom w:val="0"/>
          <w:divBdr>
            <w:top w:val="none" w:sz="0" w:space="0" w:color="auto"/>
            <w:left w:val="none" w:sz="0" w:space="0" w:color="auto"/>
            <w:bottom w:val="none" w:sz="0" w:space="0" w:color="auto"/>
            <w:right w:val="none" w:sz="0" w:space="0" w:color="auto"/>
          </w:divBdr>
          <w:divsChild>
            <w:div w:id="251938254">
              <w:marLeft w:val="0"/>
              <w:marRight w:val="0"/>
              <w:marTop w:val="0"/>
              <w:marBottom w:val="0"/>
              <w:divBdr>
                <w:top w:val="none" w:sz="0" w:space="0" w:color="auto"/>
                <w:left w:val="none" w:sz="0" w:space="0" w:color="auto"/>
                <w:bottom w:val="none" w:sz="0" w:space="0" w:color="auto"/>
                <w:right w:val="none" w:sz="0" w:space="0" w:color="auto"/>
              </w:divBdr>
              <w:divsChild>
                <w:div w:id="1893347018">
                  <w:marLeft w:val="0"/>
                  <w:marRight w:val="0"/>
                  <w:marTop w:val="0"/>
                  <w:marBottom w:val="0"/>
                  <w:divBdr>
                    <w:top w:val="none" w:sz="0" w:space="0" w:color="auto"/>
                    <w:left w:val="none" w:sz="0" w:space="0" w:color="auto"/>
                    <w:bottom w:val="none" w:sz="0" w:space="0" w:color="auto"/>
                    <w:right w:val="none" w:sz="0" w:space="0" w:color="auto"/>
                  </w:divBdr>
                  <w:divsChild>
                    <w:div w:id="143439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046257">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401560625">
      <w:bodyDiv w:val="1"/>
      <w:marLeft w:val="0"/>
      <w:marRight w:val="0"/>
      <w:marTop w:val="0"/>
      <w:marBottom w:val="0"/>
      <w:divBdr>
        <w:top w:val="none" w:sz="0" w:space="0" w:color="auto"/>
        <w:left w:val="none" w:sz="0" w:space="0" w:color="auto"/>
        <w:bottom w:val="none" w:sz="0" w:space="0" w:color="auto"/>
        <w:right w:val="none" w:sz="0" w:space="0" w:color="auto"/>
      </w:divBdr>
    </w:div>
    <w:div w:id="409697913">
      <w:bodyDiv w:val="1"/>
      <w:marLeft w:val="0"/>
      <w:marRight w:val="0"/>
      <w:marTop w:val="0"/>
      <w:marBottom w:val="0"/>
      <w:divBdr>
        <w:top w:val="none" w:sz="0" w:space="0" w:color="auto"/>
        <w:left w:val="none" w:sz="0" w:space="0" w:color="auto"/>
        <w:bottom w:val="none" w:sz="0" w:space="0" w:color="auto"/>
        <w:right w:val="none" w:sz="0" w:space="0" w:color="auto"/>
      </w:divBdr>
    </w:div>
    <w:div w:id="441459820">
      <w:bodyDiv w:val="1"/>
      <w:marLeft w:val="0"/>
      <w:marRight w:val="0"/>
      <w:marTop w:val="0"/>
      <w:marBottom w:val="0"/>
      <w:divBdr>
        <w:top w:val="none" w:sz="0" w:space="0" w:color="auto"/>
        <w:left w:val="none" w:sz="0" w:space="0" w:color="auto"/>
        <w:bottom w:val="none" w:sz="0" w:space="0" w:color="auto"/>
        <w:right w:val="none" w:sz="0" w:space="0" w:color="auto"/>
      </w:divBdr>
    </w:div>
    <w:div w:id="469521480">
      <w:bodyDiv w:val="1"/>
      <w:marLeft w:val="0"/>
      <w:marRight w:val="0"/>
      <w:marTop w:val="0"/>
      <w:marBottom w:val="0"/>
      <w:divBdr>
        <w:top w:val="none" w:sz="0" w:space="0" w:color="auto"/>
        <w:left w:val="none" w:sz="0" w:space="0" w:color="auto"/>
        <w:bottom w:val="none" w:sz="0" w:space="0" w:color="auto"/>
        <w:right w:val="none" w:sz="0" w:space="0" w:color="auto"/>
      </w:divBdr>
    </w:div>
    <w:div w:id="491872374">
      <w:bodyDiv w:val="1"/>
      <w:marLeft w:val="0"/>
      <w:marRight w:val="0"/>
      <w:marTop w:val="0"/>
      <w:marBottom w:val="0"/>
      <w:divBdr>
        <w:top w:val="none" w:sz="0" w:space="0" w:color="auto"/>
        <w:left w:val="none" w:sz="0" w:space="0" w:color="auto"/>
        <w:bottom w:val="none" w:sz="0" w:space="0" w:color="auto"/>
        <w:right w:val="none" w:sz="0" w:space="0" w:color="auto"/>
      </w:divBdr>
    </w:div>
    <w:div w:id="513882720">
      <w:bodyDiv w:val="1"/>
      <w:marLeft w:val="0"/>
      <w:marRight w:val="0"/>
      <w:marTop w:val="0"/>
      <w:marBottom w:val="0"/>
      <w:divBdr>
        <w:top w:val="none" w:sz="0" w:space="0" w:color="auto"/>
        <w:left w:val="none" w:sz="0" w:space="0" w:color="auto"/>
        <w:bottom w:val="none" w:sz="0" w:space="0" w:color="auto"/>
        <w:right w:val="none" w:sz="0" w:space="0" w:color="auto"/>
      </w:divBdr>
    </w:div>
    <w:div w:id="573323554">
      <w:bodyDiv w:val="1"/>
      <w:marLeft w:val="0"/>
      <w:marRight w:val="0"/>
      <w:marTop w:val="0"/>
      <w:marBottom w:val="0"/>
      <w:divBdr>
        <w:top w:val="none" w:sz="0" w:space="0" w:color="auto"/>
        <w:left w:val="none" w:sz="0" w:space="0" w:color="auto"/>
        <w:bottom w:val="none" w:sz="0" w:space="0" w:color="auto"/>
        <w:right w:val="none" w:sz="0" w:space="0" w:color="auto"/>
      </w:divBdr>
      <w:divsChild>
        <w:div w:id="25251679">
          <w:marLeft w:val="0"/>
          <w:marRight w:val="0"/>
          <w:marTop w:val="0"/>
          <w:marBottom w:val="0"/>
          <w:divBdr>
            <w:top w:val="none" w:sz="0" w:space="0" w:color="auto"/>
            <w:left w:val="none" w:sz="0" w:space="0" w:color="auto"/>
            <w:bottom w:val="none" w:sz="0" w:space="0" w:color="auto"/>
            <w:right w:val="none" w:sz="0" w:space="0" w:color="auto"/>
          </w:divBdr>
          <w:divsChild>
            <w:div w:id="1696886248">
              <w:marLeft w:val="0"/>
              <w:marRight w:val="0"/>
              <w:marTop w:val="0"/>
              <w:marBottom w:val="0"/>
              <w:divBdr>
                <w:top w:val="none" w:sz="0" w:space="0" w:color="auto"/>
                <w:left w:val="none" w:sz="0" w:space="0" w:color="auto"/>
                <w:bottom w:val="none" w:sz="0" w:space="0" w:color="auto"/>
                <w:right w:val="none" w:sz="0" w:space="0" w:color="auto"/>
              </w:divBdr>
              <w:divsChild>
                <w:div w:id="1887259332">
                  <w:marLeft w:val="0"/>
                  <w:marRight w:val="0"/>
                  <w:marTop w:val="0"/>
                  <w:marBottom w:val="0"/>
                  <w:divBdr>
                    <w:top w:val="none" w:sz="0" w:space="0" w:color="auto"/>
                    <w:left w:val="none" w:sz="0" w:space="0" w:color="auto"/>
                    <w:bottom w:val="none" w:sz="0" w:space="0" w:color="auto"/>
                    <w:right w:val="none" w:sz="0" w:space="0" w:color="auto"/>
                  </w:divBdr>
                  <w:divsChild>
                    <w:div w:id="189585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468450">
      <w:bodyDiv w:val="1"/>
      <w:marLeft w:val="0"/>
      <w:marRight w:val="0"/>
      <w:marTop w:val="0"/>
      <w:marBottom w:val="0"/>
      <w:divBdr>
        <w:top w:val="none" w:sz="0" w:space="0" w:color="auto"/>
        <w:left w:val="none" w:sz="0" w:space="0" w:color="auto"/>
        <w:bottom w:val="none" w:sz="0" w:space="0" w:color="auto"/>
        <w:right w:val="none" w:sz="0" w:space="0" w:color="auto"/>
      </w:divBdr>
      <w:divsChild>
        <w:div w:id="1054430085">
          <w:marLeft w:val="0"/>
          <w:marRight w:val="0"/>
          <w:marTop w:val="0"/>
          <w:marBottom w:val="0"/>
          <w:divBdr>
            <w:top w:val="none" w:sz="0" w:space="0" w:color="auto"/>
            <w:left w:val="none" w:sz="0" w:space="0" w:color="auto"/>
            <w:bottom w:val="none" w:sz="0" w:space="0" w:color="auto"/>
            <w:right w:val="none" w:sz="0" w:space="0" w:color="auto"/>
          </w:divBdr>
          <w:divsChild>
            <w:div w:id="229848193">
              <w:marLeft w:val="0"/>
              <w:marRight w:val="0"/>
              <w:marTop w:val="0"/>
              <w:marBottom w:val="0"/>
              <w:divBdr>
                <w:top w:val="none" w:sz="0" w:space="0" w:color="auto"/>
                <w:left w:val="none" w:sz="0" w:space="0" w:color="auto"/>
                <w:bottom w:val="none" w:sz="0" w:space="0" w:color="auto"/>
                <w:right w:val="none" w:sz="0" w:space="0" w:color="auto"/>
              </w:divBdr>
              <w:divsChild>
                <w:div w:id="1445879695">
                  <w:marLeft w:val="0"/>
                  <w:marRight w:val="0"/>
                  <w:marTop w:val="0"/>
                  <w:marBottom w:val="0"/>
                  <w:divBdr>
                    <w:top w:val="none" w:sz="0" w:space="0" w:color="auto"/>
                    <w:left w:val="none" w:sz="0" w:space="0" w:color="auto"/>
                    <w:bottom w:val="none" w:sz="0" w:space="0" w:color="auto"/>
                    <w:right w:val="none" w:sz="0" w:space="0" w:color="auto"/>
                  </w:divBdr>
                  <w:divsChild>
                    <w:div w:id="179359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167189">
      <w:bodyDiv w:val="1"/>
      <w:marLeft w:val="0"/>
      <w:marRight w:val="0"/>
      <w:marTop w:val="0"/>
      <w:marBottom w:val="0"/>
      <w:divBdr>
        <w:top w:val="none" w:sz="0" w:space="0" w:color="auto"/>
        <w:left w:val="none" w:sz="0" w:space="0" w:color="auto"/>
        <w:bottom w:val="none" w:sz="0" w:space="0" w:color="auto"/>
        <w:right w:val="none" w:sz="0" w:space="0" w:color="auto"/>
      </w:divBdr>
    </w:div>
    <w:div w:id="777018743">
      <w:bodyDiv w:val="1"/>
      <w:marLeft w:val="0"/>
      <w:marRight w:val="0"/>
      <w:marTop w:val="0"/>
      <w:marBottom w:val="0"/>
      <w:divBdr>
        <w:top w:val="none" w:sz="0" w:space="0" w:color="auto"/>
        <w:left w:val="none" w:sz="0" w:space="0" w:color="auto"/>
        <w:bottom w:val="none" w:sz="0" w:space="0" w:color="auto"/>
        <w:right w:val="none" w:sz="0" w:space="0" w:color="auto"/>
      </w:divBdr>
    </w:div>
    <w:div w:id="825365780">
      <w:bodyDiv w:val="1"/>
      <w:marLeft w:val="0"/>
      <w:marRight w:val="0"/>
      <w:marTop w:val="0"/>
      <w:marBottom w:val="0"/>
      <w:divBdr>
        <w:top w:val="none" w:sz="0" w:space="0" w:color="auto"/>
        <w:left w:val="none" w:sz="0" w:space="0" w:color="auto"/>
        <w:bottom w:val="none" w:sz="0" w:space="0" w:color="auto"/>
        <w:right w:val="none" w:sz="0" w:space="0" w:color="auto"/>
      </w:divBdr>
    </w:div>
    <w:div w:id="836962843">
      <w:bodyDiv w:val="1"/>
      <w:marLeft w:val="0"/>
      <w:marRight w:val="0"/>
      <w:marTop w:val="0"/>
      <w:marBottom w:val="0"/>
      <w:divBdr>
        <w:top w:val="none" w:sz="0" w:space="0" w:color="auto"/>
        <w:left w:val="none" w:sz="0" w:space="0" w:color="auto"/>
        <w:bottom w:val="none" w:sz="0" w:space="0" w:color="auto"/>
        <w:right w:val="none" w:sz="0" w:space="0" w:color="auto"/>
      </w:divBdr>
    </w:div>
    <w:div w:id="856818122">
      <w:bodyDiv w:val="1"/>
      <w:marLeft w:val="0"/>
      <w:marRight w:val="0"/>
      <w:marTop w:val="0"/>
      <w:marBottom w:val="0"/>
      <w:divBdr>
        <w:top w:val="none" w:sz="0" w:space="0" w:color="auto"/>
        <w:left w:val="none" w:sz="0" w:space="0" w:color="auto"/>
        <w:bottom w:val="none" w:sz="0" w:space="0" w:color="auto"/>
        <w:right w:val="none" w:sz="0" w:space="0" w:color="auto"/>
      </w:divBdr>
    </w:div>
    <w:div w:id="887959539">
      <w:bodyDiv w:val="1"/>
      <w:marLeft w:val="0"/>
      <w:marRight w:val="0"/>
      <w:marTop w:val="0"/>
      <w:marBottom w:val="0"/>
      <w:divBdr>
        <w:top w:val="none" w:sz="0" w:space="0" w:color="auto"/>
        <w:left w:val="none" w:sz="0" w:space="0" w:color="auto"/>
        <w:bottom w:val="none" w:sz="0" w:space="0" w:color="auto"/>
        <w:right w:val="none" w:sz="0" w:space="0" w:color="auto"/>
      </w:divBdr>
    </w:div>
    <w:div w:id="953366040">
      <w:bodyDiv w:val="1"/>
      <w:marLeft w:val="0"/>
      <w:marRight w:val="0"/>
      <w:marTop w:val="0"/>
      <w:marBottom w:val="0"/>
      <w:divBdr>
        <w:top w:val="none" w:sz="0" w:space="0" w:color="auto"/>
        <w:left w:val="none" w:sz="0" w:space="0" w:color="auto"/>
        <w:bottom w:val="none" w:sz="0" w:space="0" w:color="auto"/>
        <w:right w:val="none" w:sz="0" w:space="0" w:color="auto"/>
      </w:divBdr>
    </w:div>
    <w:div w:id="955908541">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1634678285">
          <w:marLeft w:val="0"/>
          <w:marRight w:val="0"/>
          <w:marTop w:val="0"/>
          <w:marBottom w:val="0"/>
          <w:divBdr>
            <w:top w:val="none" w:sz="0" w:space="0" w:color="auto"/>
            <w:left w:val="none" w:sz="0" w:space="0" w:color="auto"/>
            <w:bottom w:val="none" w:sz="0" w:space="0" w:color="auto"/>
            <w:right w:val="none" w:sz="0" w:space="0" w:color="auto"/>
          </w:divBdr>
        </w:div>
        <w:div w:id="744569441">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sChild>
    </w:div>
    <w:div w:id="958873531">
      <w:bodyDiv w:val="1"/>
      <w:marLeft w:val="0"/>
      <w:marRight w:val="0"/>
      <w:marTop w:val="0"/>
      <w:marBottom w:val="0"/>
      <w:divBdr>
        <w:top w:val="none" w:sz="0" w:space="0" w:color="auto"/>
        <w:left w:val="none" w:sz="0" w:space="0" w:color="auto"/>
        <w:bottom w:val="none" w:sz="0" w:space="0" w:color="auto"/>
        <w:right w:val="none" w:sz="0" w:space="0" w:color="auto"/>
      </w:divBdr>
    </w:div>
    <w:div w:id="962228483">
      <w:bodyDiv w:val="1"/>
      <w:marLeft w:val="0"/>
      <w:marRight w:val="0"/>
      <w:marTop w:val="0"/>
      <w:marBottom w:val="0"/>
      <w:divBdr>
        <w:top w:val="none" w:sz="0" w:space="0" w:color="auto"/>
        <w:left w:val="none" w:sz="0" w:space="0" w:color="auto"/>
        <w:bottom w:val="none" w:sz="0" w:space="0" w:color="auto"/>
        <w:right w:val="none" w:sz="0" w:space="0" w:color="auto"/>
      </w:divBdr>
    </w:div>
    <w:div w:id="1084687674">
      <w:bodyDiv w:val="1"/>
      <w:marLeft w:val="0"/>
      <w:marRight w:val="0"/>
      <w:marTop w:val="0"/>
      <w:marBottom w:val="0"/>
      <w:divBdr>
        <w:top w:val="none" w:sz="0" w:space="0" w:color="auto"/>
        <w:left w:val="none" w:sz="0" w:space="0" w:color="auto"/>
        <w:bottom w:val="none" w:sz="0" w:space="0" w:color="auto"/>
        <w:right w:val="none" w:sz="0" w:space="0" w:color="auto"/>
      </w:divBdr>
    </w:div>
    <w:div w:id="1171414372">
      <w:bodyDiv w:val="1"/>
      <w:marLeft w:val="0"/>
      <w:marRight w:val="0"/>
      <w:marTop w:val="0"/>
      <w:marBottom w:val="0"/>
      <w:divBdr>
        <w:top w:val="none" w:sz="0" w:space="0" w:color="auto"/>
        <w:left w:val="none" w:sz="0" w:space="0" w:color="auto"/>
        <w:bottom w:val="none" w:sz="0" w:space="0" w:color="auto"/>
        <w:right w:val="none" w:sz="0" w:space="0" w:color="auto"/>
      </w:divBdr>
    </w:div>
    <w:div w:id="1236893652">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45916972">
      <w:bodyDiv w:val="1"/>
      <w:marLeft w:val="0"/>
      <w:marRight w:val="0"/>
      <w:marTop w:val="0"/>
      <w:marBottom w:val="0"/>
      <w:divBdr>
        <w:top w:val="none" w:sz="0" w:space="0" w:color="auto"/>
        <w:left w:val="none" w:sz="0" w:space="0" w:color="auto"/>
        <w:bottom w:val="none" w:sz="0" w:space="0" w:color="auto"/>
        <w:right w:val="none" w:sz="0" w:space="0" w:color="auto"/>
      </w:divBdr>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471404528">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246572978">
          <w:marLeft w:val="0"/>
          <w:marRight w:val="0"/>
          <w:marTop w:val="0"/>
          <w:marBottom w:val="0"/>
          <w:divBdr>
            <w:top w:val="none" w:sz="0" w:space="0" w:color="auto"/>
            <w:left w:val="none" w:sz="0" w:space="0" w:color="auto"/>
            <w:bottom w:val="none" w:sz="0" w:space="0" w:color="auto"/>
            <w:right w:val="none" w:sz="0" w:space="0" w:color="auto"/>
          </w:divBdr>
        </w:div>
      </w:divsChild>
    </w:div>
    <w:div w:id="1269384518">
      <w:bodyDiv w:val="1"/>
      <w:marLeft w:val="0"/>
      <w:marRight w:val="0"/>
      <w:marTop w:val="0"/>
      <w:marBottom w:val="0"/>
      <w:divBdr>
        <w:top w:val="none" w:sz="0" w:space="0" w:color="auto"/>
        <w:left w:val="none" w:sz="0" w:space="0" w:color="auto"/>
        <w:bottom w:val="none" w:sz="0" w:space="0" w:color="auto"/>
        <w:right w:val="none" w:sz="0" w:space="0" w:color="auto"/>
      </w:divBdr>
    </w:div>
    <w:div w:id="1312906379">
      <w:bodyDiv w:val="1"/>
      <w:marLeft w:val="0"/>
      <w:marRight w:val="0"/>
      <w:marTop w:val="0"/>
      <w:marBottom w:val="0"/>
      <w:divBdr>
        <w:top w:val="none" w:sz="0" w:space="0" w:color="auto"/>
        <w:left w:val="none" w:sz="0" w:space="0" w:color="auto"/>
        <w:bottom w:val="none" w:sz="0" w:space="0" w:color="auto"/>
        <w:right w:val="none" w:sz="0" w:space="0" w:color="auto"/>
      </w:divBdr>
    </w:div>
    <w:div w:id="1348361822">
      <w:bodyDiv w:val="1"/>
      <w:marLeft w:val="0"/>
      <w:marRight w:val="0"/>
      <w:marTop w:val="0"/>
      <w:marBottom w:val="0"/>
      <w:divBdr>
        <w:top w:val="none" w:sz="0" w:space="0" w:color="auto"/>
        <w:left w:val="none" w:sz="0" w:space="0" w:color="auto"/>
        <w:bottom w:val="none" w:sz="0" w:space="0" w:color="auto"/>
        <w:right w:val="none" w:sz="0" w:space="0" w:color="auto"/>
      </w:divBdr>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22288474">
      <w:bodyDiv w:val="1"/>
      <w:marLeft w:val="0"/>
      <w:marRight w:val="0"/>
      <w:marTop w:val="0"/>
      <w:marBottom w:val="0"/>
      <w:divBdr>
        <w:top w:val="none" w:sz="0" w:space="0" w:color="auto"/>
        <w:left w:val="none" w:sz="0" w:space="0" w:color="auto"/>
        <w:bottom w:val="none" w:sz="0" w:space="0" w:color="auto"/>
        <w:right w:val="none" w:sz="0" w:space="0" w:color="auto"/>
      </w:divBdr>
    </w:div>
    <w:div w:id="1436712251">
      <w:bodyDiv w:val="1"/>
      <w:marLeft w:val="0"/>
      <w:marRight w:val="0"/>
      <w:marTop w:val="0"/>
      <w:marBottom w:val="0"/>
      <w:divBdr>
        <w:top w:val="none" w:sz="0" w:space="0" w:color="auto"/>
        <w:left w:val="none" w:sz="0" w:space="0" w:color="auto"/>
        <w:bottom w:val="none" w:sz="0" w:space="0" w:color="auto"/>
        <w:right w:val="none" w:sz="0" w:space="0" w:color="auto"/>
      </w:divBdr>
    </w:div>
    <w:div w:id="1449204671">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521579844">
      <w:bodyDiv w:val="1"/>
      <w:marLeft w:val="0"/>
      <w:marRight w:val="0"/>
      <w:marTop w:val="0"/>
      <w:marBottom w:val="0"/>
      <w:divBdr>
        <w:top w:val="none" w:sz="0" w:space="0" w:color="auto"/>
        <w:left w:val="none" w:sz="0" w:space="0" w:color="auto"/>
        <w:bottom w:val="none" w:sz="0" w:space="0" w:color="auto"/>
        <w:right w:val="none" w:sz="0" w:space="0" w:color="auto"/>
      </w:divBdr>
    </w:div>
    <w:div w:id="1548109245">
      <w:bodyDiv w:val="1"/>
      <w:marLeft w:val="0"/>
      <w:marRight w:val="0"/>
      <w:marTop w:val="0"/>
      <w:marBottom w:val="0"/>
      <w:divBdr>
        <w:top w:val="none" w:sz="0" w:space="0" w:color="auto"/>
        <w:left w:val="none" w:sz="0" w:space="0" w:color="auto"/>
        <w:bottom w:val="none" w:sz="0" w:space="0" w:color="auto"/>
        <w:right w:val="none" w:sz="0" w:space="0" w:color="auto"/>
      </w:divBdr>
    </w:div>
    <w:div w:id="1600135805">
      <w:bodyDiv w:val="1"/>
      <w:marLeft w:val="0"/>
      <w:marRight w:val="0"/>
      <w:marTop w:val="0"/>
      <w:marBottom w:val="0"/>
      <w:divBdr>
        <w:top w:val="none" w:sz="0" w:space="0" w:color="auto"/>
        <w:left w:val="none" w:sz="0" w:space="0" w:color="auto"/>
        <w:bottom w:val="none" w:sz="0" w:space="0" w:color="auto"/>
        <w:right w:val="none" w:sz="0" w:space="0" w:color="auto"/>
      </w:divBdr>
    </w:div>
    <w:div w:id="1709835586">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1039404183">
          <w:marLeft w:val="0"/>
          <w:marRight w:val="0"/>
          <w:marTop w:val="0"/>
          <w:marBottom w:val="0"/>
          <w:divBdr>
            <w:top w:val="none" w:sz="0" w:space="0" w:color="auto"/>
            <w:left w:val="none" w:sz="0" w:space="0" w:color="auto"/>
            <w:bottom w:val="none" w:sz="0" w:space="0" w:color="auto"/>
            <w:right w:val="none" w:sz="0" w:space="0" w:color="auto"/>
          </w:divBdr>
        </w:div>
        <w:div w:id="289894987">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sChild>
    </w:div>
    <w:div w:id="1724794597">
      <w:bodyDiv w:val="1"/>
      <w:marLeft w:val="0"/>
      <w:marRight w:val="0"/>
      <w:marTop w:val="0"/>
      <w:marBottom w:val="0"/>
      <w:divBdr>
        <w:top w:val="none" w:sz="0" w:space="0" w:color="auto"/>
        <w:left w:val="none" w:sz="0" w:space="0" w:color="auto"/>
        <w:bottom w:val="none" w:sz="0" w:space="0" w:color="auto"/>
        <w:right w:val="none" w:sz="0" w:space="0" w:color="auto"/>
      </w:divBdr>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821845261">
      <w:bodyDiv w:val="1"/>
      <w:marLeft w:val="0"/>
      <w:marRight w:val="0"/>
      <w:marTop w:val="0"/>
      <w:marBottom w:val="0"/>
      <w:divBdr>
        <w:top w:val="none" w:sz="0" w:space="0" w:color="auto"/>
        <w:left w:val="none" w:sz="0" w:space="0" w:color="auto"/>
        <w:bottom w:val="none" w:sz="0" w:space="0" w:color="auto"/>
        <w:right w:val="none" w:sz="0" w:space="0" w:color="auto"/>
      </w:divBdr>
    </w:div>
    <w:div w:id="1832481908">
      <w:bodyDiv w:val="1"/>
      <w:marLeft w:val="0"/>
      <w:marRight w:val="0"/>
      <w:marTop w:val="0"/>
      <w:marBottom w:val="0"/>
      <w:divBdr>
        <w:top w:val="none" w:sz="0" w:space="0" w:color="auto"/>
        <w:left w:val="none" w:sz="0" w:space="0" w:color="auto"/>
        <w:bottom w:val="none" w:sz="0" w:space="0" w:color="auto"/>
        <w:right w:val="none" w:sz="0" w:space="0" w:color="auto"/>
      </w:divBdr>
    </w:div>
    <w:div w:id="1917936119">
      <w:bodyDiv w:val="1"/>
      <w:marLeft w:val="0"/>
      <w:marRight w:val="0"/>
      <w:marTop w:val="0"/>
      <w:marBottom w:val="0"/>
      <w:divBdr>
        <w:top w:val="none" w:sz="0" w:space="0" w:color="auto"/>
        <w:left w:val="none" w:sz="0" w:space="0" w:color="auto"/>
        <w:bottom w:val="none" w:sz="0" w:space="0" w:color="auto"/>
        <w:right w:val="none" w:sz="0" w:space="0" w:color="auto"/>
      </w:divBdr>
    </w:div>
    <w:div w:id="1918518928">
      <w:bodyDiv w:val="1"/>
      <w:marLeft w:val="0"/>
      <w:marRight w:val="0"/>
      <w:marTop w:val="0"/>
      <w:marBottom w:val="0"/>
      <w:divBdr>
        <w:top w:val="none" w:sz="0" w:space="0" w:color="auto"/>
        <w:left w:val="none" w:sz="0" w:space="0" w:color="auto"/>
        <w:bottom w:val="none" w:sz="0" w:space="0" w:color="auto"/>
        <w:right w:val="none" w:sz="0" w:space="0" w:color="auto"/>
      </w:divBdr>
    </w:div>
    <w:div w:id="1921983344">
      <w:bodyDiv w:val="1"/>
      <w:marLeft w:val="0"/>
      <w:marRight w:val="0"/>
      <w:marTop w:val="0"/>
      <w:marBottom w:val="0"/>
      <w:divBdr>
        <w:top w:val="none" w:sz="0" w:space="0" w:color="auto"/>
        <w:left w:val="none" w:sz="0" w:space="0" w:color="auto"/>
        <w:bottom w:val="none" w:sz="0" w:space="0" w:color="auto"/>
        <w:right w:val="none" w:sz="0" w:space="0" w:color="auto"/>
      </w:divBdr>
      <w:divsChild>
        <w:div w:id="2083746650">
          <w:marLeft w:val="0"/>
          <w:marRight w:val="0"/>
          <w:marTop w:val="0"/>
          <w:marBottom w:val="0"/>
          <w:divBdr>
            <w:top w:val="none" w:sz="0" w:space="0" w:color="auto"/>
            <w:left w:val="none" w:sz="0" w:space="0" w:color="auto"/>
            <w:bottom w:val="none" w:sz="0" w:space="0" w:color="auto"/>
            <w:right w:val="none" w:sz="0" w:space="0" w:color="auto"/>
          </w:divBdr>
          <w:divsChild>
            <w:div w:id="1234778072">
              <w:marLeft w:val="0"/>
              <w:marRight w:val="0"/>
              <w:marTop w:val="0"/>
              <w:marBottom w:val="0"/>
              <w:divBdr>
                <w:top w:val="none" w:sz="0" w:space="0" w:color="auto"/>
                <w:left w:val="none" w:sz="0" w:space="0" w:color="auto"/>
                <w:bottom w:val="none" w:sz="0" w:space="0" w:color="auto"/>
                <w:right w:val="none" w:sz="0" w:space="0" w:color="auto"/>
              </w:divBdr>
              <w:divsChild>
                <w:div w:id="551355841">
                  <w:marLeft w:val="0"/>
                  <w:marRight w:val="0"/>
                  <w:marTop w:val="0"/>
                  <w:marBottom w:val="0"/>
                  <w:divBdr>
                    <w:top w:val="none" w:sz="0" w:space="0" w:color="auto"/>
                    <w:left w:val="none" w:sz="0" w:space="0" w:color="auto"/>
                    <w:bottom w:val="none" w:sz="0" w:space="0" w:color="auto"/>
                    <w:right w:val="none" w:sz="0" w:space="0" w:color="auto"/>
                  </w:divBdr>
                  <w:divsChild>
                    <w:div w:id="187662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622611">
      <w:bodyDiv w:val="1"/>
      <w:marLeft w:val="0"/>
      <w:marRight w:val="0"/>
      <w:marTop w:val="0"/>
      <w:marBottom w:val="0"/>
      <w:divBdr>
        <w:top w:val="none" w:sz="0" w:space="0" w:color="auto"/>
        <w:left w:val="none" w:sz="0" w:space="0" w:color="auto"/>
        <w:bottom w:val="none" w:sz="0" w:space="0" w:color="auto"/>
        <w:right w:val="none" w:sz="0" w:space="0" w:color="auto"/>
      </w:divBdr>
    </w:div>
    <w:div w:id="1940718687">
      <w:bodyDiv w:val="1"/>
      <w:marLeft w:val="0"/>
      <w:marRight w:val="0"/>
      <w:marTop w:val="0"/>
      <w:marBottom w:val="0"/>
      <w:divBdr>
        <w:top w:val="none" w:sz="0" w:space="0" w:color="auto"/>
        <w:left w:val="none" w:sz="0" w:space="0" w:color="auto"/>
        <w:bottom w:val="none" w:sz="0" w:space="0" w:color="auto"/>
        <w:right w:val="none" w:sz="0" w:space="0" w:color="auto"/>
      </w:divBdr>
      <w:divsChild>
        <w:div w:id="1439180442">
          <w:marLeft w:val="0"/>
          <w:marRight w:val="0"/>
          <w:marTop w:val="0"/>
          <w:marBottom w:val="0"/>
          <w:divBdr>
            <w:top w:val="none" w:sz="0" w:space="0" w:color="auto"/>
            <w:left w:val="none" w:sz="0" w:space="0" w:color="auto"/>
            <w:bottom w:val="none" w:sz="0" w:space="0" w:color="auto"/>
            <w:right w:val="none" w:sz="0" w:space="0" w:color="auto"/>
          </w:divBdr>
          <w:divsChild>
            <w:div w:id="702095361">
              <w:marLeft w:val="0"/>
              <w:marRight w:val="0"/>
              <w:marTop w:val="0"/>
              <w:marBottom w:val="0"/>
              <w:divBdr>
                <w:top w:val="none" w:sz="0" w:space="0" w:color="auto"/>
                <w:left w:val="none" w:sz="0" w:space="0" w:color="auto"/>
                <w:bottom w:val="none" w:sz="0" w:space="0" w:color="auto"/>
                <w:right w:val="none" w:sz="0" w:space="0" w:color="auto"/>
              </w:divBdr>
              <w:divsChild>
                <w:div w:id="682053615">
                  <w:marLeft w:val="0"/>
                  <w:marRight w:val="0"/>
                  <w:marTop w:val="0"/>
                  <w:marBottom w:val="0"/>
                  <w:divBdr>
                    <w:top w:val="none" w:sz="0" w:space="0" w:color="auto"/>
                    <w:left w:val="none" w:sz="0" w:space="0" w:color="auto"/>
                    <w:bottom w:val="none" w:sz="0" w:space="0" w:color="auto"/>
                    <w:right w:val="none" w:sz="0" w:space="0" w:color="auto"/>
                  </w:divBdr>
                  <w:divsChild>
                    <w:div w:id="20129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461753">
      <w:bodyDiv w:val="1"/>
      <w:marLeft w:val="0"/>
      <w:marRight w:val="0"/>
      <w:marTop w:val="0"/>
      <w:marBottom w:val="0"/>
      <w:divBdr>
        <w:top w:val="none" w:sz="0" w:space="0" w:color="auto"/>
        <w:left w:val="none" w:sz="0" w:space="0" w:color="auto"/>
        <w:bottom w:val="none" w:sz="0" w:space="0" w:color="auto"/>
        <w:right w:val="none" w:sz="0" w:space="0" w:color="auto"/>
      </w:divBdr>
      <w:divsChild>
        <w:div w:id="349527423">
          <w:marLeft w:val="0"/>
          <w:marRight w:val="0"/>
          <w:marTop w:val="0"/>
          <w:marBottom w:val="0"/>
          <w:divBdr>
            <w:top w:val="none" w:sz="0" w:space="0" w:color="auto"/>
            <w:left w:val="none" w:sz="0" w:space="0" w:color="auto"/>
            <w:bottom w:val="none" w:sz="0" w:space="0" w:color="auto"/>
            <w:right w:val="none" w:sz="0" w:space="0" w:color="auto"/>
          </w:divBdr>
          <w:divsChild>
            <w:div w:id="1540390201">
              <w:marLeft w:val="0"/>
              <w:marRight w:val="0"/>
              <w:marTop w:val="0"/>
              <w:marBottom w:val="0"/>
              <w:divBdr>
                <w:top w:val="none" w:sz="0" w:space="0" w:color="auto"/>
                <w:left w:val="none" w:sz="0" w:space="0" w:color="auto"/>
                <w:bottom w:val="none" w:sz="0" w:space="0" w:color="auto"/>
                <w:right w:val="none" w:sz="0" w:space="0" w:color="auto"/>
              </w:divBdr>
              <w:divsChild>
                <w:div w:id="80041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816327">
      <w:bodyDiv w:val="1"/>
      <w:marLeft w:val="0"/>
      <w:marRight w:val="0"/>
      <w:marTop w:val="0"/>
      <w:marBottom w:val="0"/>
      <w:divBdr>
        <w:top w:val="none" w:sz="0" w:space="0" w:color="auto"/>
        <w:left w:val="none" w:sz="0" w:space="0" w:color="auto"/>
        <w:bottom w:val="none" w:sz="0" w:space="0" w:color="auto"/>
        <w:right w:val="none" w:sz="0" w:space="0" w:color="auto"/>
      </w:divBdr>
    </w:div>
    <w:div w:id="1979068454">
      <w:bodyDiv w:val="1"/>
      <w:marLeft w:val="0"/>
      <w:marRight w:val="0"/>
      <w:marTop w:val="0"/>
      <w:marBottom w:val="0"/>
      <w:divBdr>
        <w:top w:val="none" w:sz="0" w:space="0" w:color="auto"/>
        <w:left w:val="none" w:sz="0" w:space="0" w:color="auto"/>
        <w:bottom w:val="none" w:sz="0" w:space="0" w:color="auto"/>
        <w:right w:val="none" w:sz="0" w:space="0" w:color="auto"/>
      </w:divBdr>
    </w:div>
    <w:div w:id="1993172333">
      <w:bodyDiv w:val="1"/>
      <w:marLeft w:val="0"/>
      <w:marRight w:val="0"/>
      <w:marTop w:val="0"/>
      <w:marBottom w:val="0"/>
      <w:divBdr>
        <w:top w:val="none" w:sz="0" w:space="0" w:color="auto"/>
        <w:left w:val="none" w:sz="0" w:space="0" w:color="auto"/>
        <w:bottom w:val="none" w:sz="0" w:space="0" w:color="auto"/>
        <w:right w:val="none" w:sz="0" w:space="0" w:color="auto"/>
      </w:divBdr>
    </w:div>
    <w:div w:id="1998993829">
      <w:bodyDiv w:val="1"/>
      <w:marLeft w:val="0"/>
      <w:marRight w:val="0"/>
      <w:marTop w:val="0"/>
      <w:marBottom w:val="0"/>
      <w:divBdr>
        <w:top w:val="none" w:sz="0" w:space="0" w:color="auto"/>
        <w:left w:val="none" w:sz="0" w:space="0" w:color="auto"/>
        <w:bottom w:val="none" w:sz="0" w:space="0" w:color="auto"/>
        <w:right w:val="none" w:sz="0" w:space="0" w:color="auto"/>
      </w:divBdr>
    </w:div>
    <w:div w:id="2001501930">
      <w:bodyDiv w:val="1"/>
      <w:marLeft w:val="0"/>
      <w:marRight w:val="0"/>
      <w:marTop w:val="0"/>
      <w:marBottom w:val="0"/>
      <w:divBdr>
        <w:top w:val="none" w:sz="0" w:space="0" w:color="auto"/>
        <w:left w:val="none" w:sz="0" w:space="0" w:color="auto"/>
        <w:bottom w:val="none" w:sz="0" w:space="0" w:color="auto"/>
        <w:right w:val="none" w:sz="0" w:space="0" w:color="auto"/>
      </w:divBdr>
    </w:div>
    <w:div w:id="2069760443">
      <w:bodyDiv w:val="1"/>
      <w:marLeft w:val="0"/>
      <w:marRight w:val="0"/>
      <w:marTop w:val="0"/>
      <w:marBottom w:val="0"/>
      <w:divBdr>
        <w:top w:val="none" w:sz="0" w:space="0" w:color="auto"/>
        <w:left w:val="none" w:sz="0" w:space="0" w:color="auto"/>
        <w:bottom w:val="none" w:sz="0" w:space="0" w:color="auto"/>
        <w:right w:val="none" w:sz="0" w:space="0" w:color="auto"/>
      </w:divBdr>
    </w:div>
    <w:div w:id="20853752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hyperlink" Target="https://github.com/liaochen1988/marker_hypothesis" TargetMode="External"/><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hyperlink" Target="https://elifesciences.org/articles/45931" TargetMode="External"/><Relationship Id="rId16" Type="http://schemas.openxmlformats.org/officeDocument/2006/relationships/hyperlink" Target="https://elifesciences.org/articles/45931" TargetMode="Externa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903C8D61E843E4D9DF578FA60DF1506" ma:contentTypeVersion="11" ma:contentTypeDescription="Create a new document." ma:contentTypeScope="" ma:versionID="6d685b447f118704fec3115e6ac20ae4">
  <xsd:schema xmlns:xsd="http://www.w3.org/2001/XMLSchema" xmlns:xs="http://www.w3.org/2001/XMLSchema" xmlns:p="http://schemas.microsoft.com/office/2006/metadata/properties" xmlns:ns3="50c290ea-29cd-45df-9437-02d90b7b4aac" xmlns:ns4="91744bfb-75cd-42c7-b4ee-8bbcd6bad11d" targetNamespace="http://schemas.microsoft.com/office/2006/metadata/properties" ma:root="true" ma:fieldsID="654b3e5fed2bbdef8a5e41c98cad6de5" ns3:_="" ns4:_="">
    <xsd:import namespace="50c290ea-29cd-45df-9437-02d90b7b4aac"/>
    <xsd:import namespace="91744bfb-75cd-42c7-b4ee-8bbcd6bad11d"/>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290ea-29cd-45df-9437-02d90b7b4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744bfb-75cd-42c7-b4ee-8bbcd6bad1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3D793B-73C2-432E-A274-1D6E9FD37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290ea-29cd-45df-9437-02d90b7b4aac"/>
    <ds:schemaRef ds:uri="91744bfb-75cd-42c7-b4ee-8bbcd6ba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6618E52-4B0C-45E8-947C-1BCF05C8E346}">
  <ds:schemaRefs>
    <ds:schemaRef ds:uri="http://schemas.microsoft.com/sharepoint/v3/contenttype/forms"/>
  </ds:schemaRefs>
</ds:datastoreItem>
</file>

<file path=customXml/itemProps3.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0BC8823-D1DC-DC41-9C56-1F65DB170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27</Pages>
  <Words>28740</Words>
  <Characters>163818</Characters>
  <Application>Microsoft Macintosh Word</Application>
  <DocSecurity>0</DocSecurity>
  <Lines>1365</Lines>
  <Paragraphs>384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bhanson</dc:creator>
  <cp:lastModifiedBy>Dukovic, Ana/Sloan Kettering Institute</cp:lastModifiedBy>
  <cp:revision>11</cp:revision>
  <cp:lastPrinted>2022-08-24T13:48:00Z</cp:lastPrinted>
  <dcterms:created xsi:type="dcterms:W3CDTF">2022-08-26T18:16:00Z</dcterms:created>
  <dcterms:modified xsi:type="dcterms:W3CDTF">2022-09-07T14:32:00Z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y fmtid="{D5CDD505-2E9C-101B-9397-08002B2CF9AE}" pid="3" name="StyleId">
    <vt:lpwstr>http://www.zotero.org/styles/cell-host-and-microbe</vt:lpwstr>
  </property>
  <property fmtid="{D5CDD505-2E9C-101B-9397-08002B2CF9AE}" pid="4" name="InsertAsFootnote">
    <vt:lpwstr>0</vt:lpwstr>
  </property>
  <property fmtid="{D5CDD505-2E9C-101B-9397-08002B2CF9AE}" pid="5" name="AutoFormat">
    <vt:lpwstr>False</vt:lpwstr>
  </property>
</Properties>
</file>